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6A283D" w14:textId="5D13DC65" w:rsidR="00572274" w:rsidRDefault="00572274">
      <w:pPr>
        <w:jc w:val="center"/>
        <w:rPr>
          <w:rFonts w:ascii="HG丸ｺﾞｼｯｸM-PRO" w:eastAsia="HG丸ｺﾞｼｯｸM-PRO" w:hAnsi="ＭＳ ゴシック"/>
          <w:b/>
          <w:bCs/>
        </w:rPr>
      </w:pPr>
    </w:p>
    <w:p w14:paraId="18966EED" w14:textId="77777777" w:rsidR="00572274" w:rsidRDefault="00572274">
      <w:pPr>
        <w:jc w:val="center"/>
        <w:rPr>
          <w:rFonts w:ascii="HG丸ｺﾞｼｯｸM-PRO" w:eastAsia="HG丸ｺﾞｼｯｸM-PRO" w:hAnsi="ＭＳ ゴシック"/>
          <w:b/>
          <w:bCs/>
        </w:rPr>
      </w:pPr>
    </w:p>
    <w:p w14:paraId="5E2A2781" w14:textId="755A5833" w:rsidR="00572274" w:rsidRDefault="00572274">
      <w:pPr>
        <w:jc w:val="center"/>
        <w:rPr>
          <w:rFonts w:ascii="ＭＳ ゴシック" w:eastAsia="ＭＳ ゴシック" w:hAnsi="ＭＳ ゴシック"/>
        </w:rPr>
      </w:pPr>
    </w:p>
    <w:p w14:paraId="123A5C8D" w14:textId="2116E453" w:rsidR="00CF6C5A" w:rsidRPr="00EA6413" w:rsidRDefault="00CF6C5A">
      <w:pPr>
        <w:jc w:val="center"/>
        <w:rPr>
          <w:rFonts w:asciiTheme="majorEastAsia" w:eastAsiaTheme="majorEastAsia" w:hAnsiTheme="majorEastAsia"/>
        </w:rPr>
      </w:pPr>
    </w:p>
    <w:p w14:paraId="63FD5B25" w14:textId="77777777" w:rsidR="00CF6C5A" w:rsidRPr="00EA6413" w:rsidRDefault="00CF6C5A">
      <w:pPr>
        <w:jc w:val="center"/>
        <w:rPr>
          <w:rFonts w:asciiTheme="majorEastAsia" w:eastAsiaTheme="majorEastAsia" w:hAnsiTheme="majorEastAsia"/>
        </w:rPr>
      </w:pPr>
    </w:p>
    <w:p w14:paraId="099E970D" w14:textId="77777777" w:rsidR="00033C3D" w:rsidRPr="00EA6413" w:rsidRDefault="00033C3D">
      <w:pPr>
        <w:jc w:val="center"/>
        <w:rPr>
          <w:rFonts w:asciiTheme="majorEastAsia" w:eastAsiaTheme="majorEastAsia" w:hAnsiTheme="majorEastAsia"/>
        </w:rPr>
      </w:pPr>
    </w:p>
    <w:p w14:paraId="686EEEAC" w14:textId="7C75C305" w:rsidR="00572274" w:rsidRPr="00EA6413" w:rsidRDefault="00A3023E">
      <w:pPr>
        <w:jc w:val="center"/>
        <w:rPr>
          <w:rFonts w:asciiTheme="majorEastAsia" w:eastAsiaTheme="majorEastAsia" w:hAnsiTheme="majorEastAsia"/>
          <w:bCs/>
          <w:sz w:val="44"/>
          <w:szCs w:val="44"/>
        </w:rPr>
      </w:pPr>
      <w:r w:rsidRPr="00A3023E">
        <w:rPr>
          <w:rFonts w:asciiTheme="majorEastAsia" w:eastAsiaTheme="majorEastAsia" w:hAnsiTheme="majorEastAsia" w:hint="eastAsia"/>
          <w:bCs/>
          <w:sz w:val="40"/>
          <w:szCs w:val="40"/>
        </w:rPr>
        <w:t>（仮称）旧上瀬谷通信施設公園実施設計業務委託（その</w:t>
      </w:r>
      <w:r w:rsidR="000C227F">
        <w:rPr>
          <w:rFonts w:asciiTheme="majorEastAsia" w:eastAsiaTheme="majorEastAsia" w:hAnsiTheme="majorEastAsia" w:hint="eastAsia"/>
          <w:bCs/>
          <w:sz w:val="40"/>
          <w:szCs w:val="40"/>
        </w:rPr>
        <w:t>３</w:t>
      </w:r>
      <w:r w:rsidRPr="00A3023E">
        <w:rPr>
          <w:rFonts w:asciiTheme="majorEastAsia" w:eastAsiaTheme="majorEastAsia" w:hAnsiTheme="majorEastAsia" w:hint="eastAsia"/>
          <w:bCs/>
          <w:sz w:val="40"/>
          <w:szCs w:val="40"/>
        </w:rPr>
        <w:t>）</w:t>
      </w:r>
    </w:p>
    <w:p w14:paraId="2C0090B2" w14:textId="36FD1DDA" w:rsidR="00572274" w:rsidRPr="00EA6413" w:rsidRDefault="00572274">
      <w:pPr>
        <w:jc w:val="center"/>
        <w:rPr>
          <w:rFonts w:asciiTheme="majorEastAsia" w:eastAsiaTheme="majorEastAsia" w:hAnsiTheme="majorEastAsia"/>
          <w:bCs/>
          <w:color w:val="333333"/>
          <w:sz w:val="44"/>
          <w:szCs w:val="44"/>
          <w:lang w:eastAsia="zh-TW"/>
        </w:rPr>
      </w:pPr>
      <w:r w:rsidRPr="00EA6413">
        <w:rPr>
          <w:rFonts w:asciiTheme="majorEastAsia" w:eastAsiaTheme="majorEastAsia" w:hAnsiTheme="majorEastAsia" w:hint="eastAsia"/>
          <w:bCs/>
          <w:kern w:val="0"/>
          <w:sz w:val="40"/>
          <w:szCs w:val="40"/>
          <w:lang w:eastAsia="zh-TW"/>
        </w:rPr>
        <w:t>業務計画</w:t>
      </w:r>
      <w:r w:rsidR="00A21F3C">
        <w:rPr>
          <w:rFonts w:asciiTheme="majorEastAsia" w:eastAsiaTheme="majorEastAsia" w:hAnsiTheme="majorEastAsia" w:hint="eastAsia"/>
          <w:bCs/>
          <w:kern w:val="0"/>
          <w:sz w:val="40"/>
          <w:szCs w:val="40"/>
          <w:lang w:eastAsia="zh-TW"/>
        </w:rPr>
        <w:t>書（案）</w:t>
      </w:r>
    </w:p>
    <w:p w14:paraId="2CBBC041" w14:textId="77777777" w:rsidR="00572274" w:rsidRPr="00EA6413" w:rsidRDefault="00572274">
      <w:pPr>
        <w:jc w:val="center"/>
        <w:rPr>
          <w:rFonts w:asciiTheme="majorEastAsia" w:eastAsiaTheme="majorEastAsia" w:hAnsiTheme="majorEastAsia"/>
          <w:bCs/>
          <w:lang w:eastAsia="zh-TW"/>
        </w:rPr>
      </w:pPr>
    </w:p>
    <w:p w14:paraId="39CB41F3" w14:textId="77777777" w:rsidR="00572274" w:rsidRDefault="00572274">
      <w:pPr>
        <w:jc w:val="center"/>
        <w:rPr>
          <w:rFonts w:asciiTheme="majorEastAsia" w:eastAsia="PMingLiU" w:hAnsiTheme="majorEastAsia"/>
          <w:bCs/>
          <w:lang w:eastAsia="zh-TW"/>
        </w:rPr>
      </w:pPr>
    </w:p>
    <w:p w14:paraId="06E7005B" w14:textId="77777777" w:rsidR="000D055E" w:rsidRPr="000D055E" w:rsidRDefault="000D055E">
      <w:pPr>
        <w:jc w:val="center"/>
        <w:rPr>
          <w:rFonts w:asciiTheme="majorEastAsia" w:eastAsia="PMingLiU" w:hAnsiTheme="majorEastAsia"/>
          <w:bCs/>
          <w:lang w:eastAsia="zh-TW"/>
        </w:rPr>
      </w:pPr>
    </w:p>
    <w:p w14:paraId="45ADD3EE" w14:textId="77777777" w:rsidR="00572274" w:rsidRDefault="00572274">
      <w:pPr>
        <w:jc w:val="center"/>
        <w:rPr>
          <w:rFonts w:asciiTheme="majorEastAsia" w:eastAsiaTheme="majorEastAsia" w:hAnsiTheme="majorEastAsia"/>
          <w:bCs/>
          <w:lang w:eastAsia="zh-TW"/>
        </w:rPr>
      </w:pPr>
    </w:p>
    <w:p w14:paraId="599B8FA5" w14:textId="77777777" w:rsidR="000C227F" w:rsidRDefault="000C227F">
      <w:pPr>
        <w:jc w:val="center"/>
        <w:rPr>
          <w:rFonts w:asciiTheme="majorEastAsia" w:eastAsiaTheme="majorEastAsia" w:hAnsiTheme="majorEastAsia"/>
          <w:bCs/>
          <w:lang w:eastAsia="zh-TW"/>
        </w:rPr>
      </w:pPr>
    </w:p>
    <w:p w14:paraId="72F73A31" w14:textId="77777777" w:rsidR="000C227F" w:rsidRDefault="000C227F">
      <w:pPr>
        <w:jc w:val="center"/>
        <w:rPr>
          <w:rFonts w:asciiTheme="majorEastAsia" w:eastAsiaTheme="majorEastAsia" w:hAnsiTheme="majorEastAsia"/>
          <w:bCs/>
          <w:lang w:eastAsia="zh-TW"/>
        </w:rPr>
      </w:pPr>
    </w:p>
    <w:p w14:paraId="06331CE8" w14:textId="77777777" w:rsidR="000C227F" w:rsidRDefault="000C227F">
      <w:pPr>
        <w:jc w:val="center"/>
        <w:rPr>
          <w:rFonts w:asciiTheme="majorEastAsia" w:eastAsiaTheme="majorEastAsia" w:hAnsiTheme="majorEastAsia"/>
          <w:bCs/>
          <w:lang w:eastAsia="zh-TW"/>
        </w:rPr>
      </w:pPr>
    </w:p>
    <w:p w14:paraId="029D5526" w14:textId="77777777" w:rsidR="000C227F" w:rsidRPr="000C227F" w:rsidRDefault="000C227F">
      <w:pPr>
        <w:jc w:val="center"/>
        <w:rPr>
          <w:rFonts w:asciiTheme="majorEastAsia" w:eastAsiaTheme="majorEastAsia" w:hAnsiTheme="majorEastAsia"/>
          <w:bCs/>
          <w:lang w:eastAsia="zh-TW"/>
        </w:rPr>
      </w:pPr>
    </w:p>
    <w:p w14:paraId="38A82455" w14:textId="77777777" w:rsidR="00572274" w:rsidRPr="00EA6413" w:rsidRDefault="00572274">
      <w:pPr>
        <w:jc w:val="center"/>
        <w:rPr>
          <w:rFonts w:asciiTheme="majorEastAsia" w:eastAsiaTheme="majorEastAsia" w:hAnsiTheme="majorEastAsia"/>
          <w:bCs/>
          <w:lang w:eastAsia="zh-TW"/>
        </w:rPr>
      </w:pPr>
    </w:p>
    <w:p w14:paraId="6D08193F" w14:textId="77777777" w:rsidR="00572274" w:rsidRPr="00EA6413" w:rsidRDefault="00572274">
      <w:pPr>
        <w:jc w:val="center"/>
        <w:rPr>
          <w:rFonts w:asciiTheme="majorEastAsia" w:eastAsiaTheme="majorEastAsia" w:hAnsiTheme="majorEastAsia"/>
          <w:bCs/>
          <w:lang w:eastAsia="zh-TW"/>
        </w:rPr>
      </w:pPr>
    </w:p>
    <w:p w14:paraId="6ABD663E" w14:textId="77777777" w:rsidR="00572274" w:rsidRPr="00543B2E" w:rsidRDefault="00572274">
      <w:pPr>
        <w:jc w:val="center"/>
        <w:rPr>
          <w:rFonts w:asciiTheme="majorEastAsia" w:eastAsiaTheme="majorEastAsia" w:hAnsiTheme="majorEastAsia"/>
          <w:bCs/>
          <w:lang w:eastAsia="zh-TW"/>
        </w:rPr>
      </w:pPr>
    </w:p>
    <w:p w14:paraId="7F084923" w14:textId="77777777" w:rsidR="00572274" w:rsidRPr="00EA6413" w:rsidRDefault="00572274">
      <w:pPr>
        <w:jc w:val="center"/>
        <w:rPr>
          <w:rFonts w:asciiTheme="majorEastAsia" w:eastAsiaTheme="majorEastAsia" w:hAnsiTheme="majorEastAsia"/>
          <w:bCs/>
          <w:lang w:eastAsia="zh-TW"/>
        </w:rPr>
      </w:pPr>
    </w:p>
    <w:p w14:paraId="7BEAC423" w14:textId="39C110F0" w:rsidR="00572274" w:rsidRPr="00EA6413" w:rsidRDefault="00572274">
      <w:pPr>
        <w:pStyle w:val="000-0"/>
        <w:rPr>
          <w:rFonts w:asciiTheme="majorEastAsia" w:eastAsiaTheme="majorEastAsia" w:hAnsiTheme="majorEastAsia"/>
          <w:bCs/>
          <w:lang w:eastAsia="zh-TW"/>
        </w:rPr>
      </w:pPr>
    </w:p>
    <w:p w14:paraId="3EB389CD" w14:textId="77777777" w:rsidR="00D65F8C" w:rsidRPr="00EA6413" w:rsidRDefault="00D65F8C" w:rsidP="00D65F8C">
      <w:pPr>
        <w:rPr>
          <w:rFonts w:asciiTheme="majorEastAsia" w:eastAsiaTheme="majorEastAsia" w:hAnsiTheme="majorEastAsia"/>
          <w:lang w:eastAsia="zh-TW"/>
        </w:rPr>
      </w:pPr>
    </w:p>
    <w:p w14:paraId="78737FCD" w14:textId="66BFE93B" w:rsidR="00572274" w:rsidRPr="000C227F" w:rsidRDefault="00A0187B" w:rsidP="008D3D64">
      <w:pPr>
        <w:pStyle w:val="ab"/>
        <w:jc w:val="center"/>
        <w:rPr>
          <w:rFonts w:asciiTheme="majorEastAsia" w:eastAsiaTheme="majorEastAsia" w:hAnsiTheme="majorEastAsia"/>
          <w:bCs/>
          <w:sz w:val="28"/>
          <w:szCs w:val="28"/>
          <w:lang w:eastAsia="zh-TW"/>
        </w:rPr>
      </w:pPr>
      <w:r w:rsidRPr="000C227F">
        <w:rPr>
          <w:rFonts w:asciiTheme="majorEastAsia" w:eastAsiaTheme="majorEastAsia" w:hAnsiTheme="majorEastAsia" w:hint="eastAsia"/>
          <w:bCs/>
          <w:sz w:val="28"/>
          <w:szCs w:val="28"/>
          <w:lang w:eastAsia="zh-TW"/>
        </w:rPr>
        <w:t>令和</w:t>
      </w:r>
      <w:ins w:id="0" w:author="山田芽衣" w:date="2024-04-26T09:47:00Z">
        <w:r w:rsidR="00DB0E4B">
          <w:rPr>
            <w:rFonts w:asciiTheme="majorEastAsia" w:eastAsiaTheme="majorEastAsia" w:hAnsiTheme="majorEastAsia" w:hint="eastAsia"/>
            <w:bCs/>
            <w:sz w:val="28"/>
            <w:szCs w:val="28"/>
            <w:lang w:eastAsia="zh-TW"/>
          </w:rPr>
          <w:t>６</w:t>
        </w:r>
      </w:ins>
      <w:del w:id="1" w:author="山田芽衣" w:date="2024-04-26T09:47:00Z">
        <w:r w:rsidR="00215C8B" w:rsidDel="00DB0E4B">
          <w:rPr>
            <w:rFonts w:asciiTheme="majorEastAsia" w:eastAsiaTheme="majorEastAsia" w:hAnsiTheme="majorEastAsia" w:hint="eastAsia"/>
            <w:bCs/>
            <w:sz w:val="28"/>
            <w:szCs w:val="28"/>
            <w:lang w:eastAsia="zh-TW"/>
          </w:rPr>
          <w:delText>７</w:delText>
        </w:r>
      </w:del>
      <w:r w:rsidR="00572274" w:rsidRPr="000C227F">
        <w:rPr>
          <w:rFonts w:asciiTheme="majorEastAsia" w:eastAsiaTheme="majorEastAsia" w:hAnsiTheme="majorEastAsia" w:hint="eastAsia"/>
          <w:bCs/>
          <w:sz w:val="28"/>
          <w:szCs w:val="28"/>
          <w:lang w:eastAsia="zh-TW"/>
        </w:rPr>
        <w:t>年</w:t>
      </w:r>
      <w:ins w:id="2" w:author="山田芽衣" w:date="2024-04-26T09:47:00Z">
        <w:r w:rsidR="00DB0E4B">
          <w:rPr>
            <w:rFonts w:asciiTheme="majorEastAsia" w:eastAsiaTheme="majorEastAsia" w:hAnsiTheme="majorEastAsia" w:hint="eastAsia"/>
            <w:bCs/>
            <w:sz w:val="28"/>
            <w:szCs w:val="28"/>
            <w:lang w:eastAsia="zh-TW"/>
          </w:rPr>
          <w:t>４</w:t>
        </w:r>
      </w:ins>
      <w:del w:id="3" w:author="山田芽衣" w:date="2024-04-26T09:47:00Z">
        <w:r w:rsidR="00CB2D60" w:rsidRPr="000C227F" w:rsidDel="00DB0E4B">
          <w:rPr>
            <w:rFonts w:asciiTheme="majorEastAsia" w:eastAsiaTheme="majorEastAsia" w:hAnsiTheme="majorEastAsia" w:hint="eastAsia"/>
            <w:bCs/>
            <w:sz w:val="28"/>
            <w:szCs w:val="28"/>
            <w:lang w:eastAsia="zh-TW"/>
          </w:rPr>
          <w:delText>３</w:delText>
        </w:r>
      </w:del>
      <w:r w:rsidR="00572274" w:rsidRPr="000C227F">
        <w:rPr>
          <w:rFonts w:asciiTheme="majorEastAsia" w:eastAsiaTheme="majorEastAsia" w:hAnsiTheme="majorEastAsia" w:hint="eastAsia"/>
          <w:bCs/>
          <w:sz w:val="28"/>
          <w:szCs w:val="28"/>
          <w:lang w:eastAsia="zh-TW"/>
        </w:rPr>
        <w:t>月</w:t>
      </w:r>
    </w:p>
    <w:p w14:paraId="01FADCE1" w14:textId="77777777" w:rsidR="00AF76ED" w:rsidRPr="00EA6413" w:rsidRDefault="00AF76ED" w:rsidP="0078179E">
      <w:pPr>
        <w:jc w:val="center"/>
        <w:rPr>
          <w:rFonts w:asciiTheme="majorEastAsia" w:eastAsiaTheme="majorEastAsia" w:hAnsiTheme="majorEastAsia"/>
          <w:lang w:eastAsia="zh-TW"/>
        </w:rPr>
      </w:pPr>
    </w:p>
    <w:p w14:paraId="0FF84B87" w14:textId="77777777" w:rsidR="00033C3D" w:rsidRPr="00EA6413" w:rsidRDefault="00033C3D" w:rsidP="0078179E">
      <w:pPr>
        <w:jc w:val="center"/>
        <w:rPr>
          <w:rFonts w:asciiTheme="majorEastAsia" w:eastAsiaTheme="majorEastAsia" w:hAnsiTheme="majorEastAsia"/>
          <w:lang w:eastAsia="zh-TW"/>
        </w:rPr>
      </w:pPr>
    </w:p>
    <w:p w14:paraId="43763ED4" w14:textId="77777777" w:rsidR="00033C3D" w:rsidRPr="00EA6413" w:rsidRDefault="00033C3D" w:rsidP="0078179E">
      <w:pPr>
        <w:jc w:val="center"/>
        <w:rPr>
          <w:rFonts w:asciiTheme="majorEastAsia" w:eastAsiaTheme="majorEastAsia" w:hAnsiTheme="majorEastAsia"/>
          <w:lang w:eastAsia="zh-TW"/>
        </w:rPr>
      </w:pPr>
    </w:p>
    <w:p w14:paraId="2A55321E" w14:textId="1A56748A" w:rsidR="00572274" w:rsidRPr="00EA6413" w:rsidRDefault="00FC5903">
      <w:pPr>
        <w:jc w:val="center"/>
        <w:rPr>
          <w:rFonts w:asciiTheme="majorEastAsia" w:eastAsiaTheme="majorEastAsia" w:hAnsiTheme="majorEastAsia"/>
          <w:bCs/>
          <w:sz w:val="28"/>
          <w:szCs w:val="36"/>
          <w:lang w:eastAsia="zh-TW"/>
        </w:rPr>
      </w:pPr>
      <w:ins w:id="4" w:author="本田志保" w:date="2024-04-26T12:11:00Z">
        <w:r w:rsidRPr="00FC5903">
          <w:rPr>
            <w:rFonts w:asciiTheme="majorEastAsia" w:eastAsiaTheme="majorEastAsia" w:hAnsiTheme="majorEastAsia" w:hint="eastAsia"/>
            <w:bCs/>
            <w:sz w:val="28"/>
            <w:szCs w:val="36"/>
            <w:lang w:eastAsia="zh-TW"/>
          </w:rPr>
          <w:t>（仮称）旧上瀬谷通信施設公園実施設計業務委託</w:t>
        </w:r>
      </w:ins>
    </w:p>
    <w:p w14:paraId="21708058" w14:textId="7F29CAF5" w:rsidR="00572274" w:rsidRPr="00EA6413" w:rsidRDefault="005B4938" w:rsidP="00B70372">
      <w:pPr>
        <w:spacing w:line="360" w:lineRule="exact"/>
        <w:jc w:val="center"/>
        <w:rPr>
          <w:rFonts w:asciiTheme="majorEastAsia" w:eastAsiaTheme="majorEastAsia" w:hAnsiTheme="majorEastAsia"/>
          <w:bCs/>
          <w:sz w:val="32"/>
          <w:szCs w:val="32"/>
        </w:rPr>
      </w:pPr>
      <w:r w:rsidRPr="00EA6413">
        <w:rPr>
          <w:rFonts w:asciiTheme="majorEastAsia" w:eastAsiaTheme="majorEastAsia" w:hAnsiTheme="majorEastAsia" w:hint="eastAsia"/>
          <w:bCs/>
          <w:sz w:val="32"/>
          <w:szCs w:val="32"/>
        </w:rPr>
        <w:t>プレック研究所・ランズ計画研究所共同企業体</w:t>
      </w:r>
    </w:p>
    <w:p w14:paraId="73F86278" w14:textId="77777777" w:rsidR="00572274" w:rsidRDefault="00572274">
      <w:pPr>
        <w:ind w:firstLineChars="100" w:firstLine="281"/>
        <w:rPr>
          <w:rFonts w:ascii="HG丸ｺﾞｼｯｸM-PRO" w:eastAsia="HG丸ｺﾞｼｯｸM-PRO" w:hAnsi="ＭＳ 明朝"/>
          <w:b/>
          <w:bCs/>
          <w:sz w:val="28"/>
          <w:szCs w:val="28"/>
        </w:rPr>
        <w:sectPr w:rsidR="00572274" w:rsidSect="00BF02FB">
          <w:footerReference w:type="even" r:id="rId8"/>
          <w:footerReference w:type="default" r:id="rId9"/>
          <w:pgSz w:w="11906" w:h="16838"/>
          <w:pgMar w:top="1418" w:right="1418" w:bottom="1418" w:left="1418" w:header="851" w:footer="992" w:gutter="0"/>
          <w:pgNumType w:start="0"/>
          <w:cols w:space="425"/>
          <w:titlePg/>
          <w:docGrid w:type="lines" w:linePitch="400"/>
        </w:sectPr>
      </w:pPr>
    </w:p>
    <w:p w14:paraId="5F4D3D16" w14:textId="7DD7F13D" w:rsidR="005E7CCC" w:rsidRDefault="005B4938" w:rsidP="00A0187B">
      <w:pPr>
        <w:jc w:val="center"/>
        <w:rPr>
          <w:rFonts w:ascii="ＭＳ ゴシック" w:eastAsia="ＭＳ ゴシック" w:hAnsi="ＭＳ ゴシック"/>
          <w:b/>
          <w:bCs/>
          <w:sz w:val="24"/>
          <w:szCs w:val="24"/>
        </w:rPr>
      </w:pPr>
      <w:r w:rsidRPr="005B4938">
        <w:rPr>
          <w:rFonts w:ascii="ＭＳ ゴシック" w:eastAsia="ＭＳ ゴシック" w:hAnsi="ＭＳ ゴシック" w:hint="eastAsia"/>
          <w:b/>
          <w:bCs/>
          <w:sz w:val="24"/>
          <w:szCs w:val="24"/>
        </w:rPr>
        <w:lastRenderedPageBreak/>
        <w:t>（仮称）旧上瀬谷通信施設公園実施設計業務委託</w:t>
      </w:r>
      <w:r w:rsidR="00674BCB">
        <w:rPr>
          <w:rFonts w:ascii="ＭＳ ゴシック" w:eastAsia="ＭＳ ゴシック" w:hAnsi="ＭＳ ゴシック" w:hint="eastAsia"/>
          <w:b/>
          <w:bCs/>
          <w:sz w:val="24"/>
          <w:szCs w:val="24"/>
        </w:rPr>
        <w:t>（その</w:t>
      </w:r>
      <w:r w:rsidR="00215C8B">
        <w:rPr>
          <w:rFonts w:ascii="ＭＳ ゴシック" w:eastAsia="ＭＳ ゴシック" w:hAnsi="ＭＳ ゴシック" w:hint="eastAsia"/>
          <w:b/>
          <w:bCs/>
          <w:sz w:val="24"/>
          <w:szCs w:val="24"/>
        </w:rPr>
        <w:t>３</w:t>
      </w:r>
      <w:r w:rsidR="00674BCB">
        <w:rPr>
          <w:rFonts w:ascii="ＭＳ ゴシック" w:eastAsia="ＭＳ ゴシック" w:hAnsi="ＭＳ ゴシック" w:hint="eastAsia"/>
          <w:b/>
          <w:bCs/>
          <w:sz w:val="24"/>
          <w:szCs w:val="24"/>
        </w:rPr>
        <w:t>）</w:t>
      </w:r>
    </w:p>
    <w:p w14:paraId="1AE67FC5" w14:textId="4CE8DD26" w:rsidR="00572274" w:rsidRPr="0026674C" w:rsidRDefault="00572274" w:rsidP="00A0187B">
      <w:pPr>
        <w:jc w:val="center"/>
        <w:rPr>
          <w:rFonts w:ascii="ＭＳ ゴシック" w:eastAsia="PMingLiU" w:hAnsi="ＭＳ ゴシック"/>
          <w:b/>
          <w:bCs/>
          <w:sz w:val="24"/>
          <w:szCs w:val="24"/>
          <w:lang w:eastAsia="zh-TW"/>
        </w:rPr>
      </w:pPr>
      <w:r w:rsidRPr="001F52F7">
        <w:rPr>
          <w:rFonts w:ascii="ＭＳ ゴシック" w:eastAsia="ＭＳ ゴシック" w:hAnsi="ＭＳ ゴシック" w:hint="eastAsia"/>
          <w:b/>
          <w:sz w:val="24"/>
          <w:szCs w:val="24"/>
          <w:lang w:eastAsia="zh-TW"/>
        </w:rPr>
        <w:t>業務計画書</w:t>
      </w:r>
    </w:p>
    <w:p w14:paraId="4BD10A10" w14:textId="77777777" w:rsidR="00572274" w:rsidRDefault="00572274">
      <w:pPr>
        <w:jc w:val="distribute"/>
        <w:rPr>
          <w:rFonts w:hAnsi="ＭＳ 明朝"/>
          <w:lang w:eastAsia="zh-TW"/>
        </w:rPr>
      </w:pPr>
    </w:p>
    <w:sdt>
      <w:sdtPr>
        <w:rPr>
          <w:rFonts w:ascii="ＭＳ 明朝" w:eastAsia="ＭＳ 明朝" w:hAnsi="Century" w:cs="Times New Roman"/>
          <w:color w:val="auto"/>
          <w:kern w:val="2"/>
          <w:sz w:val="21"/>
          <w:szCs w:val="20"/>
          <w:lang w:val="ja-JP"/>
        </w:rPr>
        <w:id w:val="1322473548"/>
        <w:docPartObj>
          <w:docPartGallery w:val="Table of Contents"/>
          <w:docPartUnique/>
        </w:docPartObj>
      </w:sdtPr>
      <w:sdtEndPr>
        <w:rPr>
          <w:b/>
          <w:bCs/>
        </w:rPr>
      </w:sdtEndPr>
      <w:sdtContent>
        <w:p w14:paraId="7108BB82" w14:textId="38EE4216" w:rsidR="00F91CD0" w:rsidRPr="00F91CD0" w:rsidRDefault="00F91CD0">
          <w:pPr>
            <w:pStyle w:val="aff5"/>
            <w:rPr>
              <w:b/>
              <w:color w:val="auto"/>
              <w:sz w:val="24"/>
              <w:szCs w:val="24"/>
              <w:lang w:eastAsia="zh-TW"/>
            </w:rPr>
          </w:pPr>
          <w:r w:rsidRPr="00F91CD0">
            <w:rPr>
              <w:b/>
              <w:color w:val="auto"/>
              <w:sz w:val="24"/>
              <w:szCs w:val="24"/>
              <w:lang w:val="ja-JP" w:eastAsia="zh-TW"/>
            </w:rPr>
            <w:t>目次</w:t>
          </w:r>
        </w:p>
        <w:p w14:paraId="4305B4D9" w14:textId="47FBB769" w:rsidR="00A541C5" w:rsidRDefault="00F91CD0">
          <w:pPr>
            <w:pStyle w:val="19"/>
            <w:rPr>
              <w:rFonts w:asciiTheme="minorHAnsi" w:eastAsiaTheme="minorEastAsia" w:hAnsiTheme="minorHAnsi" w:cstheme="minorBidi"/>
              <w:noProof/>
              <w:szCs w:val="22"/>
            </w:rPr>
          </w:pPr>
          <w:r w:rsidRPr="002B6858">
            <w:rPr>
              <w:rFonts w:asciiTheme="majorEastAsia" w:eastAsiaTheme="majorEastAsia" w:hAnsiTheme="majorEastAsia"/>
            </w:rPr>
            <w:fldChar w:fldCharType="begin"/>
          </w:r>
          <w:r w:rsidRPr="002B6858">
            <w:rPr>
              <w:rFonts w:asciiTheme="majorEastAsia" w:eastAsiaTheme="majorEastAsia" w:hAnsiTheme="majorEastAsia"/>
            </w:rPr>
            <w:instrText xml:space="preserve"> TOC \o "1-3" \h \z \u </w:instrText>
          </w:r>
          <w:r w:rsidRPr="002B6858">
            <w:rPr>
              <w:rFonts w:asciiTheme="majorEastAsia" w:eastAsiaTheme="majorEastAsia" w:hAnsiTheme="majorEastAsia"/>
            </w:rPr>
            <w:fldChar w:fldCharType="separate"/>
          </w:r>
          <w:hyperlink w:anchor="_Toc132329806" w:history="1">
            <w:r w:rsidR="00A541C5" w:rsidRPr="003F420D">
              <w:rPr>
                <w:rStyle w:val="af5"/>
                <w:rFonts w:asciiTheme="majorEastAsia" w:eastAsiaTheme="majorEastAsia" w:hAnsiTheme="majorEastAsia"/>
                <w:noProof/>
                <w:lang w:eastAsia="zh-TW"/>
              </w:rPr>
              <w:t>第1章　業務概要</w:t>
            </w:r>
            <w:r w:rsidR="00A541C5">
              <w:rPr>
                <w:noProof/>
                <w:webHidden/>
              </w:rPr>
              <w:tab/>
            </w:r>
            <w:r w:rsidR="00A541C5">
              <w:rPr>
                <w:noProof/>
                <w:webHidden/>
              </w:rPr>
              <w:fldChar w:fldCharType="begin"/>
            </w:r>
            <w:r w:rsidR="00A541C5">
              <w:rPr>
                <w:noProof/>
                <w:webHidden/>
              </w:rPr>
              <w:instrText xml:space="preserve"> PAGEREF _Toc132329806 \h </w:instrText>
            </w:r>
            <w:r w:rsidR="00A541C5">
              <w:rPr>
                <w:noProof/>
                <w:webHidden/>
              </w:rPr>
            </w:r>
            <w:r w:rsidR="00A541C5">
              <w:rPr>
                <w:noProof/>
                <w:webHidden/>
              </w:rPr>
              <w:fldChar w:fldCharType="separate"/>
            </w:r>
            <w:r w:rsidR="00AF6CAC">
              <w:rPr>
                <w:noProof/>
                <w:webHidden/>
              </w:rPr>
              <w:t>1</w:t>
            </w:r>
            <w:r w:rsidR="00A541C5">
              <w:rPr>
                <w:noProof/>
                <w:webHidden/>
              </w:rPr>
              <w:fldChar w:fldCharType="end"/>
            </w:r>
          </w:hyperlink>
        </w:p>
        <w:p w14:paraId="4CF7C36B" w14:textId="674DC9C2" w:rsidR="00A541C5" w:rsidRDefault="00E604E4">
          <w:pPr>
            <w:pStyle w:val="24"/>
            <w:rPr>
              <w:rFonts w:asciiTheme="minorHAnsi" w:eastAsiaTheme="minorEastAsia" w:hAnsiTheme="minorHAnsi" w:cstheme="minorBidi"/>
              <w:szCs w:val="22"/>
            </w:rPr>
          </w:pPr>
          <w:hyperlink w:anchor="_Toc132329807" w:history="1">
            <w:r w:rsidR="00A541C5" w:rsidRPr="003F420D">
              <w:rPr>
                <w:rStyle w:val="af5"/>
                <w:lang w:eastAsia="zh-TW"/>
              </w:rPr>
              <w:t>1.　業務名</w:t>
            </w:r>
            <w:r w:rsidR="00A541C5">
              <w:rPr>
                <w:webHidden/>
              </w:rPr>
              <w:tab/>
            </w:r>
            <w:r w:rsidR="00A541C5" w:rsidRPr="0051497F">
              <w:rPr>
                <w:rFonts w:ascii="ＭＳ 明朝" w:eastAsia="ＭＳ 明朝" w:hAnsi="Century"/>
                <w:webHidden/>
              </w:rPr>
              <w:fldChar w:fldCharType="begin"/>
            </w:r>
            <w:r w:rsidR="00A541C5" w:rsidRPr="0051497F">
              <w:rPr>
                <w:rFonts w:ascii="ＭＳ 明朝" w:eastAsia="ＭＳ 明朝" w:hAnsi="Century"/>
                <w:webHidden/>
              </w:rPr>
              <w:instrText xml:space="preserve"> PAGEREF _Toc132329807 \h </w:instrText>
            </w:r>
            <w:r w:rsidR="00A541C5" w:rsidRPr="0051497F">
              <w:rPr>
                <w:rFonts w:ascii="ＭＳ 明朝" w:eastAsia="ＭＳ 明朝" w:hAnsi="Century"/>
                <w:webHidden/>
              </w:rPr>
            </w:r>
            <w:r w:rsidR="00A541C5" w:rsidRPr="0051497F">
              <w:rPr>
                <w:rFonts w:ascii="ＭＳ 明朝" w:eastAsia="ＭＳ 明朝" w:hAnsi="Century"/>
                <w:webHidden/>
              </w:rPr>
              <w:fldChar w:fldCharType="separate"/>
            </w:r>
            <w:r w:rsidR="00AF6CAC" w:rsidRPr="0051497F">
              <w:rPr>
                <w:rFonts w:ascii="ＭＳ 明朝" w:eastAsia="ＭＳ 明朝" w:hAnsi="Century"/>
                <w:webHidden/>
              </w:rPr>
              <w:t>1</w:t>
            </w:r>
            <w:r w:rsidR="00A541C5" w:rsidRPr="0051497F">
              <w:rPr>
                <w:rFonts w:ascii="ＭＳ 明朝" w:eastAsia="ＭＳ 明朝" w:hAnsi="Century"/>
                <w:webHidden/>
              </w:rPr>
              <w:fldChar w:fldCharType="end"/>
            </w:r>
          </w:hyperlink>
        </w:p>
        <w:p w14:paraId="5810D0DD" w14:textId="359C6207" w:rsidR="00A541C5" w:rsidRDefault="00E604E4">
          <w:pPr>
            <w:pStyle w:val="24"/>
            <w:rPr>
              <w:rFonts w:asciiTheme="minorHAnsi" w:eastAsiaTheme="minorEastAsia" w:hAnsiTheme="minorHAnsi" w:cstheme="minorBidi"/>
              <w:szCs w:val="22"/>
            </w:rPr>
          </w:pPr>
          <w:hyperlink w:anchor="_Toc132329808" w:history="1">
            <w:r w:rsidR="00A541C5" w:rsidRPr="003F420D">
              <w:rPr>
                <w:rStyle w:val="af5"/>
              </w:rPr>
              <w:t>2.　業務目的</w:t>
            </w:r>
            <w:r w:rsidR="00A541C5">
              <w:rPr>
                <w:webHidden/>
              </w:rPr>
              <w:tab/>
            </w:r>
            <w:r w:rsidR="00A541C5" w:rsidRPr="0051497F">
              <w:rPr>
                <w:rFonts w:ascii="ＭＳ 明朝" w:eastAsia="ＭＳ 明朝" w:hAnsi="Century"/>
                <w:webHidden/>
              </w:rPr>
              <w:fldChar w:fldCharType="begin"/>
            </w:r>
            <w:r w:rsidR="00A541C5" w:rsidRPr="0051497F">
              <w:rPr>
                <w:rFonts w:ascii="ＭＳ 明朝" w:eastAsia="ＭＳ 明朝" w:hAnsi="Century"/>
                <w:webHidden/>
              </w:rPr>
              <w:instrText xml:space="preserve"> PAGEREF _Toc132329808 \h </w:instrText>
            </w:r>
            <w:r w:rsidR="00A541C5" w:rsidRPr="0051497F">
              <w:rPr>
                <w:rFonts w:ascii="ＭＳ 明朝" w:eastAsia="ＭＳ 明朝" w:hAnsi="Century"/>
                <w:webHidden/>
              </w:rPr>
            </w:r>
            <w:r w:rsidR="00A541C5" w:rsidRPr="0051497F">
              <w:rPr>
                <w:rFonts w:ascii="ＭＳ 明朝" w:eastAsia="ＭＳ 明朝" w:hAnsi="Century"/>
                <w:webHidden/>
              </w:rPr>
              <w:fldChar w:fldCharType="separate"/>
            </w:r>
            <w:r w:rsidR="00AF6CAC" w:rsidRPr="0051497F">
              <w:rPr>
                <w:rFonts w:ascii="ＭＳ 明朝" w:eastAsia="ＭＳ 明朝" w:hAnsi="Century"/>
                <w:webHidden/>
              </w:rPr>
              <w:t>1</w:t>
            </w:r>
            <w:r w:rsidR="00A541C5" w:rsidRPr="0051497F">
              <w:rPr>
                <w:rFonts w:ascii="ＭＳ 明朝" w:eastAsia="ＭＳ 明朝" w:hAnsi="Century"/>
                <w:webHidden/>
              </w:rPr>
              <w:fldChar w:fldCharType="end"/>
            </w:r>
          </w:hyperlink>
        </w:p>
        <w:p w14:paraId="182984D5" w14:textId="25AEEC78" w:rsidR="00A541C5" w:rsidRDefault="00E604E4">
          <w:pPr>
            <w:pStyle w:val="24"/>
            <w:rPr>
              <w:rFonts w:asciiTheme="minorHAnsi" w:eastAsiaTheme="minorEastAsia" w:hAnsiTheme="minorHAnsi" w:cstheme="minorBidi"/>
              <w:szCs w:val="22"/>
            </w:rPr>
          </w:pPr>
          <w:hyperlink w:anchor="_Toc132329809" w:history="1">
            <w:r w:rsidR="00A541C5" w:rsidRPr="003F420D">
              <w:rPr>
                <w:rStyle w:val="af5"/>
                <w:lang w:eastAsia="zh-TW"/>
              </w:rPr>
              <w:t>3.　業務箇所</w:t>
            </w:r>
            <w:r w:rsidR="00A541C5">
              <w:rPr>
                <w:webHidden/>
              </w:rPr>
              <w:tab/>
            </w:r>
            <w:r w:rsidR="00A541C5" w:rsidRPr="0051497F">
              <w:rPr>
                <w:rFonts w:ascii="ＭＳ 明朝" w:eastAsia="ＭＳ 明朝" w:hAnsi="Century"/>
                <w:webHidden/>
              </w:rPr>
              <w:fldChar w:fldCharType="begin"/>
            </w:r>
            <w:r w:rsidR="00A541C5" w:rsidRPr="0051497F">
              <w:rPr>
                <w:rFonts w:ascii="ＭＳ 明朝" w:eastAsia="ＭＳ 明朝" w:hAnsi="Century"/>
                <w:webHidden/>
              </w:rPr>
              <w:instrText xml:space="preserve"> PAGEREF _Toc132329809 \h </w:instrText>
            </w:r>
            <w:r w:rsidR="00A541C5" w:rsidRPr="0051497F">
              <w:rPr>
                <w:rFonts w:ascii="ＭＳ 明朝" w:eastAsia="ＭＳ 明朝" w:hAnsi="Century"/>
                <w:webHidden/>
              </w:rPr>
            </w:r>
            <w:r w:rsidR="00A541C5" w:rsidRPr="0051497F">
              <w:rPr>
                <w:rFonts w:ascii="ＭＳ 明朝" w:eastAsia="ＭＳ 明朝" w:hAnsi="Century"/>
                <w:webHidden/>
              </w:rPr>
              <w:fldChar w:fldCharType="separate"/>
            </w:r>
            <w:r w:rsidR="00AF6CAC" w:rsidRPr="0051497F">
              <w:rPr>
                <w:rFonts w:ascii="ＭＳ 明朝" w:eastAsia="ＭＳ 明朝" w:hAnsi="Century"/>
                <w:webHidden/>
              </w:rPr>
              <w:t>2</w:t>
            </w:r>
            <w:r w:rsidR="00A541C5" w:rsidRPr="0051497F">
              <w:rPr>
                <w:rFonts w:ascii="ＭＳ 明朝" w:eastAsia="ＭＳ 明朝" w:hAnsi="Century"/>
                <w:webHidden/>
              </w:rPr>
              <w:fldChar w:fldCharType="end"/>
            </w:r>
          </w:hyperlink>
        </w:p>
        <w:p w14:paraId="0BD98AFE" w14:textId="56BEA9CA" w:rsidR="00A541C5" w:rsidRDefault="00E604E4">
          <w:pPr>
            <w:pStyle w:val="24"/>
            <w:rPr>
              <w:rFonts w:asciiTheme="minorHAnsi" w:eastAsiaTheme="minorEastAsia" w:hAnsiTheme="minorHAnsi" w:cstheme="minorBidi"/>
              <w:szCs w:val="22"/>
            </w:rPr>
          </w:pPr>
          <w:hyperlink w:anchor="_Toc132329810" w:history="1">
            <w:r w:rsidR="00A541C5" w:rsidRPr="003F420D">
              <w:rPr>
                <w:rStyle w:val="af5"/>
                <w:lang w:eastAsia="zh-TW"/>
              </w:rPr>
              <w:t>4.　業務委託料</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_Toc132329810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2</w:t>
            </w:r>
            <w:r w:rsidR="00A541C5" w:rsidRPr="004C6C5E">
              <w:rPr>
                <w:rFonts w:ascii="ＭＳ 明朝" w:eastAsia="ＭＳ 明朝" w:hAnsi="Century"/>
                <w:webHidden/>
              </w:rPr>
              <w:fldChar w:fldCharType="end"/>
            </w:r>
          </w:hyperlink>
        </w:p>
        <w:p w14:paraId="33B5DAD0" w14:textId="57807CFB" w:rsidR="00A541C5" w:rsidRDefault="00E604E4">
          <w:pPr>
            <w:pStyle w:val="24"/>
            <w:rPr>
              <w:rFonts w:asciiTheme="minorHAnsi" w:eastAsiaTheme="minorEastAsia" w:hAnsiTheme="minorHAnsi" w:cstheme="minorBidi"/>
              <w:szCs w:val="22"/>
            </w:rPr>
          </w:pPr>
          <w:hyperlink w:anchor="_Toc132329811" w:history="1">
            <w:r w:rsidR="00A541C5" w:rsidRPr="003F420D">
              <w:rPr>
                <w:rStyle w:val="af5"/>
                <w:lang w:eastAsia="zh-TW"/>
              </w:rPr>
              <w:t>5.　履行期間</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_Toc132329811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2</w:t>
            </w:r>
            <w:r w:rsidR="00A541C5" w:rsidRPr="004C6C5E">
              <w:rPr>
                <w:rFonts w:ascii="ＭＳ 明朝" w:eastAsia="ＭＳ 明朝" w:hAnsi="Century"/>
                <w:webHidden/>
              </w:rPr>
              <w:fldChar w:fldCharType="end"/>
            </w:r>
          </w:hyperlink>
        </w:p>
        <w:p w14:paraId="62981B4D" w14:textId="0CC25722" w:rsidR="00A541C5" w:rsidRDefault="00E604E4">
          <w:pPr>
            <w:pStyle w:val="24"/>
            <w:rPr>
              <w:rFonts w:asciiTheme="minorHAnsi" w:eastAsiaTheme="minorEastAsia" w:hAnsiTheme="minorHAnsi" w:cstheme="minorBidi"/>
              <w:szCs w:val="22"/>
            </w:rPr>
          </w:pPr>
          <w:hyperlink w:anchor="_Toc132329812" w:history="1">
            <w:r w:rsidR="00A541C5" w:rsidRPr="003F420D">
              <w:rPr>
                <w:rStyle w:val="af5"/>
                <w:lang w:eastAsia="zh-TW"/>
              </w:rPr>
              <w:t>6.　発注者</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_Toc132329812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2</w:t>
            </w:r>
            <w:r w:rsidR="00A541C5" w:rsidRPr="004C6C5E">
              <w:rPr>
                <w:rFonts w:ascii="ＭＳ 明朝" w:eastAsia="ＭＳ 明朝" w:hAnsi="Century"/>
                <w:webHidden/>
              </w:rPr>
              <w:fldChar w:fldCharType="end"/>
            </w:r>
          </w:hyperlink>
        </w:p>
        <w:p w14:paraId="005C4C97" w14:textId="7BD32D7A" w:rsidR="00A541C5" w:rsidRDefault="00E604E4">
          <w:pPr>
            <w:pStyle w:val="24"/>
            <w:rPr>
              <w:rFonts w:asciiTheme="minorHAnsi" w:eastAsiaTheme="minorEastAsia" w:hAnsiTheme="minorHAnsi" w:cstheme="minorBidi"/>
              <w:szCs w:val="22"/>
            </w:rPr>
          </w:pPr>
          <w:hyperlink w:anchor="_Toc132329813" w:history="1">
            <w:r w:rsidR="00A541C5" w:rsidRPr="003F420D">
              <w:rPr>
                <w:rStyle w:val="af5"/>
              </w:rPr>
              <w:t>7.　受注者</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_Toc132329813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2</w:t>
            </w:r>
            <w:r w:rsidR="00A541C5" w:rsidRPr="004C6C5E">
              <w:rPr>
                <w:rFonts w:ascii="ＭＳ 明朝" w:eastAsia="ＭＳ 明朝" w:hAnsi="Century"/>
                <w:webHidden/>
              </w:rPr>
              <w:fldChar w:fldCharType="end"/>
            </w:r>
          </w:hyperlink>
        </w:p>
        <w:p w14:paraId="6FF2FABE" w14:textId="4FE49007" w:rsidR="00A541C5" w:rsidRDefault="00E604E4">
          <w:pPr>
            <w:pStyle w:val="24"/>
            <w:rPr>
              <w:rFonts w:asciiTheme="minorHAnsi" w:eastAsiaTheme="minorEastAsia" w:hAnsiTheme="minorHAnsi" w:cstheme="minorBidi"/>
              <w:szCs w:val="22"/>
            </w:rPr>
          </w:pPr>
          <w:hyperlink w:anchor="_Toc132329814" w:history="1">
            <w:r w:rsidR="00A541C5" w:rsidRPr="003F420D">
              <w:rPr>
                <w:rStyle w:val="af5"/>
              </w:rPr>
              <w:t>8.　設計対象範囲</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_Toc132329814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3</w:t>
            </w:r>
            <w:r w:rsidR="00A541C5" w:rsidRPr="004C6C5E">
              <w:rPr>
                <w:rFonts w:ascii="ＭＳ 明朝" w:eastAsia="ＭＳ 明朝" w:hAnsi="Century"/>
                <w:webHidden/>
              </w:rPr>
              <w:fldChar w:fldCharType="end"/>
            </w:r>
          </w:hyperlink>
        </w:p>
        <w:p w14:paraId="578A4C93" w14:textId="6693C907" w:rsidR="00A541C5" w:rsidRDefault="00E604E4">
          <w:pPr>
            <w:pStyle w:val="24"/>
            <w:rPr>
              <w:rFonts w:asciiTheme="minorHAnsi" w:eastAsiaTheme="minorEastAsia" w:hAnsiTheme="minorHAnsi" w:cstheme="minorBidi"/>
              <w:szCs w:val="22"/>
            </w:rPr>
          </w:pPr>
          <w:hyperlink w:anchor="_Toc132329815" w:history="1">
            <w:r w:rsidR="00A21F3C">
              <w:rPr>
                <w:rStyle w:val="af5"/>
                <w:rFonts w:hint="eastAsia"/>
              </w:rPr>
              <w:t>9</w:t>
            </w:r>
            <w:r w:rsidR="00A541C5" w:rsidRPr="003F420D">
              <w:rPr>
                <w:rStyle w:val="af5"/>
              </w:rPr>
              <w:t>.　業務項目と実施フロー</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_Toc132329815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4</w:t>
            </w:r>
            <w:r w:rsidR="00A541C5" w:rsidRPr="004C6C5E">
              <w:rPr>
                <w:rFonts w:ascii="ＭＳ 明朝" w:eastAsia="ＭＳ 明朝" w:hAnsi="Century"/>
                <w:webHidden/>
              </w:rPr>
              <w:fldChar w:fldCharType="end"/>
            </w:r>
          </w:hyperlink>
        </w:p>
        <w:p w14:paraId="6FA88DDF" w14:textId="46B04199" w:rsidR="00A541C5" w:rsidRDefault="00E604E4">
          <w:pPr>
            <w:pStyle w:val="19"/>
            <w:rPr>
              <w:rFonts w:asciiTheme="minorHAnsi" w:eastAsiaTheme="minorEastAsia" w:hAnsiTheme="minorHAnsi" w:cstheme="minorBidi"/>
              <w:noProof/>
              <w:szCs w:val="22"/>
            </w:rPr>
          </w:pPr>
          <w:hyperlink w:anchor="_Toc132329816" w:history="1">
            <w:r w:rsidR="00A541C5" w:rsidRPr="003F420D">
              <w:rPr>
                <w:rStyle w:val="af5"/>
                <w:rFonts w:asciiTheme="majorEastAsia" w:eastAsiaTheme="majorEastAsia" w:hAnsiTheme="majorEastAsia"/>
                <w:noProof/>
              </w:rPr>
              <w:t>第2章　業務内容</w:t>
            </w:r>
            <w:r w:rsidR="00A541C5">
              <w:rPr>
                <w:noProof/>
                <w:webHidden/>
              </w:rPr>
              <w:tab/>
            </w:r>
            <w:r w:rsidR="00A541C5">
              <w:rPr>
                <w:noProof/>
                <w:webHidden/>
              </w:rPr>
              <w:fldChar w:fldCharType="begin"/>
            </w:r>
            <w:r w:rsidR="00A541C5">
              <w:rPr>
                <w:noProof/>
                <w:webHidden/>
              </w:rPr>
              <w:instrText xml:space="preserve"> PAGEREF _Toc132329816 \h </w:instrText>
            </w:r>
            <w:r w:rsidR="00A541C5">
              <w:rPr>
                <w:noProof/>
                <w:webHidden/>
              </w:rPr>
            </w:r>
            <w:r w:rsidR="00A541C5">
              <w:rPr>
                <w:noProof/>
                <w:webHidden/>
              </w:rPr>
              <w:fldChar w:fldCharType="separate"/>
            </w:r>
            <w:r w:rsidR="00AF6CAC">
              <w:rPr>
                <w:noProof/>
                <w:webHidden/>
              </w:rPr>
              <w:t>5</w:t>
            </w:r>
            <w:r w:rsidR="00A541C5">
              <w:rPr>
                <w:noProof/>
                <w:webHidden/>
              </w:rPr>
              <w:fldChar w:fldCharType="end"/>
            </w:r>
          </w:hyperlink>
        </w:p>
        <w:p w14:paraId="3057A87C" w14:textId="65541CEC" w:rsidR="00A541C5" w:rsidRDefault="00E604E4">
          <w:pPr>
            <w:pStyle w:val="19"/>
            <w:rPr>
              <w:rFonts w:asciiTheme="minorHAnsi" w:eastAsiaTheme="minorEastAsia" w:hAnsiTheme="minorHAnsi" w:cstheme="minorBidi"/>
              <w:noProof/>
              <w:szCs w:val="22"/>
            </w:rPr>
          </w:pPr>
          <w:hyperlink w:anchor="_Toc132329817" w:history="1">
            <w:r w:rsidR="00A541C5" w:rsidRPr="003F420D">
              <w:rPr>
                <w:rStyle w:val="af5"/>
                <w:rFonts w:asciiTheme="majorEastAsia" w:eastAsiaTheme="majorEastAsia" w:hAnsiTheme="majorEastAsia"/>
                <w:noProof/>
              </w:rPr>
              <w:t>第3章　業務工程</w:t>
            </w:r>
            <w:r w:rsidR="00A541C5">
              <w:rPr>
                <w:noProof/>
                <w:webHidden/>
              </w:rPr>
              <w:tab/>
            </w:r>
            <w:r w:rsidR="00A541C5">
              <w:rPr>
                <w:noProof/>
                <w:webHidden/>
              </w:rPr>
              <w:fldChar w:fldCharType="begin"/>
            </w:r>
            <w:r w:rsidR="00A541C5">
              <w:rPr>
                <w:noProof/>
                <w:webHidden/>
              </w:rPr>
              <w:instrText xml:space="preserve"> PAGEREF _Toc132329817 \h </w:instrText>
            </w:r>
            <w:r w:rsidR="00A541C5">
              <w:rPr>
                <w:noProof/>
                <w:webHidden/>
              </w:rPr>
            </w:r>
            <w:r w:rsidR="00A541C5">
              <w:rPr>
                <w:noProof/>
                <w:webHidden/>
              </w:rPr>
              <w:fldChar w:fldCharType="separate"/>
            </w:r>
            <w:r w:rsidR="00AF6CAC">
              <w:rPr>
                <w:noProof/>
                <w:webHidden/>
              </w:rPr>
              <w:t>7</w:t>
            </w:r>
            <w:r w:rsidR="00A541C5">
              <w:rPr>
                <w:noProof/>
                <w:webHidden/>
              </w:rPr>
              <w:fldChar w:fldCharType="end"/>
            </w:r>
          </w:hyperlink>
        </w:p>
        <w:p w14:paraId="2DE77C48" w14:textId="33412524" w:rsidR="00A541C5" w:rsidRDefault="00E604E4">
          <w:pPr>
            <w:pStyle w:val="19"/>
            <w:rPr>
              <w:rFonts w:asciiTheme="minorHAnsi" w:eastAsiaTheme="minorEastAsia" w:hAnsiTheme="minorHAnsi" w:cstheme="minorBidi"/>
              <w:noProof/>
              <w:szCs w:val="22"/>
            </w:rPr>
          </w:pPr>
          <w:hyperlink w:anchor="_Toc132329818" w:history="1">
            <w:r w:rsidR="00A541C5" w:rsidRPr="003F420D">
              <w:rPr>
                <w:rStyle w:val="af5"/>
                <w:rFonts w:asciiTheme="majorEastAsia" w:eastAsiaTheme="majorEastAsia" w:hAnsiTheme="majorEastAsia"/>
                <w:noProof/>
              </w:rPr>
              <w:t>第4章　業務組織計画</w:t>
            </w:r>
            <w:r w:rsidR="00A541C5">
              <w:rPr>
                <w:noProof/>
                <w:webHidden/>
              </w:rPr>
              <w:tab/>
            </w:r>
            <w:r w:rsidR="00A541C5">
              <w:rPr>
                <w:noProof/>
                <w:webHidden/>
              </w:rPr>
              <w:fldChar w:fldCharType="begin"/>
            </w:r>
            <w:r w:rsidR="00A541C5">
              <w:rPr>
                <w:noProof/>
                <w:webHidden/>
              </w:rPr>
              <w:instrText xml:space="preserve"> PAGEREF _Toc132329818 \h </w:instrText>
            </w:r>
            <w:r w:rsidR="00A541C5">
              <w:rPr>
                <w:noProof/>
                <w:webHidden/>
              </w:rPr>
            </w:r>
            <w:r w:rsidR="00A541C5">
              <w:rPr>
                <w:noProof/>
                <w:webHidden/>
              </w:rPr>
              <w:fldChar w:fldCharType="separate"/>
            </w:r>
            <w:r w:rsidR="00AF6CAC">
              <w:rPr>
                <w:noProof/>
                <w:webHidden/>
              </w:rPr>
              <w:t>8</w:t>
            </w:r>
            <w:r w:rsidR="00A541C5">
              <w:rPr>
                <w:noProof/>
                <w:webHidden/>
              </w:rPr>
              <w:fldChar w:fldCharType="end"/>
            </w:r>
          </w:hyperlink>
        </w:p>
        <w:p w14:paraId="2497AAD4" w14:textId="139908CB" w:rsidR="00A541C5" w:rsidRDefault="00E604E4">
          <w:pPr>
            <w:pStyle w:val="19"/>
            <w:rPr>
              <w:rFonts w:asciiTheme="minorHAnsi" w:eastAsiaTheme="minorEastAsia" w:hAnsiTheme="minorHAnsi" w:cstheme="minorBidi"/>
              <w:noProof/>
              <w:szCs w:val="22"/>
            </w:rPr>
          </w:pPr>
          <w:hyperlink w:anchor="_Toc132329819" w:history="1">
            <w:r w:rsidR="00A541C5" w:rsidRPr="003F420D">
              <w:rPr>
                <w:rStyle w:val="af5"/>
                <w:rFonts w:asciiTheme="majorEastAsia" w:eastAsiaTheme="majorEastAsia" w:hAnsiTheme="majorEastAsia"/>
                <w:noProof/>
              </w:rPr>
              <w:t>第6章　成果品の品質を確保するための計画</w:t>
            </w:r>
            <w:r w:rsidR="00A541C5">
              <w:rPr>
                <w:noProof/>
                <w:webHidden/>
              </w:rPr>
              <w:tab/>
            </w:r>
            <w:r w:rsidR="00A541C5">
              <w:rPr>
                <w:noProof/>
                <w:webHidden/>
              </w:rPr>
              <w:fldChar w:fldCharType="begin"/>
            </w:r>
            <w:r w:rsidR="00A541C5">
              <w:rPr>
                <w:noProof/>
                <w:webHidden/>
              </w:rPr>
              <w:instrText xml:space="preserve"> PAGEREF _Toc132329819 \h </w:instrText>
            </w:r>
            <w:r w:rsidR="00A541C5">
              <w:rPr>
                <w:noProof/>
                <w:webHidden/>
              </w:rPr>
            </w:r>
            <w:r w:rsidR="00A541C5">
              <w:rPr>
                <w:noProof/>
                <w:webHidden/>
              </w:rPr>
              <w:fldChar w:fldCharType="separate"/>
            </w:r>
            <w:r w:rsidR="00AF6CAC">
              <w:rPr>
                <w:noProof/>
                <w:webHidden/>
              </w:rPr>
              <w:t>10</w:t>
            </w:r>
            <w:r w:rsidR="00A541C5">
              <w:rPr>
                <w:noProof/>
                <w:webHidden/>
              </w:rPr>
              <w:fldChar w:fldCharType="end"/>
            </w:r>
          </w:hyperlink>
        </w:p>
        <w:p w14:paraId="6981443B" w14:textId="374EDD09" w:rsidR="00A541C5" w:rsidRDefault="00E604E4">
          <w:pPr>
            <w:pStyle w:val="19"/>
            <w:rPr>
              <w:rFonts w:asciiTheme="minorHAnsi" w:eastAsiaTheme="minorEastAsia" w:hAnsiTheme="minorHAnsi" w:cstheme="minorBidi"/>
              <w:noProof/>
              <w:szCs w:val="22"/>
            </w:rPr>
          </w:pPr>
          <w:hyperlink w:anchor="_Toc132329820" w:history="1">
            <w:r w:rsidR="00A541C5" w:rsidRPr="003F420D">
              <w:rPr>
                <w:rStyle w:val="af5"/>
                <w:rFonts w:asciiTheme="majorEastAsia" w:eastAsiaTheme="majorEastAsia" w:hAnsiTheme="majorEastAsia"/>
                <w:noProof/>
              </w:rPr>
              <w:t>第7章　成果品の内容、部数</w:t>
            </w:r>
            <w:r w:rsidR="00A541C5">
              <w:rPr>
                <w:noProof/>
                <w:webHidden/>
              </w:rPr>
              <w:tab/>
            </w:r>
            <w:r w:rsidR="00A541C5">
              <w:rPr>
                <w:noProof/>
                <w:webHidden/>
              </w:rPr>
              <w:fldChar w:fldCharType="begin"/>
            </w:r>
            <w:r w:rsidR="00A541C5">
              <w:rPr>
                <w:noProof/>
                <w:webHidden/>
              </w:rPr>
              <w:instrText xml:space="preserve"> PAGEREF _Toc132329820 \h </w:instrText>
            </w:r>
            <w:r w:rsidR="00A541C5">
              <w:rPr>
                <w:noProof/>
                <w:webHidden/>
              </w:rPr>
            </w:r>
            <w:r w:rsidR="00A541C5">
              <w:rPr>
                <w:noProof/>
                <w:webHidden/>
              </w:rPr>
              <w:fldChar w:fldCharType="separate"/>
            </w:r>
            <w:r w:rsidR="00AF6CAC">
              <w:rPr>
                <w:noProof/>
                <w:webHidden/>
              </w:rPr>
              <w:t>10</w:t>
            </w:r>
            <w:r w:rsidR="00A541C5">
              <w:rPr>
                <w:noProof/>
                <w:webHidden/>
              </w:rPr>
              <w:fldChar w:fldCharType="end"/>
            </w:r>
          </w:hyperlink>
        </w:p>
        <w:p w14:paraId="1F2374A3" w14:textId="106AB7AE" w:rsidR="00A541C5" w:rsidRDefault="00E604E4">
          <w:pPr>
            <w:pStyle w:val="19"/>
            <w:rPr>
              <w:rFonts w:asciiTheme="minorHAnsi" w:eastAsiaTheme="minorEastAsia" w:hAnsiTheme="minorHAnsi" w:cstheme="minorBidi"/>
              <w:noProof/>
              <w:szCs w:val="22"/>
            </w:rPr>
          </w:pPr>
          <w:hyperlink w:anchor="_Toc132329821" w:history="1">
            <w:r w:rsidR="00A541C5" w:rsidRPr="003F420D">
              <w:rPr>
                <w:rStyle w:val="af5"/>
                <w:rFonts w:asciiTheme="majorEastAsia" w:eastAsiaTheme="majorEastAsia" w:hAnsiTheme="majorEastAsia"/>
                <w:noProof/>
              </w:rPr>
              <w:t>第8章　使用する主な図書及び基準</w:t>
            </w:r>
            <w:r w:rsidR="00A541C5">
              <w:rPr>
                <w:noProof/>
                <w:webHidden/>
              </w:rPr>
              <w:tab/>
            </w:r>
            <w:r w:rsidR="00A541C5">
              <w:rPr>
                <w:noProof/>
                <w:webHidden/>
              </w:rPr>
              <w:fldChar w:fldCharType="begin"/>
            </w:r>
            <w:r w:rsidR="00A541C5">
              <w:rPr>
                <w:noProof/>
                <w:webHidden/>
              </w:rPr>
              <w:instrText xml:space="preserve"> PAGEREF _Toc132329821 \h </w:instrText>
            </w:r>
            <w:r w:rsidR="00A541C5">
              <w:rPr>
                <w:noProof/>
                <w:webHidden/>
              </w:rPr>
            </w:r>
            <w:r w:rsidR="00A541C5">
              <w:rPr>
                <w:noProof/>
                <w:webHidden/>
              </w:rPr>
              <w:fldChar w:fldCharType="separate"/>
            </w:r>
            <w:r w:rsidR="00AF6CAC">
              <w:rPr>
                <w:noProof/>
                <w:webHidden/>
              </w:rPr>
              <w:t>10</w:t>
            </w:r>
            <w:r w:rsidR="00A541C5">
              <w:rPr>
                <w:noProof/>
                <w:webHidden/>
              </w:rPr>
              <w:fldChar w:fldCharType="end"/>
            </w:r>
          </w:hyperlink>
        </w:p>
        <w:p w14:paraId="2E3E4597" w14:textId="6FF309B1" w:rsidR="00A541C5" w:rsidRDefault="00E604E4">
          <w:pPr>
            <w:pStyle w:val="19"/>
            <w:rPr>
              <w:rFonts w:asciiTheme="minorHAnsi" w:eastAsiaTheme="minorEastAsia" w:hAnsiTheme="minorHAnsi" w:cstheme="minorBidi"/>
              <w:noProof/>
              <w:szCs w:val="22"/>
            </w:rPr>
          </w:pPr>
          <w:hyperlink w:anchor="_Toc132329822" w:history="1">
            <w:r w:rsidR="00A541C5" w:rsidRPr="003F420D">
              <w:rPr>
                <w:rStyle w:val="af5"/>
                <w:rFonts w:asciiTheme="majorEastAsia" w:eastAsiaTheme="majorEastAsia" w:hAnsiTheme="majorEastAsia"/>
                <w:noProof/>
              </w:rPr>
              <w:t>第9章　連絡体制</w:t>
            </w:r>
            <w:r w:rsidR="00A541C5">
              <w:rPr>
                <w:noProof/>
                <w:webHidden/>
              </w:rPr>
              <w:tab/>
            </w:r>
            <w:r w:rsidR="00A541C5">
              <w:rPr>
                <w:noProof/>
                <w:webHidden/>
              </w:rPr>
              <w:fldChar w:fldCharType="begin"/>
            </w:r>
            <w:r w:rsidR="00A541C5">
              <w:rPr>
                <w:noProof/>
                <w:webHidden/>
              </w:rPr>
              <w:instrText xml:space="preserve"> PAGEREF _Toc132329822 \h </w:instrText>
            </w:r>
            <w:r w:rsidR="00A541C5">
              <w:rPr>
                <w:noProof/>
                <w:webHidden/>
              </w:rPr>
            </w:r>
            <w:r w:rsidR="00A541C5">
              <w:rPr>
                <w:noProof/>
                <w:webHidden/>
              </w:rPr>
              <w:fldChar w:fldCharType="separate"/>
            </w:r>
            <w:r w:rsidR="00AF6CAC">
              <w:rPr>
                <w:noProof/>
                <w:webHidden/>
              </w:rPr>
              <w:t>13</w:t>
            </w:r>
            <w:r w:rsidR="00A541C5">
              <w:rPr>
                <w:noProof/>
                <w:webHidden/>
              </w:rPr>
              <w:fldChar w:fldCharType="end"/>
            </w:r>
          </w:hyperlink>
        </w:p>
        <w:p w14:paraId="26008A6C" w14:textId="604CEBD1" w:rsidR="00A541C5" w:rsidRDefault="00E604E4">
          <w:pPr>
            <w:pStyle w:val="19"/>
            <w:rPr>
              <w:rFonts w:asciiTheme="minorHAnsi" w:eastAsiaTheme="minorEastAsia" w:hAnsiTheme="minorHAnsi" w:cstheme="minorBidi"/>
              <w:noProof/>
              <w:szCs w:val="22"/>
            </w:rPr>
          </w:pPr>
          <w:hyperlink w:anchor="_Toc132329823" w:history="1">
            <w:r w:rsidR="00A541C5" w:rsidRPr="003F420D">
              <w:rPr>
                <w:rStyle w:val="af5"/>
                <w:rFonts w:asciiTheme="majorEastAsia" w:eastAsiaTheme="majorEastAsia" w:hAnsiTheme="majorEastAsia"/>
                <w:noProof/>
              </w:rPr>
              <w:t>第10章　使用する主な機器</w:t>
            </w:r>
            <w:r w:rsidR="00A541C5">
              <w:rPr>
                <w:noProof/>
                <w:webHidden/>
              </w:rPr>
              <w:tab/>
            </w:r>
            <w:r w:rsidR="00A541C5">
              <w:rPr>
                <w:noProof/>
                <w:webHidden/>
              </w:rPr>
              <w:fldChar w:fldCharType="begin"/>
            </w:r>
            <w:r w:rsidR="00A541C5">
              <w:rPr>
                <w:noProof/>
                <w:webHidden/>
              </w:rPr>
              <w:instrText xml:space="preserve"> PAGEREF _Toc132329823 \h </w:instrText>
            </w:r>
            <w:r w:rsidR="00A541C5">
              <w:rPr>
                <w:noProof/>
                <w:webHidden/>
              </w:rPr>
            </w:r>
            <w:r w:rsidR="00A541C5">
              <w:rPr>
                <w:noProof/>
                <w:webHidden/>
              </w:rPr>
              <w:fldChar w:fldCharType="separate"/>
            </w:r>
            <w:r w:rsidR="00AF6CAC">
              <w:rPr>
                <w:noProof/>
                <w:webHidden/>
              </w:rPr>
              <w:t>15</w:t>
            </w:r>
            <w:r w:rsidR="00A541C5">
              <w:rPr>
                <w:noProof/>
                <w:webHidden/>
              </w:rPr>
              <w:fldChar w:fldCharType="end"/>
            </w:r>
          </w:hyperlink>
        </w:p>
        <w:p w14:paraId="7DCB1F88" w14:textId="455B5D47" w:rsidR="00A541C5" w:rsidRDefault="00E604E4">
          <w:pPr>
            <w:pStyle w:val="19"/>
            <w:rPr>
              <w:rFonts w:asciiTheme="minorHAnsi" w:eastAsiaTheme="minorEastAsia" w:hAnsiTheme="minorHAnsi" w:cstheme="minorBidi"/>
              <w:noProof/>
              <w:szCs w:val="22"/>
            </w:rPr>
          </w:pPr>
          <w:hyperlink w:anchor="_Toc132329824" w:history="1">
            <w:r w:rsidR="00A541C5" w:rsidRPr="003F420D">
              <w:rPr>
                <w:rStyle w:val="af5"/>
                <w:rFonts w:asciiTheme="majorEastAsia" w:eastAsiaTheme="majorEastAsia" w:hAnsiTheme="majorEastAsia"/>
                <w:noProof/>
              </w:rPr>
              <w:t>第11章　その他</w:t>
            </w:r>
            <w:r w:rsidR="00A541C5">
              <w:rPr>
                <w:noProof/>
                <w:webHidden/>
              </w:rPr>
              <w:tab/>
            </w:r>
            <w:r w:rsidR="00A541C5">
              <w:rPr>
                <w:noProof/>
                <w:webHidden/>
              </w:rPr>
              <w:fldChar w:fldCharType="begin"/>
            </w:r>
            <w:r w:rsidR="00A541C5">
              <w:rPr>
                <w:noProof/>
                <w:webHidden/>
              </w:rPr>
              <w:instrText xml:space="preserve"> PAGEREF _Toc132329824 \h </w:instrText>
            </w:r>
            <w:r w:rsidR="00A541C5">
              <w:rPr>
                <w:noProof/>
                <w:webHidden/>
              </w:rPr>
            </w:r>
            <w:r w:rsidR="00A541C5">
              <w:rPr>
                <w:noProof/>
                <w:webHidden/>
              </w:rPr>
              <w:fldChar w:fldCharType="separate"/>
            </w:r>
            <w:r w:rsidR="00AF6CAC">
              <w:rPr>
                <w:noProof/>
                <w:webHidden/>
              </w:rPr>
              <w:t>15</w:t>
            </w:r>
            <w:r w:rsidR="00A541C5">
              <w:rPr>
                <w:noProof/>
                <w:webHidden/>
              </w:rPr>
              <w:fldChar w:fldCharType="end"/>
            </w:r>
          </w:hyperlink>
        </w:p>
        <w:p w14:paraId="74859D7D" w14:textId="3AE87A4B" w:rsidR="00A541C5" w:rsidRDefault="00E604E4">
          <w:pPr>
            <w:pStyle w:val="24"/>
            <w:rPr>
              <w:rFonts w:asciiTheme="minorHAnsi" w:eastAsiaTheme="minorEastAsia" w:hAnsiTheme="minorHAnsi" w:cstheme="minorBidi"/>
              <w:szCs w:val="22"/>
            </w:rPr>
          </w:pPr>
          <w:hyperlink w:anchor="_Toc132329825" w:history="1">
            <w:r w:rsidR="00A541C5" w:rsidRPr="003F420D">
              <w:rPr>
                <w:rStyle w:val="af5"/>
              </w:rPr>
              <w:t>1.　個人情報の取り扱い</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_Toc132329825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15</w:t>
            </w:r>
            <w:r w:rsidR="00A541C5" w:rsidRPr="004C6C5E">
              <w:rPr>
                <w:rFonts w:ascii="ＭＳ 明朝" w:eastAsia="ＭＳ 明朝" w:hAnsi="Century"/>
                <w:webHidden/>
              </w:rPr>
              <w:fldChar w:fldCharType="end"/>
            </w:r>
          </w:hyperlink>
        </w:p>
        <w:p w14:paraId="44F7B2A1" w14:textId="6F35FE44" w:rsidR="00A541C5" w:rsidRDefault="00E604E4">
          <w:pPr>
            <w:pStyle w:val="24"/>
            <w:rPr>
              <w:rFonts w:asciiTheme="minorHAnsi" w:eastAsiaTheme="minorEastAsia" w:hAnsiTheme="minorHAnsi" w:cstheme="minorBidi"/>
              <w:szCs w:val="22"/>
            </w:rPr>
          </w:pPr>
          <w:hyperlink w:anchor="_Toc132329826" w:history="1">
            <w:r w:rsidR="00A541C5" w:rsidRPr="003F420D">
              <w:rPr>
                <w:rStyle w:val="af5"/>
              </w:rPr>
              <w:t>2.　安全等の確保</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_Toc132329826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16</w:t>
            </w:r>
            <w:r w:rsidR="00A541C5" w:rsidRPr="004C6C5E">
              <w:rPr>
                <w:rFonts w:ascii="ＭＳ 明朝" w:eastAsia="ＭＳ 明朝" w:hAnsi="Century"/>
                <w:webHidden/>
              </w:rPr>
              <w:fldChar w:fldCharType="end"/>
            </w:r>
          </w:hyperlink>
        </w:p>
        <w:p w14:paraId="6D8CABD1" w14:textId="0FD52001" w:rsidR="00A541C5" w:rsidRDefault="00E604E4">
          <w:pPr>
            <w:pStyle w:val="24"/>
            <w:rPr>
              <w:rFonts w:asciiTheme="minorHAnsi" w:eastAsiaTheme="minorEastAsia" w:hAnsiTheme="minorHAnsi" w:cstheme="minorBidi"/>
              <w:szCs w:val="22"/>
            </w:rPr>
          </w:pPr>
          <w:hyperlink w:anchor="_Toc132329827" w:history="1">
            <w:r w:rsidR="00A541C5" w:rsidRPr="003F420D">
              <w:rPr>
                <w:rStyle w:val="af5"/>
              </w:rPr>
              <w:t>3.　行政情報流出防止対策の強化</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_Toc132329827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17</w:t>
            </w:r>
            <w:r w:rsidR="00A541C5" w:rsidRPr="004C6C5E">
              <w:rPr>
                <w:rFonts w:ascii="ＭＳ 明朝" w:eastAsia="ＭＳ 明朝" w:hAnsi="Century"/>
                <w:webHidden/>
              </w:rPr>
              <w:fldChar w:fldCharType="end"/>
            </w:r>
          </w:hyperlink>
        </w:p>
        <w:p w14:paraId="48A86F41" w14:textId="7C40B314" w:rsidR="00A541C5" w:rsidRDefault="00E604E4">
          <w:pPr>
            <w:pStyle w:val="24"/>
            <w:rPr>
              <w:rFonts w:asciiTheme="minorHAnsi" w:eastAsiaTheme="minorEastAsia" w:hAnsiTheme="minorHAnsi" w:cstheme="minorBidi"/>
              <w:szCs w:val="22"/>
            </w:rPr>
          </w:pPr>
          <w:hyperlink w:anchor="_Toc132329828" w:history="1">
            <w:r w:rsidR="00A541C5" w:rsidRPr="003F420D">
              <w:rPr>
                <w:rStyle w:val="af5"/>
              </w:rPr>
              <w:t>4.　その他</w:t>
            </w:r>
            <w:r w:rsidR="00A541C5">
              <w:rPr>
                <w:webHidden/>
              </w:rPr>
              <w:tab/>
            </w:r>
            <w:r w:rsidR="00A541C5" w:rsidRPr="004C6C5E">
              <w:rPr>
                <w:rFonts w:ascii="ＭＳ 明朝" w:eastAsia="ＭＳ 明朝" w:hAnsi="Century"/>
                <w:webHidden/>
              </w:rPr>
              <w:fldChar w:fldCharType="begin"/>
            </w:r>
            <w:r w:rsidR="00A541C5" w:rsidRPr="004C6C5E">
              <w:rPr>
                <w:rFonts w:ascii="ＭＳ 明朝" w:eastAsia="ＭＳ 明朝" w:hAnsi="Century"/>
                <w:webHidden/>
              </w:rPr>
              <w:instrText xml:space="preserve"> PAGEREF _Toc132329828 \h </w:instrText>
            </w:r>
            <w:r w:rsidR="00A541C5" w:rsidRPr="004C6C5E">
              <w:rPr>
                <w:rFonts w:ascii="ＭＳ 明朝" w:eastAsia="ＭＳ 明朝" w:hAnsi="Century"/>
                <w:webHidden/>
              </w:rPr>
            </w:r>
            <w:r w:rsidR="00A541C5" w:rsidRPr="004C6C5E">
              <w:rPr>
                <w:rFonts w:ascii="ＭＳ 明朝" w:eastAsia="ＭＳ 明朝" w:hAnsi="Century"/>
                <w:webHidden/>
              </w:rPr>
              <w:fldChar w:fldCharType="separate"/>
            </w:r>
            <w:r w:rsidR="00AF6CAC" w:rsidRPr="004C6C5E">
              <w:rPr>
                <w:rFonts w:ascii="ＭＳ 明朝" w:eastAsia="ＭＳ 明朝" w:hAnsi="Century"/>
                <w:webHidden/>
              </w:rPr>
              <w:t>18</w:t>
            </w:r>
            <w:r w:rsidR="00A541C5" w:rsidRPr="004C6C5E">
              <w:rPr>
                <w:rFonts w:ascii="ＭＳ 明朝" w:eastAsia="ＭＳ 明朝" w:hAnsi="Century"/>
                <w:webHidden/>
              </w:rPr>
              <w:fldChar w:fldCharType="end"/>
            </w:r>
          </w:hyperlink>
        </w:p>
        <w:p w14:paraId="770E58D1" w14:textId="00C0F40C" w:rsidR="00F91CD0" w:rsidRPr="00B00247" w:rsidRDefault="00F91CD0">
          <w:pPr>
            <w:rPr>
              <w:rFonts w:asciiTheme="majorEastAsia" w:eastAsiaTheme="majorEastAsia" w:hAnsiTheme="majorEastAsia"/>
            </w:rPr>
          </w:pPr>
          <w:r w:rsidRPr="002B6858">
            <w:rPr>
              <w:rFonts w:asciiTheme="majorEastAsia" w:eastAsiaTheme="majorEastAsia" w:hAnsiTheme="majorEastAsia"/>
              <w:b/>
              <w:bCs/>
              <w:lang w:val="ja-JP"/>
            </w:rPr>
            <w:fldChar w:fldCharType="end"/>
          </w:r>
        </w:p>
      </w:sdtContent>
    </w:sdt>
    <w:p w14:paraId="6471E9D4" w14:textId="77777777" w:rsidR="00572274" w:rsidRPr="00B00247" w:rsidRDefault="00572274">
      <w:pPr>
        <w:jc w:val="left"/>
        <w:rPr>
          <w:rFonts w:asciiTheme="majorEastAsia" w:eastAsiaTheme="majorEastAsia" w:hAnsiTheme="majorEastAsia"/>
        </w:rPr>
        <w:sectPr w:rsidR="00572274" w:rsidRPr="00B00247" w:rsidSect="00BF02FB">
          <w:footerReference w:type="even" r:id="rId10"/>
          <w:footerReference w:type="default" r:id="rId11"/>
          <w:pgSz w:w="11906" w:h="16838" w:code="9"/>
          <w:pgMar w:top="1418" w:right="1418" w:bottom="1418" w:left="1418" w:header="720" w:footer="720" w:gutter="0"/>
          <w:pgNumType w:start="0"/>
          <w:cols w:space="720"/>
          <w:titlePg/>
          <w:docGrid w:type="linesAndChars" w:linePitch="350" w:charSpace="1219"/>
        </w:sectPr>
      </w:pPr>
    </w:p>
    <w:p w14:paraId="55D48CCA" w14:textId="35C8F485" w:rsidR="00D141B6" w:rsidRPr="00A4440E" w:rsidRDefault="00572274" w:rsidP="00A4440E">
      <w:pPr>
        <w:pStyle w:val="10"/>
        <w:rPr>
          <w:rFonts w:asciiTheme="majorEastAsia" w:eastAsia="PMingLiU" w:hAnsiTheme="majorEastAsia"/>
          <w:sz w:val="24"/>
          <w:lang w:eastAsia="zh-TW"/>
        </w:rPr>
      </w:pPr>
      <w:bookmarkStart w:id="5" w:name="_Toc132329806"/>
      <w:r w:rsidRPr="00B00247">
        <w:rPr>
          <w:rFonts w:asciiTheme="majorEastAsia" w:eastAsiaTheme="majorEastAsia" w:hAnsiTheme="majorEastAsia" w:hint="eastAsia"/>
          <w:sz w:val="24"/>
          <w:lang w:eastAsia="zh-TW"/>
        </w:rPr>
        <w:lastRenderedPageBreak/>
        <w:t>第1章　業務概要</w:t>
      </w:r>
      <w:bookmarkEnd w:id="5"/>
    </w:p>
    <w:p w14:paraId="35668774" w14:textId="77777777" w:rsidR="00572274" w:rsidRPr="00B00247" w:rsidRDefault="00572274" w:rsidP="00F91CD0">
      <w:pPr>
        <w:pStyle w:val="2"/>
        <w:rPr>
          <w:rFonts w:asciiTheme="majorEastAsia" w:eastAsiaTheme="majorEastAsia" w:hAnsiTheme="majorEastAsia"/>
          <w:sz w:val="22"/>
          <w:szCs w:val="22"/>
          <w:lang w:eastAsia="zh-TW"/>
        </w:rPr>
      </w:pPr>
      <w:bookmarkStart w:id="6" w:name="_Toc132329807"/>
      <w:r w:rsidRPr="00B00247">
        <w:rPr>
          <w:rFonts w:asciiTheme="majorEastAsia" w:eastAsiaTheme="majorEastAsia" w:hAnsiTheme="majorEastAsia" w:hint="eastAsia"/>
          <w:sz w:val="22"/>
          <w:szCs w:val="22"/>
          <w:lang w:eastAsia="zh-TW"/>
        </w:rPr>
        <w:t>1.　業務名</w:t>
      </w:r>
      <w:bookmarkEnd w:id="6"/>
    </w:p>
    <w:p w14:paraId="4A2C1C14" w14:textId="70F6DED9" w:rsidR="00572274" w:rsidRPr="00F53F1D" w:rsidRDefault="005B4938" w:rsidP="00F53F1D">
      <w:pPr>
        <w:pStyle w:val="11"/>
        <w:rPr>
          <w:lang w:eastAsia="ja-JP"/>
        </w:rPr>
      </w:pPr>
      <w:r w:rsidRPr="00F53F1D">
        <w:rPr>
          <w:rFonts w:hint="eastAsia"/>
          <w:lang w:eastAsia="ja-JP"/>
        </w:rPr>
        <w:t>（仮称）旧上瀬谷通信施設公園</w:t>
      </w:r>
      <w:r w:rsidRPr="00D141B6">
        <w:rPr>
          <w:rFonts w:hint="eastAsia"/>
          <w:lang w:eastAsia="ja-JP"/>
        </w:rPr>
        <w:t>実施</w:t>
      </w:r>
      <w:r w:rsidRPr="00F53F1D">
        <w:rPr>
          <w:rFonts w:hint="eastAsia"/>
          <w:lang w:eastAsia="ja-JP"/>
        </w:rPr>
        <w:t>設計業務委託</w:t>
      </w:r>
      <w:r w:rsidR="00D010DC">
        <w:rPr>
          <w:rFonts w:hint="eastAsia"/>
          <w:lang w:eastAsia="ja-JP"/>
        </w:rPr>
        <w:t>（</w:t>
      </w:r>
      <w:r w:rsidR="00550545">
        <w:rPr>
          <w:rFonts w:hint="eastAsia"/>
          <w:lang w:eastAsia="ja-JP"/>
        </w:rPr>
        <w:t>その</w:t>
      </w:r>
      <w:r w:rsidR="00A4440E">
        <w:rPr>
          <w:rFonts w:hint="eastAsia"/>
          <w:lang w:eastAsia="ja-JP"/>
        </w:rPr>
        <w:t>３</w:t>
      </w:r>
      <w:r w:rsidR="00D010DC">
        <w:rPr>
          <w:rFonts w:hint="eastAsia"/>
          <w:lang w:eastAsia="ja-JP"/>
        </w:rPr>
        <w:t>）</w:t>
      </w:r>
    </w:p>
    <w:p w14:paraId="193E124B" w14:textId="77777777" w:rsidR="00572274" w:rsidRPr="00B00247" w:rsidRDefault="00572274" w:rsidP="00F91CD0">
      <w:pPr>
        <w:pStyle w:val="2"/>
        <w:rPr>
          <w:rFonts w:asciiTheme="majorEastAsia" w:eastAsiaTheme="majorEastAsia" w:hAnsiTheme="majorEastAsia"/>
          <w:sz w:val="22"/>
          <w:szCs w:val="22"/>
        </w:rPr>
      </w:pPr>
      <w:bookmarkStart w:id="7" w:name="_Toc132329808"/>
      <w:r w:rsidRPr="00B00247">
        <w:rPr>
          <w:rFonts w:asciiTheme="majorEastAsia" w:eastAsiaTheme="majorEastAsia" w:hAnsiTheme="majorEastAsia" w:hint="eastAsia"/>
          <w:sz w:val="22"/>
          <w:szCs w:val="22"/>
        </w:rPr>
        <w:t>2.　業務目的</w:t>
      </w:r>
      <w:bookmarkEnd w:id="7"/>
    </w:p>
    <w:p w14:paraId="17D94AD5" w14:textId="75B2C815" w:rsidR="00572274" w:rsidRPr="00F53F1D" w:rsidRDefault="00E83F29" w:rsidP="00E83F29">
      <w:pPr>
        <w:ind w:firstLineChars="100" w:firstLine="216"/>
        <w:rPr>
          <w:rFonts w:asciiTheme="minorEastAsia" w:eastAsiaTheme="minorEastAsia" w:hAnsiTheme="minorEastAsia"/>
        </w:rPr>
      </w:pPr>
      <w:r w:rsidRPr="00F53F1D">
        <w:rPr>
          <w:rFonts w:asciiTheme="minorEastAsia" w:eastAsiaTheme="minorEastAsia" w:hAnsiTheme="minorEastAsia" w:hint="eastAsia"/>
        </w:rPr>
        <w:t>本業務は（仮称）旧上瀬谷通信施設公園において、国際園芸博覧会開催前までの一次整備工事の発注に必要な実施設計等を行</w:t>
      </w:r>
      <w:r w:rsidR="00DA4C91" w:rsidRPr="00F53F1D">
        <w:rPr>
          <w:rFonts w:asciiTheme="minorEastAsia" w:eastAsiaTheme="minorEastAsia" w:hAnsiTheme="minorEastAsia" w:hint="eastAsia"/>
        </w:rPr>
        <w:t>うものである。</w:t>
      </w:r>
    </w:p>
    <w:p w14:paraId="639FB023" w14:textId="77777777" w:rsidR="00DA4C91" w:rsidRPr="00B00247" w:rsidRDefault="00DA4C91" w:rsidP="00E83F29">
      <w:pPr>
        <w:ind w:firstLineChars="100" w:firstLine="216"/>
        <w:rPr>
          <w:rFonts w:asciiTheme="majorEastAsia" w:eastAsiaTheme="majorEastAsia" w:hAnsiTheme="majorEastAsia"/>
        </w:rPr>
      </w:pPr>
    </w:p>
    <w:p w14:paraId="5748496F" w14:textId="2F5B28F7" w:rsidR="00E83F29" w:rsidRPr="00B00247" w:rsidRDefault="00F376F6" w:rsidP="00E83F29">
      <w:pPr>
        <w:ind w:firstLineChars="100" w:firstLine="216"/>
        <w:rPr>
          <w:rFonts w:asciiTheme="majorEastAsia" w:eastAsiaTheme="majorEastAsia" w:hAnsiTheme="majorEastAsia"/>
        </w:rPr>
      </w:pPr>
      <w:r w:rsidRPr="00B00247">
        <w:rPr>
          <w:rFonts w:asciiTheme="majorEastAsia" w:eastAsiaTheme="majorEastAsia" w:hAnsiTheme="majorEastAsia"/>
          <w:noProof/>
        </w:rPr>
        <w:drawing>
          <wp:inline distT="0" distB="0" distL="0" distR="0" wp14:anchorId="573F6A24" wp14:editId="31FDECF6">
            <wp:extent cx="5562600" cy="3990340"/>
            <wp:effectExtent l="0" t="0" r="0" b="0"/>
            <wp:docPr id="13" name="図 13" descr="マップ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マップ が含まれている画像&#10;&#10;自動的に生成された説明"/>
                    <pic:cNvPicPr/>
                  </pic:nvPicPr>
                  <pic:blipFill rotWithShape="1">
                    <a:blip r:embed="rId12" cstate="print">
                      <a:extLst>
                        <a:ext uri="{28A0092B-C50C-407E-A947-70E740481C1C}">
                          <a14:useLocalDpi xmlns:a14="http://schemas.microsoft.com/office/drawing/2010/main" val="0"/>
                        </a:ext>
                      </a:extLst>
                    </a:blip>
                    <a:srcRect l="33604" r="353"/>
                    <a:stretch/>
                  </pic:blipFill>
                  <pic:spPr bwMode="auto">
                    <a:xfrm>
                      <a:off x="0" y="0"/>
                      <a:ext cx="5579650" cy="4002571"/>
                    </a:xfrm>
                    <a:prstGeom prst="rect">
                      <a:avLst/>
                    </a:prstGeom>
                    <a:ln>
                      <a:noFill/>
                    </a:ln>
                    <a:extLst>
                      <a:ext uri="{53640926-AAD7-44D8-BBD7-CCE9431645EC}">
                        <a14:shadowObscured xmlns:a14="http://schemas.microsoft.com/office/drawing/2010/main"/>
                      </a:ext>
                    </a:extLst>
                  </pic:spPr>
                </pic:pic>
              </a:graphicData>
            </a:graphic>
          </wp:inline>
        </w:drawing>
      </w:r>
    </w:p>
    <w:p w14:paraId="45DE0DD6" w14:textId="2DB29FA0" w:rsidR="00E83F29" w:rsidRPr="00F53F1D" w:rsidRDefault="00F53F1D" w:rsidP="00F53F1D">
      <w:pPr>
        <w:jc w:val="right"/>
        <w:rPr>
          <w:rFonts w:eastAsia="SimSun"/>
          <w:sz w:val="18"/>
          <w:szCs w:val="18"/>
          <w:lang w:eastAsia="zh-CN"/>
        </w:rPr>
      </w:pPr>
      <w:r w:rsidRPr="00754542">
        <w:rPr>
          <w:rFonts w:hint="eastAsia"/>
          <w:sz w:val="18"/>
          <w:szCs w:val="18"/>
          <w:lang w:eastAsia="zh-CN"/>
        </w:rPr>
        <w:t>出典：</w:t>
      </w:r>
      <w:r w:rsidR="00116A72" w:rsidRPr="00116A72">
        <w:rPr>
          <w:rFonts w:hint="eastAsia"/>
          <w:sz w:val="18"/>
          <w:szCs w:val="18"/>
          <w:lang w:eastAsia="zh-CN"/>
        </w:rPr>
        <w:t>（仮称）旧上瀬谷通信施設公園基本計画（案）</w:t>
      </w:r>
    </w:p>
    <w:p w14:paraId="33A1FBC4" w14:textId="57E4B687" w:rsidR="00E83F29" w:rsidRPr="00B00247" w:rsidRDefault="005666F1" w:rsidP="00E83F29">
      <w:pPr>
        <w:ind w:firstLineChars="100" w:firstLine="216"/>
        <w:jc w:val="center"/>
        <w:rPr>
          <w:rFonts w:asciiTheme="majorEastAsia" w:eastAsiaTheme="majorEastAsia" w:hAnsiTheme="majorEastAsia"/>
          <w:lang w:eastAsia="zh-TW"/>
        </w:rPr>
      </w:pPr>
      <w:r w:rsidRPr="00B00247">
        <w:rPr>
          <w:rFonts w:asciiTheme="majorEastAsia" w:eastAsiaTheme="majorEastAsia" w:hAnsiTheme="majorEastAsia" w:hint="eastAsia"/>
          <w:lang w:eastAsia="zh-TW"/>
        </w:rPr>
        <w:t>図</w:t>
      </w:r>
      <w:r w:rsidR="002F2697" w:rsidRPr="00B00247">
        <w:rPr>
          <w:rFonts w:asciiTheme="majorEastAsia" w:eastAsiaTheme="majorEastAsia" w:hAnsiTheme="majorEastAsia" w:hint="eastAsia"/>
          <w:lang w:eastAsia="zh-TW"/>
        </w:rPr>
        <w:t xml:space="preserve">　</w:t>
      </w:r>
      <w:r w:rsidRPr="00B00247">
        <w:rPr>
          <w:rFonts w:asciiTheme="majorEastAsia" w:eastAsiaTheme="majorEastAsia" w:hAnsiTheme="majorEastAsia" w:hint="eastAsia"/>
          <w:lang w:eastAsia="zh-TW"/>
        </w:rPr>
        <w:t>基本計画図</w:t>
      </w:r>
    </w:p>
    <w:p w14:paraId="295AE880" w14:textId="2CA69920" w:rsidR="00552F38" w:rsidRPr="00B00247" w:rsidRDefault="00552F38" w:rsidP="00E83F29">
      <w:pPr>
        <w:ind w:firstLineChars="100" w:firstLine="216"/>
        <w:jc w:val="center"/>
        <w:rPr>
          <w:rFonts w:asciiTheme="majorEastAsia" w:eastAsiaTheme="majorEastAsia" w:hAnsiTheme="majorEastAsia"/>
          <w:lang w:eastAsia="zh-TW"/>
        </w:rPr>
      </w:pPr>
    </w:p>
    <w:p w14:paraId="0E4D2663" w14:textId="40C65B90" w:rsidR="005E38D5" w:rsidRPr="00B00247" w:rsidRDefault="005E38D5" w:rsidP="00E83F29">
      <w:pPr>
        <w:ind w:firstLineChars="100" w:firstLine="216"/>
        <w:jc w:val="center"/>
        <w:rPr>
          <w:rFonts w:asciiTheme="majorEastAsia" w:eastAsiaTheme="majorEastAsia" w:hAnsiTheme="majorEastAsia"/>
          <w:lang w:eastAsia="zh-TW"/>
        </w:rPr>
      </w:pPr>
    </w:p>
    <w:p w14:paraId="64782C92" w14:textId="11AF690B" w:rsidR="00552F38" w:rsidRPr="00B00247" w:rsidRDefault="00552F38" w:rsidP="00E83F29">
      <w:pPr>
        <w:ind w:firstLineChars="100" w:firstLine="216"/>
        <w:jc w:val="center"/>
        <w:rPr>
          <w:rFonts w:asciiTheme="majorEastAsia" w:eastAsiaTheme="majorEastAsia" w:hAnsiTheme="majorEastAsia"/>
          <w:lang w:eastAsia="zh-TW"/>
        </w:rPr>
      </w:pPr>
      <w:r w:rsidRPr="00B00247">
        <w:rPr>
          <w:rFonts w:asciiTheme="majorEastAsia" w:eastAsiaTheme="majorEastAsia" w:hAnsiTheme="majorEastAsia" w:hint="eastAsia"/>
          <w:lang w:eastAsia="zh-TW"/>
        </w:rPr>
        <w:t>表</w:t>
      </w:r>
      <w:r w:rsidR="00F53F1D">
        <w:rPr>
          <w:rFonts w:asciiTheme="majorEastAsia" w:eastAsiaTheme="majorEastAsia" w:hAnsiTheme="majorEastAsia" w:hint="eastAsia"/>
          <w:lang w:eastAsia="zh-TW"/>
        </w:rPr>
        <w:t xml:space="preserve">　</w:t>
      </w:r>
      <w:r w:rsidRPr="00B00247">
        <w:rPr>
          <w:rFonts w:asciiTheme="majorEastAsia" w:eastAsiaTheme="majorEastAsia" w:hAnsiTheme="majorEastAsia" w:hint="eastAsia"/>
          <w:lang w:eastAsia="zh-TW"/>
        </w:rPr>
        <w:t>一次整備工事概要</w:t>
      </w:r>
    </w:p>
    <w:tbl>
      <w:tblPr>
        <w:tblStyle w:val="af7"/>
        <w:tblW w:w="0" w:type="auto"/>
        <w:tblLook w:val="04A0" w:firstRow="1" w:lastRow="0" w:firstColumn="1" w:lastColumn="0" w:noHBand="0" w:noVBand="1"/>
      </w:tblPr>
      <w:tblGrid>
        <w:gridCol w:w="1555"/>
        <w:gridCol w:w="7505"/>
      </w:tblGrid>
      <w:tr w:rsidR="00552F38" w:rsidRPr="00B00247" w14:paraId="1A2DCB43" w14:textId="77777777" w:rsidTr="00552F38">
        <w:tc>
          <w:tcPr>
            <w:tcW w:w="1555" w:type="dxa"/>
          </w:tcPr>
          <w:p w14:paraId="78242EC3" w14:textId="30E68CC2" w:rsidR="00552F38" w:rsidRPr="00B00247" w:rsidRDefault="00552F38" w:rsidP="00552F38">
            <w:pPr>
              <w:jc w:val="center"/>
              <w:rPr>
                <w:rFonts w:asciiTheme="majorEastAsia" w:eastAsiaTheme="majorEastAsia" w:hAnsiTheme="majorEastAsia"/>
              </w:rPr>
            </w:pPr>
            <w:r w:rsidRPr="00B00247">
              <w:rPr>
                <w:rFonts w:asciiTheme="majorEastAsia" w:eastAsiaTheme="majorEastAsia" w:hAnsiTheme="majorEastAsia" w:hint="eastAsia"/>
              </w:rPr>
              <w:t>工種</w:t>
            </w:r>
          </w:p>
        </w:tc>
        <w:tc>
          <w:tcPr>
            <w:tcW w:w="7505" w:type="dxa"/>
          </w:tcPr>
          <w:p w14:paraId="1F22EEBF" w14:textId="0E6E468E" w:rsidR="00552F38" w:rsidRPr="00B00247" w:rsidRDefault="00552F38" w:rsidP="00552F38">
            <w:pPr>
              <w:jc w:val="center"/>
              <w:rPr>
                <w:rFonts w:asciiTheme="majorEastAsia" w:eastAsiaTheme="majorEastAsia" w:hAnsiTheme="majorEastAsia"/>
              </w:rPr>
            </w:pPr>
            <w:r w:rsidRPr="00B00247">
              <w:rPr>
                <w:rFonts w:asciiTheme="majorEastAsia" w:eastAsiaTheme="majorEastAsia" w:hAnsiTheme="majorEastAsia" w:hint="eastAsia"/>
              </w:rPr>
              <w:t>主な工事内容</w:t>
            </w:r>
          </w:p>
        </w:tc>
      </w:tr>
      <w:tr w:rsidR="00552F38" w:rsidRPr="00B00247" w14:paraId="71AFD667" w14:textId="77777777" w:rsidTr="00552F38">
        <w:tc>
          <w:tcPr>
            <w:tcW w:w="1555" w:type="dxa"/>
          </w:tcPr>
          <w:p w14:paraId="69DB93D1" w14:textId="58C6194E" w:rsidR="00552F38" w:rsidRPr="00B00247" w:rsidRDefault="00552F38" w:rsidP="00552F38">
            <w:pPr>
              <w:jc w:val="left"/>
              <w:rPr>
                <w:rFonts w:asciiTheme="majorEastAsia" w:eastAsiaTheme="majorEastAsia" w:hAnsiTheme="majorEastAsia"/>
              </w:rPr>
            </w:pPr>
            <w:r w:rsidRPr="00B00247">
              <w:rPr>
                <w:rFonts w:asciiTheme="majorEastAsia" w:eastAsiaTheme="majorEastAsia" w:hAnsiTheme="majorEastAsia" w:hint="eastAsia"/>
              </w:rPr>
              <w:t>基盤整備工</w:t>
            </w:r>
          </w:p>
        </w:tc>
        <w:tc>
          <w:tcPr>
            <w:tcW w:w="7505" w:type="dxa"/>
          </w:tcPr>
          <w:p w14:paraId="27C2A7E5" w14:textId="1AEBF7B2" w:rsidR="00552F38" w:rsidRPr="00B00247" w:rsidRDefault="00552F38" w:rsidP="00552F38">
            <w:pPr>
              <w:jc w:val="left"/>
              <w:rPr>
                <w:rFonts w:asciiTheme="majorEastAsia" w:eastAsiaTheme="majorEastAsia" w:hAnsiTheme="majorEastAsia"/>
              </w:rPr>
            </w:pPr>
            <w:r w:rsidRPr="00B00247">
              <w:rPr>
                <w:rFonts w:asciiTheme="majorEastAsia" w:eastAsiaTheme="majorEastAsia" w:hAnsiTheme="majorEastAsia" w:hint="eastAsia"/>
              </w:rPr>
              <w:t>敷地造成など</w:t>
            </w:r>
          </w:p>
        </w:tc>
      </w:tr>
      <w:tr w:rsidR="00552F38" w:rsidRPr="00B00247" w14:paraId="46EB1AA5" w14:textId="77777777" w:rsidTr="00552F38">
        <w:tc>
          <w:tcPr>
            <w:tcW w:w="1555" w:type="dxa"/>
          </w:tcPr>
          <w:p w14:paraId="01C121F0" w14:textId="2880242A" w:rsidR="00552F38" w:rsidRPr="00B00247" w:rsidRDefault="00552F38" w:rsidP="00552F38">
            <w:pPr>
              <w:jc w:val="left"/>
              <w:rPr>
                <w:rFonts w:asciiTheme="majorEastAsia" w:eastAsiaTheme="majorEastAsia" w:hAnsiTheme="majorEastAsia"/>
              </w:rPr>
            </w:pPr>
            <w:r w:rsidRPr="00B00247">
              <w:rPr>
                <w:rFonts w:asciiTheme="majorEastAsia" w:eastAsiaTheme="majorEastAsia" w:hAnsiTheme="majorEastAsia" w:hint="eastAsia"/>
              </w:rPr>
              <w:t>植栽工</w:t>
            </w:r>
          </w:p>
        </w:tc>
        <w:tc>
          <w:tcPr>
            <w:tcW w:w="7505" w:type="dxa"/>
          </w:tcPr>
          <w:p w14:paraId="693F92AE" w14:textId="35C6B1E0" w:rsidR="00552F38" w:rsidRPr="00B00247" w:rsidRDefault="00552F38" w:rsidP="00552F38">
            <w:pPr>
              <w:jc w:val="left"/>
              <w:rPr>
                <w:rFonts w:asciiTheme="majorEastAsia" w:eastAsiaTheme="majorEastAsia" w:hAnsiTheme="majorEastAsia"/>
              </w:rPr>
            </w:pPr>
            <w:r w:rsidRPr="00B00247">
              <w:rPr>
                <w:rFonts w:asciiTheme="majorEastAsia" w:eastAsiaTheme="majorEastAsia" w:hAnsiTheme="majorEastAsia" w:hint="eastAsia"/>
              </w:rPr>
              <w:t>植栽基盤・植栽など</w:t>
            </w:r>
          </w:p>
        </w:tc>
      </w:tr>
      <w:tr w:rsidR="00552F38" w:rsidRPr="00B00247" w14:paraId="6287039A" w14:textId="77777777" w:rsidTr="00552F38">
        <w:tc>
          <w:tcPr>
            <w:tcW w:w="1555" w:type="dxa"/>
          </w:tcPr>
          <w:p w14:paraId="4469F8F8" w14:textId="647973B8" w:rsidR="00552F38" w:rsidRPr="00B00247" w:rsidRDefault="00552F38" w:rsidP="00552F38">
            <w:pPr>
              <w:jc w:val="left"/>
              <w:rPr>
                <w:rFonts w:asciiTheme="majorEastAsia" w:eastAsiaTheme="majorEastAsia" w:hAnsiTheme="majorEastAsia"/>
              </w:rPr>
            </w:pPr>
            <w:r w:rsidRPr="00B00247">
              <w:rPr>
                <w:rFonts w:asciiTheme="majorEastAsia" w:eastAsiaTheme="majorEastAsia" w:hAnsiTheme="majorEastAsia" w:hint="eastAsia"/>
              </w:rPr>
              <w:t>設備工</w:t>
            </w:r>
          </w:p>
        </w:tc>
        <w:tc>
          <w:tcPr>
            <w:tcW w:w="7505" w:type="dxa"/>
          </w:tcPr>
          <w:p w14:paraId="30811172" w14:textId="50FBB1B9" w:rsidR="00552F38" w:rsidRPr="00B00247" w:rsidRDefault="005E38D5" w:rsidP="00552F38">
            <w:pPr>
              <w:jc w:val="left"/>
              <w:rPr>
                <w:rFonts w:asciiTheme="majorEastAsia" w:eastAsiaTheme="majorEastAsia" w:hAnsiTheme="majorEastAsia"/>
              </w:rPr>
            </w:pPr>
            <w:r w:rsidRPr="00B00247">
              <w:rPr>
                <w:rFonts w:asciiTheme="majorEastAsia" w:eastAsiaTheme="majorEastAsia" w:hAnsiTheme="majorEastAsia" w:hint="eastAsia"/>
              </w:rPr>
              <w:t>給水設備、雨水排水設備、汚水排水設備、電気設備など</w:t>
            </w:r>
          </w:p>
        </w:tc>
      </w:tr>
      <w:tr w:rsidR="00552F38" w:rsidRPr="00B00247" w14:paraId="69637E28" w14:textId="77777777" w:rsidTr="00552F38">
        <w:tc>
          <w:tcPr>
            <w:tcW w:w="1555" w:type="dxa"/>
          </w:tcPr>
          <w:p w14:paraId="70A205D5" w14:textId="5FC7F9A1" w:rsidR="00552F38" w:rsidRPr="00B00247" w:rsidRDefault="005E38D5" w:rsidP="00552F38">
            <w:pPr>
              <w:jc w:val="left"/>
              <w:rPr>
                <w:rFonts w:asciiTheme="majorEastAsia" w:eastAsiaTheme="majorEastAsia" w:hAnsiTheme="majorEastAsia"/>
              </w:rPr>
            </w:pPr>
            <w:r w:rsidRPr="00B00247">
              <w:rPr>
                <w:rFonts w:asciiTheme="majorEastAsia" w:eastAsiaTheme="majorEastAsia" w:hAnsiTheme="majorEastAsia" w:hint="eastAsia"/>
              </w:rPr>
              <w:t>施設整備工</w:t>
            </w:r>
          </w:p>
        </w:tc>
        <w:tc>
          <w:tcPr>
            <w:tcW w:w="7505" w:type="dxa"/>
          </w:tcPr>
          <w:p w14:paraId="12C6A2E2" w14:textId="3B719206" w:rsidR="00552F38" w:rsidRPr="00B00247" w:rsidRDefault="005E38D5" w:rsidP="00552F38">
            <w:pPr>
              <w:jc w:val="left"/>
              <w:rPr>
                <w:rFonts w:asciiTheme="majorEastAsia" w:eastAsiaTheme="majorEastAsia" w:hAnsiTheme="majorEastAsia"/>
              </w:rPr>
            </w:pPr>
            <w:r w:rsidRPr="00B00247">
              <w:rPr>
                <w:rFonts w:asciiTheme="majorEastAsia" w:eastAsiaTheme="majorEastAsia" w:hAnsiTheme="majorEastAsia" w:hint="eastAsia"/>
              </w:rPr>
              <w:t>園路広場整備、管理施設整備など</w:t>
            </w:r>
          </w:p>
        </w:tc>
      </w:tr>
    </w:tbl>
    <w:p w14:paraId="3C9ED835" w14:textId="5DB28EAE" w:rsidR="005E38D5" w:rsidRPr="00B00247" w:rsidRDefault="005E38D5" w:rsidP="005E38D5">
      <w:pPr>
        <w:rPr>
          <w:rFonts w:asciiTheme="majorEastAsia" w:eastAsiaTheme="majorEastAsia" w:hAnsiTheme="majorEastAsia"/>
        </w:rPr>
      </w:pPr>
    </w:p>
    <w:p w14:paraId="26188D78" w14:textId="25307F0A" w:rsidR="005E38D5" w:rsidRPr="00B00247" w:rsidRDefault="005E38D5" w:rsidP="00E83F29">
      <w:pPr>
        <w:ind w:firstLineChars="100" w:firstLine="216"/>
        <w:jc w:val="center"/>
        <w:rPr>
          <w:rFonts w:asciiTheme="majorEastAsia" w:eastAsiaTheme="majorEastAsia" w:hAnsiTheme="majorEastAsia"/>
        </w:rPr>
      </w:pPr>
    </w:p>
    <w:p w14:paraId="5086779A" w14:textId="438D6195" w:rsidR="005E38D5" w:rsidRPr="00B00247" w:rsidRDefault="005E38D5" w:rsidP="00E83F29">
      <w:pPr>
        <w:ind w:firstLineChars="100" w:firstLine="216"/>
        <w:jc w:val="center"/>
        <w:rPr>
          <w:rFonts w:asciiTheme="majorEastAsia" w:eastAsiaTheme="majorEastAsia" w:hAnsiTheme="majorEastAsia"/>
        </w:rPr>
      </w:pPr>
    </w:p>
    <w:p w14:paraId="21E573F6" w14:textId="77777777" w:rsidR="005E38D5" w:rsidRPr="00B00247" w:rsidRDefault="005E38D5" w:rsidP="00E83F29">
      <w:pPr>
        <w:ind w:firstLineChars="100" w:firstLine="216"/>
        <w:jc w:val="center"/>
        <w:rPr>
          <w:rFonts w:asciiTheme="majorEastAsia" w:eastAsiaTheme="majorEastAsia" w:hAnsiTheme="majorEastAsia"/>
        </w:rPr>
      </w:pPr>
    </w:p>
    <w:p w14:paraId="3766358E" w14:textId="06A54065" w:rsidR="002F2697" w:rsidRPr="00B00247" w:rsidRDefault="002F2697">
      <w:pPr>
        <w:widowControl/>
        <w:jc w:val="left"/>
        <w:rPr>
          <w:rFonts w:asciiTheme="majorEastAsia" w:eastAsiaTheme="majorEastAsia" w:hAnsiTheme="majorEastAsia"/>
        </w:rPr>
      </w:pPr>
      <w:r w:rsidRPr="00B00247">
        <w:rPr>
          <w:rFonts w:asciiTheme="majorEastAsia" w:eastAsiaTheme="majorEastAsia" w:hAnsiTheme="majorEastAsia"/>
        </w:rPr>
        <w:br w:type="page"/>
      </w:r>
    </w:p>
    <w:p w14:paraId="061890E5" w14:textId="6804ABFC" w:rsidR="00124371" w:rsidRPr="00B00247" w:rsidRDefault="00124371" w:rsidP="00F91CD0">
      <w:pPr>
        <w:pStyle w:val="2"/>
        <w:rPr>
          <w:rFonts w:asciiTheme="majorEastAsia" w:eastAsiaTheme="majorEastAsia" w:hAnsiTheme="majorEastAsia"/>
          <w:sz w:val="22"/>
          <w:szCs w:val="22"/>
          <w:lang w:eastAsia="zh-TW"/>
        </w:rPr>
      </w:pPr>
      <w:bookmarkStart w:id="8" w:name="_Toc132329809"/>
      <w:r w:rsidRPr="00B00247">
        <w:rPr>
          <w:rFonts w:asciiTheme="majorEastAsia" w:eastAsiaTheme="majorEastAsia" w:hAnsiTheme="majorEastAsia"/>
          <w:sz w:val="22"/>
          <w:szCs w:val="22"/>
          <w:lang w:eastAsia="zh-TW"/>
        </w:rPr>
        <w:lastRenderedPageBreak/>
        <w:t>3.</w:t>
      </w:r>
      <w:r w:rsidR="00E275AA" w:rsidRPr="00B00247">
        <w:rPr>
          <w:rFonts w:asciiTheme="majorEastAsia" w:eastAsiaTheme="majorEastAsia" w:hAnsiTheme="majorEastAsia" w:hint="eastAsia"/>
          <w:sz w:val="22"/>
          <w:szCs w:val="22"/>
          <w:lang w:eastAsia="zh-TW"/>
        </w:rPr>
        <w:t xml:space="preserve">　</w:t>
      </w:r>
      <w:r w:rsidR="00A656B9" w:rsidRPr="00B00247">
        <w:rPr>
          <w:rFonts w:asciiTheme="majorEastAsia" w:eastAsiaTheme="majorEastAsia" w:hAnsiTheme="majorEastAsia" w:hint="eastAsia"/>
          <w:sz w:val="22"/>
          <w:szCs w:val="22"/>
          <w:lang w:eastAsia="zh-TW"/>
        </w:rPr>
        <w:t>業務</w:t>
      </w:r>
      <w:r w:rsidR="000148D2" w:rsidRPr="00B00247">
        <w:rPr>
          <w:rFonts w:asciiTheme="majorEastAsia" w:eastAsiaTheme="majorEastAsia" w:hAnsiTheme="majorEastAsia" w:hint="eastAsia"/>
          <w:sz w:val="22"/>
          <w:szCs w:val="22"/>
          <w:lang w:eastAsia="zh-TW"/>
        </w:rPr>
        <w:t>箇所</w:t>
      </w:r>
      <w:bookmarkEnd w:id="8"/>
    </w:p>
    <w:p w14:paraId="4F74EC6D" w14:textId="1093DB1F" w:rsidR="000148D2" w:rsidRDefault="00364705" w:rsidP="00364705">
      <w:pPr>
        <w:ind w:firstLineChars="65" w:firstLine="140"/>
        <w:rPr>
          <w:rFonts w:asciiTheme="minorEastAsia" w:eastAsiaTheme="minorEastAsia" w:hAnsiTheme="minorEastAsia"/>
          <w:lang w:eastAsia="zh-TW"/>
        </w:rPr>
      </w:pPr>
      <w:r w:rsidRPr="00116A72">
        <w:rPr>
          <w:rFonts w:asciiTheme="minorEastAsia" w:eastAsiaTheme="minorEastAsia" w:hAnsiTheme="minorEastAsia" w:hint="eastAsia"/>
          <w:lang w:eastAsia="zh-TW"/>
        </w:rPr>
        <w:t>瀬谷</w:t>
      </w:r>
      <w:r w:rsidR="0050305B" w:rsidRPr="00116A72">
        <w:rPr>
          <w:rFonts w:asciiTheme="minorEastAsia" w:eastAsiaTheme="minorEastAsia" w:hAnsiTheme="minorEastAsia" w:hint="eastAsia"/>
          <w:lang w:eastAsia="zh-TW"/>
        </w:rPr>
        <w:t>区瀬谷町</w:t>
      </w:r>
      <w:r w:rsidR="005B0C7F" w:rsidRPr="00116A72">
        <w:rPr>
          <w:rFonts w:asciiTheme="minorEastAsia" w:eastAsiaTheme="minorEastAsia" w:hAnsiTheme="minorEastAsia" w:hint="eastAsia"/>
          <w:lang w:eastAsia="zh-TW"/>
        </w:rPr>
        <w:t>7449番地5地先</w:t>
      </w:r>
    </w:p>
    <w:p w14:paraId="7DF44FAA" w14:textId="77777777" w:rsidR="00990461" w:rsidRDefault="00990461" w:rsidP="00990461">
      <w:pPr>
        <w:pStyle w:val="Web"/>
        <w:jc w:val="center"/>
        <w:rPr>
          <w:rFonts w:asciiTheme="majorEastAsia" w:eastAsiaTheme="majorEastAsia" w:hAnsiTheme="majorEastAsia"/>
        </w:rPr>
      </w:pPr>
      <w:r>
        <w:rPr>
          <w:noProof/>
        </w:rPr>
        <w:drawing>
          <wp:inline distT="0" distB="0" distL="0" distR="0" wp14:anchorId="630AEBD7" wp14:editId="51B9E1B8">
            <wp:extent cx="4806315" cy="3764478"/>
            <wp:effectExtent l="0" t="0" r="0" b="7620"/>
            <wp:docPr id="1" name="図 1" descr="グラフ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 が含まれている画像&#10;&#10;自動的に生成された説明"/>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406" b="43211"/>
                    <a:stretch/>
                  </pic:blipFill>
                  <pic:spPr bwMode="auto">
                    <a:xfrm>
                      <a:off x="0" y="0"/>
                      <a:ext cx="4827636" cy="3781177"/>
                    </a:xfrm>
                    <a:prstGeom prst="rect">
                      <a:avLst/>
                    </a:prstGeom>
                    <a:noFill/>
                    <a:ln>
                      <a:noFill/>
                    </a:ln>
                    <a:extLst>
                      <a:ext uri="{53640926-AAD7-44D8-BBD7-CCE9431645EC}">
                        <a14:shadowObscured xmlns:a14="http://schemas.microsoft.com/office/drawing/2010/main"/>
                      </a:ext>
                    </a:extLst>
                  </pic:spPr>
                </pic:pic>
              </a:graphicData>
            </a:graphic>
          </wp:inline>
        </w:drawing>
      </w:r>
    </w:p>
    <w:p w14:paraId="03E64E8C" w14:textId="0A125FDD" w:rsidR="006D54FB" w:rsidRPr="00B00247" w:rsidRDefault="009A28A8" w:rsidP="00990461">
      <w:pPr>
        <w:pStyle w:val="Web"/>
        <w:jc w:val="center"/>
        <w:rPr>
          <w:rFonts w:asciiTheme="majorEastAsia" w:eastAsiaTheme="majorEastAsia" w:hAnsiTheme="majorEastAsia"/>
          <w:lang w:eastAsia="zh-TW"/>
        </w:rPr>
      </w:pPr>
      <w:r>
        <w:rPr>
          <w:rFonts w:asciiTheme="majorEastAsia" w:eastAsiaTheme="majorEastAsia" w:hAnsiTheme="majorEastAsia" w:hint="eastAsia"/>
          <w:lang w:eastAsia="zh-TW"/>
        </w:rPr>
        <w:t xml:space="preserve">図　</w:t>
      </w:r>
      <w:r w:rsidR="006D54FB" w:rsidRPr="00B00247">
        <w:rPr>
          <w:rFonts w:asciiTheme="majorEastAsia" w:eastAsiaTheme="majorEastAsia" w:hAnsiTheme="majorEastAsia" w:hint="eastAsia"/>
          <w:lang w:eastAsia="zh-TW"/>
        </w:rPr>
        <w:t>業務箇所</w:t>
      </w:r>
    </w:p>
    <w:p w14:paraId="24486B9F" w14:textId="204C3415" w:rsidR="009C1F8A" w:rsidRPr="00B00247" w:rsidRDefault="00F069F7" w:rsidP="00F91CD0">
      <w:pPr>
        <w:pStyle w:val="2"/>
        <w:rPr>
          <w:rFonts w:asciiTheme="majorEastAsia" w:eastAsiaTheme="majorEastAsia" w:hAnsiTheme="majorEastAsia"/>
          <w:sz w:val="22"/>
          <w:szCs w:val="22"/>
          <w:lang w:eastAsia="zh-TW"/>
        </w:rPr>
      </w:pPr>
      <w:bookmarkStart w:id="9" w:name="_Toc132329810"/>
      <w:r w:rsidRPr="00B00247">
        <w:rPr>
          <w:rFonts w:asciiTheme="majorEastAsia" w:eastAsiaTheme="majorEastAsia" w:hAnsiTheme="majorEastAsia" w:hint="eastAsia"/>
          <w:sz w:val="22"/>
          <w:szCs w:val="22"/>
          <w:lang w:eastAsia="zh-TW"/>
        </w:rPr>
        <w:t>4</w:t>
      </w:r>
      <w:r w:rsidR="009C1F8A" w:rsidRPr="00B00247">
        <w:rPr>
          <w:rFonts w:asciiTheme="majorEastAsia" w:eastAsiaTheme="majorEastAsia" w:hAnsiTheme="majorEastAsia" w:hint="eastAsia"/>
          <w:sz w:val="22"/>
          <w:szCs w:val="22"/>
          <w:lang w:eastAsia="zh-TW"/>
        </w:rPr>
        <w:t>.　業務委託料</w:t>
      </w:r>
      <w:bookmarkEnd w:id="9"/>
    </w:p>
    <w:p w14:paraId="0E7454EB" w14:textId="6B676C07" w:rsidR="00176847" w:rsidRPr="00D033C9" w:rsidRDefault="00176847" w:rsidP="00176847">
      <w:pPr>
        <w:pStyle w:val="12"/>
        <w:ind w:leftChars="0" w:right="-2" w:firstLineChars="0"/>
        <w:jc w:val="left"/>
        <w:rPr>
          <w:rFonts w:asciiTheme="minorEastAsia" w:eastAsia="DengXian" w:hAnsiTheme="minorEastAsia"/>
          <w:lang w:eastAsia="zh-TW"/>
        </w:rPr>
      </w:pPr>
      <w:r>
        <w:rPr>
          <w:rFonts w:asciiTheme="minorEastAsia" w:eastAsiaTheme="minorEastAsia" w:hAnsiTheme="minorEastAsia" w:hint="eastAsia"/>
          <w:lang w:eastAsia="zh-TW"/>
        </w:rPr>
        <w:t xml:space="preserve">　　　　　　　　　￥</w:t>
      </w:r>
      <w:r w:rsidR="007202B4">
        <w:rPr>
          <w:rFonts w:asciiTheme="minorEastAsia" w:eastAsiaTheme="minorEastAsia" w:hAnsiTheme="minorEastAsia" w:hint="eastAsia"/>
          <w:lang w:eastAsia="zh-TW"/>
        </w:rPr>
        <w:t>5</w:t>
      </w:r>
      <w:r>
        <w:rPr>
          <w:rFonts w:asciiTheme="minorEastAsia" w:eastAsiaTheme="minorEastAsia" w:hAnsiTheme="minorEastAsia" w:hint="eastAsia"/>
          <w:lang w:eastAsia="zh-TW"/>
        </w:rPr>
        <w:t>4,</w:t>
      </w:r>
      <w:r w:rsidR="007202B4">
        <w:rPr>
          <w:rFonts w:asciiTheme="minorEastAsia" w:eastAsiaTheme="minorEastAsia" w:hAnsiTheme="minorEastAsia" w:hint="eastAsia"/>
          <w:lang w:eastAsia="zh-TW"/>
        </w:rPr>
        <w:t>637</w:t>
      </w:r>
      <w:r>
        <w:rPr>
          <w:rFonts w:asciiTheme="minorEastAsia" w:eastAsiaTheme="minorEastAsia" w:hAnsiTheme="minorEastAsia" w:hint="eastAsia"/>
          <w:lang w:eastAsia="zh-TW"/>
        </w:rPr>
        <w:t>,000円（税込）</w:t>
      </w:r>
    </w:p>
    <w:p w14:paraId="2FF1B949" w14:textId="2CDC3DC1" w:rsidR="009C1F8A" w:rsidRPr="00B00247" w:rsidRDefault="009C1F8A">
      <w:pPr>
        <w:rPr>
          <w:rFonts w:asciiTheme="majorEastAsia" w:eastAsiaTheme="majorEastAsia" w:hAnsiTheme="majorEastAsia"/>
          <w:lang w:eastAsia="zh-TW"/>
        </w:rPr>
      </w:pPr>
    </w:p>
    <w:p w14:paraId="675DF1CB" w14:textId="16935CB1" w:rsidR="00572274" w:rsidRPr="00B00247" w:rsidRDefault="00F069F7" w:rsidP="00F91CD0">
      <w:pPr>
        <w:pStyle w:val="2"/>
        <w:rPr>
          <w:rFonts w:asciiTheme="majorEastAsia" w:eastAsiaTheme="majorEastAsia" w:hAnsiTheme="majorEastAsia"/>
          <w:sz w:val="22"/>
          <w:szCs w:val="22"/>
          <w:lang w:eastAsia="zh-TW"/>
        </w:rPr>
      </w:pPr>
      <w:bookmarkStart w:id="10" w:name="_Toc132329811"/>
      <w:r w:rsidRPr="00B00247">
        <w:rPr>
          <w:rFonts w:asciiTheme="majorEastAsia" w:eastAsiaTheme="majorEastAsia" w:hAnsiTheme="majorEastAsia" w:hint="eastAsia"/>
          <w:sz w:val="22"/>
          <w:szCs w:val="22"/>
          <w:lang w:eastAsia="zh-TW"/>
        </w:rPr>
        <w:t>5</w:t>
      </w:r>
      <w:r w:rsidR="00572274" w:rsidRPr="00B00247">
        <w:rPr>
          <w:rFonts w:asciiTheme="majorEastAsia" w:eastAsiaTheme="majorEastAsia" w:hAnsiTheme="majorEastAsia" w:hint="eastAsia"/>
          <w:sz w:val="22"/>
          <w:szCs w:val="22"/>
          <w:lang w:eastAsia="zh-TW"/>
        </w:rPr>
        <w:t xml:space="preserve">.　</w:t>
      </w:r>
      <w:r w:rsidR="00C567FE" w:rsidRPr="00B00247">
        <w:rPr>
          <w:rFonts w:asciiTheme="majorEastAsia" w:eastAsiaTheme="majorEastAsia" w:hAnsiTheme="majorEastAsia" w:hint="eastAsia"/>
          <w:sz w:val="22"/>
          <w:szCs w:val="22"/>
          <w:lang w:eastAsia="zh-TW"/>
        </w:rPr>
        <w:t>履行期間</w:t>
      </w:r>
      <w:bookmarkEnd w:id="10"/>
    </w:p>
    <w:p w14:paraId="3E6263B2" w14:textId="2CFC8EE9" w:rsidR="00572274" w:rsidRPr="00B00247" w:rsidRDefault="00B81539" w:rsidP="00F53F1D">
      <w:pPr>
        <w:pStyle w:val="11"/>
        <w:rPr>
          <w:lang w:eastAsia="ja-JP"/>
        </w:rPr>
      </w:pPr>
      <w:r w:rsidRPr="00B00247">
        <w:rPr>
          <w:rFonts w:hint="eastAsia"/>
          <w:lang w:eastAsia="ja-JP"/>
        </w:rPr>
        <w:t>令和</w:t>
      </w:r>
      <w:r w:rsidR="00CA3AEA">
        <w:rPr>
          <w:rFonts w:hint="eastAsia"/>
          <w:lang w:eastAsia="ja-JP"/>
        </w:rPr>
        <w:t>6</w:t>
      </w:r>
      <w:r w:rsidRPr="00B00247">
        <w:rPr>
          <w:rFonts w:hint="eastAsia"/>
          <w:lang w:eastAsia="ja-JP"/>
        </w:rPr>
        <w:t>年</w:t>
      </w:r>
      <w:r w:rsidR="00D010DC">
        <w:rPr>
          <w:lang w:eastAsia="ja-JP"/>
        </w:rPr>
        <w:t>4</w:t>
      </w:r>
      <w:r w:rsidRPr="00B00247">
        <w:rPr>
          <w:rFonts w:hint="eastAsia"/>
          <w:lang w:eastAsia="ja-JP"/>
        </w:rPr>
        <w:t>月</w:t>
      </w:r>
      <w:r w:rsidR="00CA3AEA">
        <w:rPr>
          <w:rFonts w:hint="eastAsia"/>
          <w:lang w:eastAsia="ja-JP"/>
        </w:rPr>
        <w:t>1</w:t>
      </w:r>
      <w:r w:rsidRPr="00B00247">
        <w:rPr>
          <w:rFonts w:hint="eastAsia"/>
          <w:lang w:eastAsia="ja-JP"/>
        </w:rPr>
        <w:t>日</w:t>
      </w:r>
      <w:r w:rsidR="005666F1" w:rsidRPr="00B00247">
        <w:rPr>
          <w:rFonts w:hint="eastAsia"/>
          <w:lang w:eastAsia="ja-JP"/>
        </w:rPr>
        <w:t>から令和</w:t>
      </w:r>
      <w:r w:rsidR="00CA3AEA">
        <w:rPr>
          <w:rFonts w:hint="eastAsia"/>
          <w:lang w:eastAsia="ja-JP"/>
        </w:rPr>
        <w:t>7</w:t>
      </w:r>
      <w:r w:rsidR="005666F1" w:rsidRPr="00B00247">
        <w:rPr>
          <w:rFonts w:hint="eastAsia"/>
          <w:lang w:eastAsia="ja-JP"/>
        </w:rPr>
        <w:t>年</w:t>
      </w:r>
      <w:r w:rsidR="00552F38" w:rsidRPr="00B00247">
        <w:rPr>
          <w:rFonts w:hint="eastAsia"/>
          <w:lang w:eastAsia="ja-JP"/>
        </w:rPr>
        <w:t>3</w:t>
      </w:r>
      <w:r w:rsidR="005666F1" w:rsidRPr="00B00247">
        <w:rPr>
          <w:rFonts w:hint="eastAsia"/>
          <w:lang w:eastAsia="ja-JP"/>
        </w:rPr>
        <w:t>月</w:t>
      </w:r>
      <w:r w:rsidR="00AB41D3">
        <w:rPr>
          <w:rFonts w:hint="eastAsia"/>
          <w:lang w:eastAsia="ja-JP"/>
        </w:rPr>
        <w:t>31</w:t>
      </w:r>
      <w:r w:rsidR="005666F1" w:rsidRPr="00B00247">
        <w:rPr>
          <w:rFonts w:hint="eastAsia"/>
          <w:lang w:eastAsia="ja-JP"/>
        </w:rPr>
        <w:t>日まで</w:t>
      </w:r>
    </w:p>
    <w:p w14:paraId="43BC9D90" w14:textId="77777777" w:rsidR="00B81539" w:rsidRPr="00D010DC" w:rsidRDefault="00B81539" w:rsidP="00B81539">
      <w:pPr>
        <w:rPr>
          <w:rFonts w:asciiTheme="majorEastAsia" w:eastAsiaTheme="majorEastAsia" w:hAnsiTheme="majorEastAsia"/>
        </w:rPr>
      </w:pPr>
    </w:p>
    <w:p w14:paraId="5F978704" w14:textId="507F8FDD" w:rsidR="00572274" w:rsidRPr="00B00247" w:rsidRDefault="00F069F7" w:rsidP="00F91CD0">
      <w:pPr>
        <w:pStyle w:val="2"/>
        <w:rPr>
          <w:rFonts w:asciiTheme="majorEastAsia" w:eastAsiaTheme="majorEastAsia" w:hAnsiTheme="majorEastAsia"/>
          <w:sz w:val="22"/>
          <w:szCs w:val="22"/>
          <w:lang w:eastAsia="zh-TW"/>
        </w:rPr>
      </w:pPr>
      <w:bookmarkStart w:id="11" w:name="_Toc132329812"/>
      <w:r w:rsidRPr="00B00247">
        <w:rPr>
          <w:rFonts w:asciiTheme="majorEastAsia" w:eastAsiaTheme="majorEastAsia" w:hAnsiTheme="majorEastAsia" w:hint="eastAsia"/>
          <w:sz w:val="22"/>
          <w:szCs w:val="22"/>
          <w:lang w:eastAsia="zh-TW"/>
        </w:rPr>
        <w:t>6</w:t>
      </w:r>
      <w:r w:rsidR="00572274" w:rsidRPr="00B00247">
        <w:rPr>
          <w:rFonts w:asciiTheme="majorEastAsia" w:eastAsiaTheme="majorEastAsia" w:hAnsiTheme="majorEastAsia" w:hint="eastAsia"/>
          <w:sz w:val="22"/>
          <w:szCs w:val="22"/>
          <w:lang w:eastAsia="zh-TW"/>
        </w:rPr>
        <w:t>.　発注者</w:t>
      </w:r>
      <w:bookmarkEnd w:id="11"/>
    </w:p>
    <w:p w14:paraId="189BDC47" w14:textId="72844B0E" w:rsidR="00572274" w:rsidRPr="00DC15B9" w:rsidRDefault="00A27EC3">
      <w:pPr>
        <w:pStyle w:val="12"/>
        <w:ind w:leftChars="0" w:left="0" w:firstLine="216"/>
        <w:rPr>
          <w:rFonts w:asciiTheme="minorEastAsia" w:eastAsiaTheme="minorEastAsia" w:hAnsiTheme="minorEastAsia"/>
        </w:rPr>
      </w:pPr>
      <w:r w:rsidRPr="00DC15B9">
        <w:rPr>
          <w:rFonts w:asciiTheme="minorEastAsia" w:eastAsiaTheme="minorEastAsia" w:hAnsiTheme="minorEastAsia" w:hint="eastAsia"/>
          <w:lang w:eastAsia="zh-TW"/>
        </w:rPr>
        <w:t xml:space="preserve">横浜市　</w:t>
      </w:r>
      <w:r w:rsidR="00BE77FE">
        <w:rPr>
          <w:rFonts w:asciiTheme="minorEastAsia" w:eastAsiaTheme="minorEastAsia" w:hAnsiTheme="minorEastAsia" w:hint="eastAsia"/>
        </w:rPr>
        <w:t>脱炭素・GREEN×EXPO推進</w:t>
      </w:r>
      <w:r w:rsidR="0065677D" w:rsidRPr="00DC15B9">
        <w:rPr>
          <w:rFonts w:asciiTheme="minorEastAsia" w:eastAsiaTheme="minorEastAsia" w:hAnsiTheme="minorEastAsia" w:hint="eastAsia"/>
          <w:lang w:eastAsia="zh-TW"/>
        </w:rPr>
        <w:t xml:space="preserve">局　</w:t>
      </w:r>
      <w:r w:rsidR="00A903FF" w:rsidRPr="00A903FF">
        <w:rPr>
          <w:rFonts w:asciiTheme="minorEastAsia" w:eastAsiaTheme="minorEastAsia" w:hAnsiTheme="minorEastAsia" w:hint="eastAsia"/>
          <w:lang w:eastAsia="zh-TW"/>
        </w:rPr>
        <w:t>上瀬谷整備推進部</w:t>
      </w:r>
      <w:r w:rsidR="00A903FF">
        <w:rPr>
          <w:rFonts w:asciiTheme="minorEastAsia" w:eastAsiaTheme="minorEastAsia" w:hAnsiTheme="minorEastAsia" w:hint="eastAsia"/>
        </w:rPr>
        <w:t xml:space="preserve">　</w:t>
      </w:r>
      <w:r w:rsidR="00A903FF" w:rsidRPr="00A903FF">
        <w:rPr>
          <w:rFonts w:asciiTheme="minorEastAsia" w:eastAsiaTheme="minorEastAsia" w:hAnsiTheme="minorEastAsia" w:hint="eastAsia"/>
          <w:lang w:eastAsia="zh-TW"/>
        </w:rPr>
        <w:t>上瀬谷公園整備課</w:t>
      </w:r>
    </w:p>
    <w:p w14:paraId="742143FE" w14:textId="5D41C2E1" w:rsidR="00A31440" w:rsidRPr="00DC15B9" w:rsidRDefault="00ED2C77" w:rsidP="00ED2C77">
      <w:pPr>
        <w:pStyle w:val="12"/>
        <w:ind w:leftChars="0" w:left="0" w:firstLine="216"/>
        <w:rPr>
          <w:rFonts w:asciiTheme="minorEastAsia" w:eastAsiaTheme="minorEastAsia" w:hAnsiTheme="minorEastAsia"/>
        </w:rPr>
      </w:pPr>
      <w:r w:rsidRPr="00DC15B9">
        <w:rPr>
          <w:rFonts w:asciiTheme="minorEastAsia" w:eastAsiaTheme="minorEastAsia" w:hAnsiTheme="minorEastAsia" w:hint="eastAsia"/>
        </w:rPr>
        <w:t>〒2</w:t>
      </w:r>
      <w:r w:rsidRPr="00DC15B9">
        <w:rPr>
          <w:rFonts w:asciiTheme="minorEastAsia" w:eastAsiaTheme="minorEastAsia" w:hAnsiTheme="minorEastAsia"/>
        </w:rPr>
        <w:t>31-0005</w:t>
      </w:r>
      <w:r w:rsidR="00A31440" w:rsidRPr="00DC15B9">
        <w:rPr>
          <w:rFonts w:asciiTheme="minorEastAsia" w:eastAsiaTheme="minorEastAsia" w:hAnsiTheme="minorEastAsia" w:hint="eastAsia"/>
        </w:rPr>
        <w:t>神奈川県横浜市中区本町</w:t>
      </w:r>
      <w:r w:rsidRPr="00DC15B9">
        <w:rPr>
          <w:rFonts w:asciiTheme="minorEastAsia" w:eastAsiaTheme="minorEastAsia" w:hAnsiTheme="minorEastAsia"/>
        </w:rPr>
        <w:t>6</w:t>
      </w:r>
      <w:r w:rsidR="00A31440" w:rsidRPr="00DC15B9">
        <w:rPr>
          <w:rFonts w:asciiTheme="minorEastAsia" w:eastAsiaTheme="minorEastAsia" w:hAnsiTheme="minorEastAsia" w:hint="eastAsia"/>
        </w:rPr>
        <w:t>丁目</w:t>
      </w:r>
      <w:r w:rsidRPr="00DC15B9">
        <w:rPr>
          <w:rFonts w:asciiTheme="minorEastAsia" w:eastAsiaTheme="minorEastAsia" w:hAnsiTheme="minorEastAsia"/>
        </w:rPr>
        <w:t>50</w:t>
      </w:r>
      <w:r w:rsidR="00A31440" w:rsidRPr="00DC15B9">
        <w:rPr>
          <w:rFonts w:asciiTheme="minorEastAsia" w:eastAsiaTheme="minorEastAsia" w:hAnsiTheme="minorEastAsia" w:hint="eastAsia"/>
        </w:rPr>
        <w:t>番</w:t>
      </w:r>
      <w:r w:rsidR="009960A1" w:rsidRPr="00DC15B9">
        <w:rPr>
          <w:rFonts w:asciiTheme="minorEastAsia" w:eastAsiaTheme="minorEastAsia" w:hAnsiTheme="minorEastAsia" w:hint="eastAsia"/>
        </w:rPr>
        <w:t>地</w:t>
      </w:r>
      <w:r w:rsidRPr="00DC15B9">
        <w:rPr>
          <w:rFonts w:asciiTheme="minorEastAsia" w:eastAsiaTheme="minorEastAsia" w:hAnsiTheme="minorEastAsia" w:hint="eastAsia"/>
        </w:rPr>
        <w:t>の10</w:t>
      </w:r>
    </w:p>
    <w:p w14:paraId="4E863B01" w14:textId="59354C41" w:rsidR="00021652" w:rsidRPr="00DC15B9" w:rsidRDefault="00ED2C77" w:rsidP="00021652">
      <w:pPr>
        <w:rPr>
          <w:rFonts w:asciiTheme="minorEastAsia" w:eastAsiaTheme="minorEastAsia" w:hAnsiTheme="minorEastAsia"/>
        </w:rPr>
      </w:pPr>
      <w:r w:rsidRPr="00DC15B9">
        <w:rPr>
          <w:rFonts w:asciiTheme="minorEastAsia" w:eastAsiaTheme="minorEastAsia" w:hAnsiTheme="minorEastAsia" w:hint="eastAsia"/>
        </w:rPr>
        <w:t xml:space="preserve">　TEL：0</w:t>
      </w:r>
      <w:r w:rsidRPr="00DC15B9">
        <w:rPr>
          <w:rFonts w:asciiTheme="minorEastAsia" w:eastAsiaTheme="minorEastAsia" w:hAnsiTheme="minorEastAsia"/>
        </w:rPr>
        <w:t>45-671-</w:t>
      </w:r>
      <w:r w:rsidR="00181073">
        <w:rPr>
          <w:rFonts w:asciiTheme="minorEastAsia" w:eastAsiaTheme="minorEastAsia" w:hAnsiTheme="minorEastAsia" w:hint="eastAsia"/>
        </w:rPr>
        <w:t>4</w:t>
      </w:r>
      <w:r w:rsidR="001B2EA8">
        <w:rPr>
          <w:rFonts w:asciiTheme="minorEastAsia" w:eastAsiaTheme="minorEastAsia" w:hAnsiTheme="minorEastAsia" w:hint="eastAsia"/>
        </w:rPr>
        <w:t>113</w:t>
      </w:r>
      <w:r w:rsidRPr="00DC15B9">
        <w:rPr>
          <w:rFonts w:asciiTheme="minorEastAsia" w:eastAsiaTheme="minorEastAsia" w:hAnsiTheme="minorEastAsia" w:hint="eastAsia"/>
        </w:rPr>
        <w:t xml:space="preserve">　FAX：0</w:t>
      </w:r>
      <w:r w:rsidRPr="00DC15B9">
        <w:rPr>
          <w:rFonts w:asciiTheme="minorEastAsia" w:eastAsiaTheme="minorEastAsia" w:hAnsiTheme="minorEastAsia"/>
        </w:rPr>
        <w:t>45-</w:t>
      </w:r>
      <w:ins w:id="12" w:author="山田芽衣" w:date="2024-04-26T09:49:00Z">
        <w:r w:rsidR="00DB0E4B">
          <w:rPr>
            <w:rFonts w:asciiTheme="minorEastAsia" w:eastAsiaTheme="minorEastAsia" w:hAnsiTheme="minorEastAsia" w:hint="eastAsia"/>
          </w:rPr>
          <w:t>550</w:t>
        </w:r>
      </w:ins>
      <w:del w:id="13" w:author="山田芽衣" w:date="2024-04-26T09:49:00Z">
        <w:r w:rsidRPr="00DC15B9" w:rsidDel="00DB0E4B">
          <w:rPr>
            <w:rFonts w:asciiTheme="minorEastAsia" w:eastAsiaTheme="minorEastAsia" w:hAnsiTheme="minorEastAsia"/>
          </w:rPr>
          <w:delText>671</w:delText>
        </w:r>
      </w:del>
      <w:r w:rsidRPr="008020BE">
        <w:rPr>
          <w:rFonts w:asciiTheme="minorEastAsia" w:eastAsiaTheme="minorEastAsia" w:hAnsiTheme="minorEastAsia"/>
        </w:rPr>
        <w:t>-</w:t>
      </w:r>
      <w:ins w:id="14" w:author="山田芽衣" w:date="2024-04-26T09:49:00Z">
        <w:r w:rsidR="00DB0E4B">
          <w:rPr>
            <w:rFonts w:asciiTheme="minorEastAsia" w:eastAsiaTheme="minorEastAsia" w:hAnsiTheme="minorEastAsia" w:hint="eastAsia"/>
          </w:rPr>
          <w:t>3947</w:t>
        </w:r>
      </w:ins>
      <w:del w:id="15" w:author="山田芽衣" w:date="2024-04-26T09:49:00Z">
        <w:r w:rsidR="008020BE" w:rsidRPr="008020BE" w:rsidDel="00DB0E4B">
          <w:rPr>
            <w:rFonts w:asciiTheme="minorEastAsia" w:eastAsiaTheme="minorEastAsia" w:hAnsiTheme="minorEastAsia" w:hint="eastAsia"/>
          </w:rPr>
          <w:delText>4113</w:delText>
        </w:r>
      </w:del>
    </w:p>
    <w:p w14:paraId="27CE3D50" w14:textId="77777777" w:rsidR="00B81539" w:rsidRPr="00B00247" w:rsidRDefault="00B81539" w:rsidP="00021652">
      <w:pPr>
        <w:rPr>
          <w:rFonts w:asciiTheme="majorEastAsia" w:eastAsiaTheme="majorEastAsia" w:hAnsiTheme="majorEastAsia"/>
        </w:rPr>
      </w:pPr>
    </w:p>
    <w:p w14:paraId="26E76D89" w14:textId="0F3BC8E4" w:rsidR="00572274" w:rsidRPr="00B00247" w:rsidRDefault="00F069F7" w:rsidP="00F91CD0">
      <w:pPr>
        <w:pStyle w:val="2"/>
        <w:rPr>
          <w:rFonts w:asciiTheme="majorEastAsia" w:eastAsiaTheme="majorEastAsia" w:hAnsiTheme="majorEastAsia"/>
          <w:sz w:val="22"/>
          <w:szCs w:val="22"/>
          <w:lang w:eastAsia="zh-TW"/>
        </w:rPr>
      </w:pPr>
      <w:bookmarkStart w:id="16" w:name="_Toc132329813"/>
      <w:r w:rsidRPr="00B00247">
        <w:rPr>
          <w:rFonts w:asciiTheme="majorEastAsia" w:eastAsiaTheme="majorEastAsia" w:hAnsiTheme="majorEastAsia" w:hint="eastAsia"/>
          <w:sz w:val="22"/>
          <w:szCs w:val="22"/>
          <w:lang w:eastAsia="zh-TW"/>
        </w:rPr>
        <w:t>7</w:t>
      </w:r>
      <w:r w:rsidR="00572274" w:rsidRPr="00B00247">
        <w:rPr>
          <w:rFonts w:asciiTheme="majorEastAsia" w:eastAsiaTheme="majorEastAsia" w:hAnsiTheme="majorEastAsia" w:hint="eastAsia"/>
          <w:sz w:val="22"/>
          <w:szCs w:val="22"/>
          <w:lang w:eastAsia="zh-TW"/>
        </w:rPr>
        <w:t>.　受注者</w:t>
      </w:r>
      <w:bookmarkEnd w:id="16"/>
    </w:p>
    <w:p w14:paraId="7FFCB2D1" w14:textId="77777777" w:rsidR="00FC0D9B" w:rsidRPr="00FC0D9B" w:rsidRDefault="000212B9" w:rsidP="00FC0D9B">
      <w:pPr>
        <w:rPr>
          <w:rFonts w:asciiTheme="minorEastAsia" w:eastAsiaTheme="minorEastAsia" w:hAnsiTheme="minorEastAsia"/>
          <w:lang w:eastAsia="zh-TW"/>
        </w:rPr>
      </w:pPr>
      <w:r w:rsidRPr="00FC0D9B">
        <w:rPr>
          <w:rFonts w:asciiTheme="minorEastAsia" w:eastAsiaTheme="minorEastAsia" w:hAnsiTheme="minorEastAsia" w:hint="eastAsia"/>
          <w:lang w:eastAsia="zh-TW"/>
        </w:rPr>
        <w:t>（仮称）旧上瀬谷通信施設公園実施設計業務委託</w:t>
      </w:r>
    </w:p>
    <w:p w14:paraId="184369AB" w14:textId="16240C68" w:rsidR="005E38D5" w:rsidRPr="00DC15B9" w:rsidRDefault="005E38D5" w:rsidP="000212B9">
      <w:pPr>
        <w:ind w:firstLineChars="100" w:firstLine="216"/>
        <w:rPr>
          <w:rFonts w:asciiTheme="minorEastAsia" w:eastAsiaTheme="minorEastAsia" w:hAnsiTheme="minorEastAsia"/>
        </w:rPr>
      </w:pPr>
      <w:r w:rsidRPr="00DC15B9">
        <w:rPr>
          <w:rFonts w:asciiTheme="minorEastAsia" w:eastAsiaTheme="minorEastAsia" w:hAnsiTheme="minorEastAsia" w:hint="eastAsia"/>
        </w:rPr>
        <w:t>プレック研究所・ランズ計画研究所共同企業体</w:t>
      </w:r>
    </w:p>
    <w:p w14:paraId="6A6AAAF1" w14:textId="26424A00" w:rsidR="006D7995" w:rsidRPr="00DC15B9" w:rsidRDefault="006D7995" w:rsidP="00D6304A">
      <w:pPr>
        <w:rPr>
          <w:rFonts w:asciiTheme="minorEastAsia" w:eastAsiaTheme="minorEastAsia" w:hAnsiTheme="minorEastAsia"/>
        </w:rPr>
      </w:pPr>
      <w:r w:rsidRPr="00DC15B9">
        <w:rPr>
          <w:rFonts w:asciiTheme="minorEastAsia" w:eastAsiaTheme="minorEastAsia" w:hAnsiTheme="minorEastAsia" w:hint="eastAsia"/>
        </w:rPr>
        <w:t xml:space="preserve">　代表</w:t>
      </w:r>
      <w:r w:rsidR="00D6304A" w:rsidRPr="00DC15B9">
        <w:rPr>
          <w:rFonts w:asciiTheme="minorEastAsia" w:eastAsiaTheme="minorEastAsia" w:hAnsiTheme="minorEastAsia" w:hint="eastAsia"/>
        </w:rPr>
        <w:t>会社：</w:t>
      </w:r>
      <w:r w:rsidR="005E38D5" w:rsidRPr="00DC15B9">
        <w:rPr>
          <w:rFonts w:asciiTheme="minorEastAsia" w:eastAsiaTheme="minorEastAsia" w:hAnsiTheme="minorEastAsia" w:hint="eastAsia"/>
        </w:rPr>
        <w:t>株式会社プレック研究所</w:t>
      </w:r>
    </w:p>
    <w:p w14:paraId="7BF7DF7A" w14:textId="03796359" w:rsidR="00CF04F4" w:rsidRPr="00DC15B9" w:rsidRDefault="00CF04F4" w:rsidP="00B81539">
      <w:pPr>
        <w:ind w:firstLineChars="100" w:firstLine="216"/>
        <w:rPr>
          <w:rFonts w:asciiTheme="minorEastAsia" w:eastAsiaTheme="minorEastAsia" w:hAnsiTheme="minorEastAsia"/>
          <w:lang w:eastAsia="zh-TW"/>
        </w:rPr>
      </w:pPr>
      <w:r w:rsidRPr="00DC15B9">
        <w:rPr>
          <w:rFonts w:asciiTheme="minorEastAsia" w:eastAsiaTheme="minorEastAsia" w:hAnsiTheme="minorEastAsia" w:hint="eastAsia"/>
          <w:lang w:eastAsia="zh-TW"/>
        </w:rPr>
        <w:t>東京都千代田区麹町三丁目7番地6</w:t>
      </w:r>
    </w:p>
    <w:p w14:paraId="1ADBD433" w14:textId="011C7169" w:rsidR="002D3A9D" w:rsidRDefault="002D3A9D">
      <w:pPr>
        <w:widowControl/>
        <w:jc w:val="left"/>
        <w:rPr>
          <w:lang w:eastAsia="zh-TW"/>
        </w:rPr>
      </w:pPr>
      <w:r>
        <w:rPr>
          <w:lang w:eastAsia="zh-TW"/>
        </w:rPr>
        <w:br w:type="page"/>
      </w:r>
    </w:p>
    <w:p w14:paraId="4BDF5F9C" w14:textId="108DF0D6" w:rsidR="0096320F" w:rsidRPr="007833CE" w:rsidRDefault="009B261D" w:rsidP="0096320F">
      <w:pPr>
        <w:pStyle w:val="2"/>
        <w:rPr>
          <w:rFonts w:asciiTheme="majorEastAsia" w:eastAsiaTheme="majorEastAsia" w:hAnsiTheme="majorEastAsia"/>
          <w:sz w:val="22"/>
          <w:szCs w:val="22"/>
        </w:rPr>
      </w:pPr>
      <w:bookmarkStart w:id="17" w:name="_Toc132329814"/>
      <w:r>
        <w:rPr>
          <w:noProof/>
        </w:rPr>
        <w:lastRenderedPageBreak/>
        <w:drawing>
          <wp:anchor distT="0" distB="0" distL="114300" distR="114300" simplePos="0" relativeHeight="251724288" behindDoc="0" locked="0" layoutInCell="1" allowOverlap="1" wp14:anchorId="44428A7B" wp14:editId="6686A5C4">
            <wp:simplePos x="0" y="0"/>
            <wp:positionH relativeFrom="margin">
              <wp:posOffset>694373</wp:posOffset>
            </wp:positionH>
            <wp:positionV relativeFrom="paragraph">
              <wp:posOffset>-59695</wp:posOffset>
            </wp:positionV>
            <wp:extent cx="4159788" cy="5548345"/>
            <wp:effectExtent l="0" t="8573" r="4128" b="4127"/>
            <wp:wrapNone/>
            <wp:docPr id="38939619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96193" name="図 3" descr="ダイアグラム&#10;&#10;自動的に生成された説明"/>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4159788" cy="5548345"/>
                    </a:xfrm>
                    <a:prstGeom prst="rect">
                      <a:avLst/>
                    </a:prstGeom>
                    <a:noFill/>
                    <a:ln>
                      <a:noFill/>
                    </a:ln>
                  </pic:spPr>
                </pic:pic>
              </a:graphicData>
            </a:graphic>
          </wp:anchor>
        </w:drawing>
      </w:r>
      <w:r w:rsidR="0096320F" w:rsidRPr="007833CE">
        <w:rPr>
          <w:rFonts w:asciiTheme="majorEastAsia" w:eastAsiaTheme="majorEastAsia" w:hAnsiTheme="majorEastAsia" w:hint="eastAsia"/>
          <w:sz w:val="22"/>
          <w:szCs w:val="22"/>
        </w:rPr>
        <w:t>8.　設計対象範囲</w:t>
      </w:r>
      <w:bookmarkEnd w:id="17"/>
    </w:p>
    <w:p w14:paraId="4076A0B9" w14:textId="04176518" w:rsidR="00D010DC" w:rsidRPr="007833CE" w:rsidRDefault="00D010DC" w:rsidP="00D010DC">
      <w:pPr>
        <w:pStyle w:val="11"/>
        <w:ind w:left="630"/>
        <w:rPr>
          <w:lang w:eastAsia="ja-JP"/>
        </w:rPr>
      </w:pPr>
      <w:r w:rsidRPr="007833CE">
        <w:rPr>
          <w:rFonts w:hint="eastAsia"/>
          <w:lang w:eastAsia="ja-JP"/>
        </w:rPr>
        <w:t>本業務の設計対象範囲は、下図の通りとする。</w:t>
      </w:r>
    </w:p>
    <w:p w14:paraId="2200B512" w14:textId="218BB490" w:rsidR="00D010DC" w:rsidRPr="00D010DC" w:rsidRDefault="00D010DC" w:rsidP="00D010DC">
      <w:pPr>
        <w:widowControl/>
        <w:jc w:val="left"/>
        <w:rPr>
          <w:rFonts w:asciiTheme="majorEastAsia" w:eastAsiaTheme="majorEastAsia" w:hAnsiTheme="majorEastAsia"/>
          <w:sz w:val="22"/>
          <w:szCs w:val="22"/>
          <w:lang w:eastAsia="zh-TW"/>
        </w:rPr>
      </w:pPr>
      <w:r>
        <w:rPr>
          <w:rFonts w:asciiTheme="majorEastAsia" w:eastAsiaTheme="majorEastAsia" w:hAnsiTheme="majorEastAsia" w:hint="eastAsia"/>
          <w:sz w:val="22"/>
          <w:szCs w:val="22"/>
        </w:rPr>
        <w:t xml:space="preserve">　</w:t>
      </w:r>
      <w:r>
        <w:rPr>
          <w:rFonts w:asciiTheme="majorEastAsia" w:eastAsiaTheme="majorEastAsia" w:hAnsiTheme="majorEastAsia" w:hint="eastAsia"/>
          <w:sz w:val="22"/>
          <w:szCs w:val="22"/>
          <w:lang w:eastAsia="zh-TW"/>
        </w:rPr>
        <w:t>設計対象範囲：</w:t>
      </w:r>
      <w:r w:rsidRPr="007D70B5">
        <w:rPr>
          <w:rFonts w:asciiTheme="majorEastAsia" w:eastAsiaTheme="majorEastAsia" w:hAnsiTheme="majorEastAsia"/>
          <w:color w:val="FF0000"/>
          <w:sz w:val="22"/>
          <w:szCs w:val="22"/>
          <w:lang w:eastAsia="zh-TW"/>
        </w:rPr>
        <w:t xml:space="preserve"> </w:t>
      </w:r>
      <w:del w:id="18" w:author="本田志保" w:date="2024-04-26T12:03:00Z">
        <w:r w:rsidRPr="00D010DC" w:rsidDel="00F25FE5">
          <w:rPr>
            <w:rFonts w:asciiTheme="majorEastAsia" w:eastAsiaTheme="majorEastAsia" w:hAnsiTheme="majorEastAsia" w:hint="eastAsia"/>
            <w:sz w:val="22"/>
            <w:szCs w:val="22"/>
            <w:lang w:eastAsia="zh-TW"/>
          </w:rPr>
          <w:delText>48</w:delText>
        </w:r>
      </w:del>
      <w:ins w:id="19" w:author="本田志保" w:date="2024-04-26T12:03:00Z">
        <w:r w:rsidR="00F25FE5">
          <w:rPr>
            <w:rFonts w:asciiTheme="majorEastAsia" w:eastAsiaTheme="majorEastAsia" w:hAnsiTheme="majorEastAsia" w:hint="eastAsia"/>
            <w:sz w:val="22"/>
            <w:szCs w:val="22"/>
            <w:lang w:eastAsia="zh-TW"/>
          </w:rPr>
          <w:t>65</w:t>
        </w:r>
      </w:ins>
      <w:r w:rsidRPr="00D010DC">
        <w:rPr>
          <w:rFonts w:asciiTheme="majorEastAsia" w:eastAsiaTheme="majorEastAsia" w:hAnsiTheme="majorEastAsia"/>
          <w:sz w:val="22"/>
          <w:szCs w:val="22"/>
          <w:lang w:eastAsia="zh-TW"/>
        </w:rPr>
        <w:t>ha</w:t>
      </w:r>
    </w:p>
    <w:p w14:paraId="102F418B" w14:textId="1F539C07" w:rsidR="00D010DC" w:rsidRDefault="00D010DC" w:rsidP="00D010DC">
      <w:pPr>
        <w:pStyle w:val="11"/>
        <w:ind w:left="650" w:firstLine="226"/>
        <w:rPr>
          <w:rFonts w:asciiTheme="majorEastAsia" w:eastAsiaTheme="majorEastAsia" w:hAnsiTheme="majorEastAsia"/>
          <w:sz w:val="22"/>
          <w:szCs w:val="22"/>
        </w:rPr>
      </w:pPr>
      <w:r w:rsidRPr="00D010DC">
        <w:rPr>
          <w:rFonts w:asciiTheme="majorEastAsia" w:eastAsiaTheme="majorEastAsia" w:hAnsiTheme="majorEastAsia" w:hint="eastAsia"/>
          <w:sz w:val="22"/>
          <w:szCs w:val="22"/>
        </w:rPr>
        <w:t xml:space="preserve">　</w:t>
      </w:r>
    </w:p>
    <w:p w14:paraId="410A53ED" w14:textId="51603324" w:rsidR="009B261D" w:rsidRDefault="009B261D" w:rsidP="009B261D">
      <w:pPr>
        <w:pStyle w:val="Web"/>
        <w:rPr>
          <w:lang w:eastAsia="zh-TW"/>
        </w:rPr>
      </w:pPr>
    </w:p>
    <w:p w14:paraId="01DA423B" w14:textId="77777777" w:rsidR="00E45D9C" w:rsidRDefault="00E45D9C" w:rsidP="00E45D9C">
      <w:pPr>
        <w:rPr>
          <w:lang w:eastAsia="zh-TW"/>
        </w:rPr>
      </w:pPr>
    </w:p>
    <w:p w14:paraId="24FC5363" w14:textId="77777777" w:rsidR="00E45D9C" w:rsidRDefault="00E45D9C" w:rsidP="00E45D9C">
      <w:pPr>
        <w:rPr>
          <w:lang w:eastAsia="zh-TW"/>
        </w:rPr>
      </w:pPr>
    </w:p>
    <w:p w14:paraId="4FA139A1" w14:textId="77777777" w:rsidR="00E45D9C" w:rsidRDefault="00E45D9C" w:rsidP="00E45D9C">
      <w:pPr>
        <w:rPr>
          <w:lang w:eastAsia="zh-TW"/>
        </w:rPr>
      </w:pPr>
    </w:p>
    <w:p w14:paraId="099C6C30" w14:textId="77777777" w:rsidR="00E45D9C" w:rsidRPr="00E45D9C" w:rsidRDefault="00E45D9C" w:rsidP="00E45D9C">
      <w:pPr>
        <w:rPr>
          <w:lang w:eastAsia="zh-TW"/>
        </w:rPr>
      </w:pPr>
    </w:p>
    <w:p w14:paraId="40DE446E" w14:textId="6B507208" w:rsidR="00F80E81" w:rsidRDefault="001C6890" w:rsidP="00D010DC">
      <w:pPr>
        <w:rPr>
          <w:lang w:eastAsia="zh-TW"/>
        </w:rPr>
      </w:pPr>
      <w:r>
        <w:rPr>
          <w:noProof/>
        </w:rPr>
        <mc:AlternateContent>
          <mc:Choice Requires="wps">
            <w:drawing>
              <wp:anchor distT="0" distB="0" distL="114300" distR="114300" simplePos="0" relativeHeight="251720192" behindDoc="0" locked="0" layoutInCell="1" allowOverlap="1" wp14:anchorId="68ABF48F" wp14:editId="2A6D83FF">
                <wp:simplePos x="0" y="0"/>
                <wp:positionH relativeFrom="column">
                  <wp:posOffset>2138832</wp:posOffset>
                </wp:positionH>
                <wp:positionV relativeFrom="paragraph">
                  <wp:posOffset>2639695</wp:posOffset>
                </wp:positionV>
                <wp:extent cx="65837" cy="234086"/>
                <wp:effectExtent l="0" t="0" r="0" b="0"/>
                <wp:wrapNone/>
                <wp:docPr id="1796084636" name="正方形/長方形 18"/>
                <wp:cNvGraphicFramePr/>
                <a:graphic xmlns:a="http://schemas.openxmlformats.org/drawingml/2006/main">
                  <a:graphicData uri="http://schemas.microsoft.com/office/word/2010/wordprocessingShape">
                    <wps:wsp>
                      <wps:cNvSpPr/>
                      <wps:spPr>
                        <a:xfrm>
                          <a:off x="0" y="0"/>
                          <a:ext cx="65837" cy="234086"/>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EFFFA5" id="正方形/長方形 18" o:spid="_x0000_s1026" style="position:absolute;left:0;text-align:left;margin-left:168.4pt;margin-top:207.85pt;width:5.2pt;height:18.45pt;z-index:251720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" fillcolor="white [3212]" stroked="f" strokeweight="2pt"/>
            </w:pict>
          </mc:Fallback>
        </mc:AlternateContent>
      </w:r>
      <w:r w:rsidR="006073E9">
        <w:rPr>
          <w:noProof/>
        </w:rPr>
        <mc:AlternateContent>
          <mc:Choice Requires="wps">
            <w:drawing>
              <wp:anchor distT="0" distB="0" distL="114300" distR="114300" simplePos="0" relativeHeight="251718144" behindDoc="0" locked="0" layoutInCell="1" allowOverlap="1" wp14:anchorId="6769C3B2" wp14:editId="1B733402">
                <wp:simplePos x="0" y="0"/>
                <wp:positionH relativeFrom="column">
                  <wp:posOffset>5411660</wp:posOffset>
                </wp:positionH>
                <wp:positionV relativeFrom="paragraph">
                  <wp:posOffset>3799328</wp:posOffset>
                </wp:positionV>
                <wp:extent cx="668740" cy="552735"/>
                <wp:effectExtent l="0" t="0" r="17145" b="19050"/>
                <wp:wrapNone/>
                <wp:docPr id="1080311547" name="正方形/長方形 9"/>
                <wp:cNvGraphicFramePr/>
                <a:graphic xmlns:a="http://schemas.openxmlformats.org/drawingml/2006/main">
                  <a:graphicData uri="http://schemas.microsoft.com/office/word/2010/wordprocessingShape">
                    <wps:wsp>
                      <wps:cNvSpPr/>
                      <wps:spPr>
                        <a:xfrm>
                          <a:off x="0" y="0"/>
                          <a:ext cx="668740" cy="55273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CDA286" id="正方形/長方形 9" o:spid="_x0000_s1026" style="position:absolute;left:0;text-align:left;margin-left:426.1pt;margin-top:299.15pt;width:52.65pt;height:43.5pt;z-index:25171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" fillcolor="white [3212]" strokecolor="white [3212]" strokeweight="2pt"/>
            </w:pict>
          </mc:Fallback>
        </mc:AlternateContent>
      </w:r>
    </w:p>
    <w:p w14:paraId="518E2328" w14:textId="202B8476" w:rsidR="00D010DC" w:rsidRDefault="001808E1" w:rsidP="00D010DC">
      <w:pPr>
        <w:rPr>
          <w:lang w:eastAsia="zh-TW"/>
        </w:rPr>
      </w:pPr>
      <w:r>
        <w:rPr>
          <w:noProof/>
        </w:rPr>
        <mc:AlternateContent>
          <mc:Choice Requires="wps">
            <w:drawing>
              <wp:anchor distT="0" distB="0" distL="114300" distR="114300" simplePos="0" relativeHeight="251698688" behindDoc="0" locked="0" layoutInCell="1" allowOverlap="1" wp14:anchorId="3C7F238A" wp14:editId="6AB272C4">
                <wp:simplePos x="0" y="0"/>
                <wp:positionH relativeFrom="column">
                  <wp:posOffset>75260</wp:posOffset>
                </wp:positionH>
                <wp:positionV relativeFrom="paragraph">
                  <wp:posOffset>27636</wp:posOffset>
                </wp:positionV>
                <wp:extent cx="3053300" cy="375314"/>
                <wp:effectExtent l="0" t="0" r="0" b="5715"/>
                <wp:wrapNone/>
                <wp:docPr id="91" name="テキスト ボックス 91"/>
                <wp:cNvGraphicFramePr/>
                <a:graphic xmlns:a="http://schemas.openxmlformats.org/drawingml/2006/main">
                  <a:graphicData uri="http://schemas.microsoft.com/office/word/2010/wordprocessingShape">
                    <wps:wsp>
                      <wps:cNvSpPr txBox="1"/>
                      <wps:spPr>
                        <a:xfrm>
                          <a:off x="0" y="0"/>
                          <a:ext cx="3053300" cy="375314"/>
                        </a:xfrm>
                        <a:prstGeom prst="rect">
                          <a:avLst/>
                        </a:prstGeom>
                        <a:solidFill>
                          <a:schemeClr val="lt1"/>
                        </a:solidFill>
                        <a:ln w="6350">
                          <a:noFill/>
                        </a:ln>
                      </wps:spPr>
                      <wps:txbx>
                        <w:txbxContent>
                          <w:p w14:paraId="5AB7FF9F" w14:textId="77777777" w:rsidR="00AA20CC" w:rsidRPr="00D010DC" w:rsidRDefault="00AA20CC" w:rsidP="00D010DC">
                            <w:pPr>
                              <w:snapToGrid w:val="0"/>
                              <w:rPr>
                                <w:rFonts w:asciiTheme="majorEastAsia" w:eastAsiaTheme="majorEastAsia" w:hAnsiTheme="majorEastAsia"/>
                                <w:sz w:val="18"/>
                                <w:szCs w:val="16"/>
                              </w:rPr>
                            </w:pPr>
                            <w:r w:rsidRPr="00D010DC">
                              <w:rPr>
                                <w:rFonts w:asciiTheme="majorEastAsia" w:eastAsiaTheme="majorEastAsia" w:hAnsiTheme="majorEastAsia" w:hint="eastAsia"/>
                                <w:sz w:val="18"/>
                                <w:szCs w:val="16"/>
                              </w:rPr>
                              <w:t>斜線部：全工種を対象(4</w:t>
                            </w:r>
                            <w:r w:rsidRPr="00D010DC">
                              <w:rPr>
                                <w:rFonts w:asciiTheme="majorEastAsia" w:eastAsiaTheme="majorEastAsia" w:hAnsiTheme="majorEastAsia"/>
                                <w:sz w:val="18"/>
                                <w:szCs w:val="16"/>
                              </w:rPr>
                              <w:t>1.9ha</w:t>
                            </w:r>
                            <w:r w:rsidRPr="00D010DC">
                              <w:rPr>
                                <w:rFonts w:asciiTheme="majorEastAsia" w:eastAsiaTheme="majorEastAsia" w:hAnsiTheme="majorEastAsia" w:hint="eastAsia"/>
                                <w:sz w:val="18"/>
                                <w:szCs w:val="16"/>
                              </w:rPr>
                              <w:t>)</w:t>
                            </w:r>
                          </w:p>
                          <w:p w14:paraId="5FD66F3F" w14:textId="77777777" w:rsidR="00AA20CC" w:rsidRPr="00D010DC" w:rsidRDefault="00AA20CC" w:rsidP="00D010DC">
                            <w:pPr>
                              <w:snapToGrid w:val="0"/>
                              <w:rPr>
                                <w:rFonts w:asciiTheme="majorEastAsia" w:eastAsiaTheme="majorEastAsia" w:hAnsiTheme="majorEastAsia"/>
                                <w:sz w:val="18"/>
                                <w:szCs w:val="16"/>
                              </w:rPr>
                            </w:pPr>
                            <w:r w:rsidRPr="00D010DC">
                              <w:rPr>
                                <w:rFonts w:asciiTheme="majorEastAsia" w:eastAsiaTheme="majorEastAsia" w:hAnsiTheme="majorEastAsia" w:hint="eastAsia"/>
                                <w:sz w:val="18"/>
                                <w:szCs w:val="16"/>
                              </w:rPr>
                              <w:t>橙網掛部：植栽に関わる一部業務項目を対象（6.4</w:t>
                            </w:r>
                            <w:r w:rsidRPr="00D010DC">
                              <w:rPr>
                                <w:rFonts w:asciiTheme="majorEastAsia" w:eastAsiaTheme="majorEastAsia" w:hAnsiTheme="majorEastAsia"/>
                                <w:sz w:val="18"/>
                                <w:szCs w:val="16"/>
                              </w:rPr>
                              <w:t>ha</w:t>
                            </w:r>
                            <w:r w:rsidRPr="00D010DC">
                              <w:rPr>
                                <w:rFonts w:asciiTheme="majorEastAsia" w:eastAsiaTheme="majorEastAsia" w:hAnsiTheme="majorEastAsia" w:hint="eastAsia"/>
                                <w:sz w:val="18"/>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7F238A" id="_x0000_t202" coordsize="21600,21600" o:spt="202" path="m,l,21600r21600,l21600,xe">
                <v:stroke joinstyle="miter"/>
                <v:path gradientshapeok="t" o:connecttype="rect"/>
              </v:shapetype>
              <v:shape id="テキスト ボックス 91" o:spid="_x0000_s1026" type="#_x0000_t202" style="position:absolute;left:0;text-align:left;margin-left:5.95pt;margin-top:2.2pt;width:240.4pt;height:29.5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" fillcolor="white [3201]" stroked="f" strokeweight=".5pt">
                <v:textbox>
                  <w:txbxContent>
                    <w:p w14:paraId="5AB7FF9F" w14:textId="77777777" w:rsidR="00AA20CC" w:rsidRPr="00D010DC" w:rsidRDefault="00AA20CC" w:rsidP="00D010DC">
                      <w:pPr>
                        <w:snapToGrid w:val="0"/>
                        <w:rPr>
                          <w:rFonts w:asciiTheme="majorEastAsia" w:eastAsiaTheme="majorEastAsia" w:hAnsiTheme="majorEastAsia"/>
                          <w:sz w:val="18"/>
                          <w:szCs w:val="16"/>
                        </w:rPr>
                      </w:pPr>
                      <w:r w:rsidRPr="00D010DC">
                        <w:rPr>
                          <w:rFonts w:asciiTheme="majorEastAsia" w:eastAsiaTheme="majorEastAsia" w:hAnsiTheme="majorEastAsia" w:hint="eastAsia"/>
                          <w:sz w:val="18"/>
                          <w:szCs w:val="16"/>
                        </w:rPr>
                        <w:t>斜線部：全工種を対象(4</w:t>
                      </w:r>
                      <w:r w:rsidRPr="00D010DC">
                        <w:rPr>
                          <w:rFonts w:asciiTheme="majorEastAsia" w:eastAsiaTheme="majorEastAsia" w:hAnsiTheme="majorEastAsia"/>
                          <w:sz w:val="18"/>
                          <w:szCs w:val="16"/>
                        </w:rPr>
                        <w:t>1.9ha</w:t>
                      </w:r>
                      <w:r w:rsidRPr="00D010DC">
                        <w:rPr>
                          <w:rFonts w:asciiTheme="majorEastAsia" w:eastAsiaTheme="majorEastAsia" w:hAnsiTheme="majorEastAsia" w:hint="eastAsia"/>
                          <w:sz w:val="18"/>
                          <w:szCs w:val="16"/>
                        </w:rPr>
                        <w:t>)</w:t>
                      </w:r>
                    </w:p>
                    <w:p w14:paraId="5FD66F3F" w14:textId="77777777" w:rsidR="00AA20CC" w:rsidRPr="00D010DC" w:rsidRDefault="00AA20CC" w:rsidP="00D010DC">
                      <w:pPr>
                        <w:snapToGrid w:val="0"/>
                        <w:rPr>
                          <w:rFonts w:asciiTheme="majorEastAsia" w:eastAsiaTheme="majorEastAsia" w:hAnsiTheme="majorEastAsia"/>
                          <w:sz w:val="18"/>
                          <w:szCs w:val="16"/>
                        </w:rPr>
                      </w:pPr>
                      <w:r w:rsidRPr="00D010DC">
                        <w:rPr>
                          <w:rFonts w:asciiTheme="majorEastAsia" w:eastAsiaTheme="majorEastAsia" w:hAnsiTheme="majorEastAsia" w:hint="eastAsia"/>
                          <w:sz w:val="18"/>
                          <w:szCs w:val="16"/>
                        </w:rPr>
                        <w:t>橙網掛部：植栽に関わる一部業務項目を対象（6.4</w:t>
                      </w:r>
                      <w:r w:rsidRPr="00D010DC">
                        <w:rPr>
                          <w:rFonts w:asciiTheme="majorEastAsia" w:eastAsiaTheme="majorEastAsia" w:hAnsiTheme="majorEastAsia"/>
                          <w:sz w:val="18"/>
                          <w:szCs w:val="16"/>
                        </w:rPr>
                        <w:t>ha</w:t>
                      </w:r>
                      <w:r w:rsidRPr="00D010DC">
                        <w:rPr>
                          <w:rFonts w:asciiTheme="majorEastAsia" w:eastAsiaTheme="majorEastAsia" w:hAnsiTheme="majorEastAsia" w:hint="eastAsia"/>
                          <w:sz w:val="18"/>
                          <w:szCs w:val="16"/>
                        </w:rPr>
                        <w:t>）</w:t>
                      </w:r>
                    </w:p>
                  </w:txbxContent>
                </v:textbox>
              </v:shape>
            </w:pict>
          </mc:Fallback>
        </mc:AlternateContent>
      </w:r>
      <w:r w:rsidR="00957901">
        <w:rPr>
          <w:noProof/>
        </w:rPr>
        <mc:AlternateContent>
          <mc:Choice Requires="wps">
            <w:drawing>
              <wp:anchor distT="0" distB="0" distL="114300" distR="114300" simplePos="0" relativeHeight="251702784" behindDoc="0" locked="0" layoutInCell="1" allowOverlap="1" wp14:anchorId="6D2015F4" wp14:editId="318CA40E">
                <wp:simplePos x="0" y="0"/>
                <wp:positionH relativeFrom="column">
                  <wp:posOffset>5538470</wp:posOffset>
                </wp:positionH>
                <wp:positionV relativeFrom="paragraph">
                  <wp:posOffset>194945</wp:posOffset>
                </wp:positionV>
                <wp:extent cx="400050" cy="714375"/>
                <wp:effectExtent l="0" t="0" r="0" b="9525"/>
                <wp:wrapNone/>
                <wp:docPr id="62" name="正方形/長方形 62"/>
                <wp:cNvGraphicFramePr/>
                <a:graphic xmlns:a="http://schemas.openxmlformats.org/drawingml/2006/main">
                  <a:graphicData uri="http://schemas.microsoft.com/office/word/2010/wordprocessingShape">
                    <wps:wsp>
                      <wps:cNvSpPr/>
                      <wps:spPr>
                        <a:xfrm>
                          <a:off x="0" y="0"/>
                          <a:ext cx="400050" cy="7143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C213B2" id="正方形/長方形 62" o:spid="_x0000_s1026" style="position:absolute;left:0;text-align:left;margin-left:436.1pt;margin-top:15.35pt;width:31.5pt;height:56.25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" fillcolor="white [3212]" stroked="f" strokeweight="2pt"/>
            </w:pict>
          </mc:Fallback>
        </mc:AlternateContent>
      </w:r>
      <w:r w:rsidR="000704DA">
        <w:rPr>
          <w:noProof/>
        </w:rPr>
        <mc:AlternateContent>
          <mc:Choice Requires="wps">
            <w:drawing>
              <wp:anchor distT="0" distB="0" distL="114300" distR="114300" simplePos="0" relativeHeight="251712000" behindDoc="0" locked="0" layoutInCell="1" allowOverlap="1" wp14:anchorId="6772D92B" wp14:editId="390E9028">
                <wp:simplePos x="0" y="0"/>
                <wp:positionH relativeFrom="column">
                  <wp:posOffset>5566207</wp:posOffset>
                </wp:positionH>
                <wp:positionV relativeFrom="paragraph">
                  <wp:posOffset>224231</wp:posOffset>
                </wp:positionV>
                <wp:extent cx="351129" cy="775411"/>
                <wp:effectExtent l="0" t="0" r="0" b="5715"/>
                <wp:wrapNone/>
                <wp:docPr id="105" name="正方形/長方形 105"/>
                <wp:cNvGraphicFramePr/>
                <a:graphic xmlns:a="http://schemas.openxmlformats.org/drawingml/2006/main">
                  <a:graphicData uri="http://schemas.microsoft.com/office/word/2010/wordprocessingShape">
                    <wps:wsp>
                      <wps:cNvSpPr/>
                      <wps:spPr>
                        <a:xfrm>
                          <a:off x="0" y="0"/>
                          <a:ext cx="351129" cy="7754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8831B" id="正方形/長方形 105" o:spid="_x0000_s1026" style="position:absolute;left:0;text-align:left;margin-left:438.3pt;margin-top:17.65pt;width:27.65pt;height:61.05pt;z-index:251712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" fillcolor="white [3212]" stroked="f" strokeweight="2pt"/>
            </w:pict>
          </mc:Fallback>
        </mc:AlternateContent>
      </w:r>
    </w:p>
    <w:p w14:paraId="54E79763" w14:textId="2F98E526" w:rsidR="00D010DC" w:rsidRDefault="00D010DC" w:rsidP="00D010DC">
      <w:pPr>
        <w:rPr>
          <w:lang w:eastAsia="zh-TW"/>
        </w:rPr>
      </w:pPr>
    </w:p>
    <w:p w14:paraId="50C5EEB5" w14:textId="77777777" w:rsidR="00E45D9C" w:rsidRDefault="00E45D9C" w:rsidP="00AE1A13">
      <w:pPr>
        <w:jc w:val="center"/>
        <w:rPr>
          <w:rFonts w:asciiTheme="majorEastAsia" w:eastAsiaTheme="majorEastAsia" w:hAnsiTheme="majorEastAsia"/>
          <w:lang w:eastAsia="zh-TW"/>
        </w:rPr>
      </w:pPr>
    </w:p>
    <w:p w14:paraId="086ECCDB" w14:textId="77777777" w:rsidR="00E45D9C" w:rsidRDefault="00E45D9C" w:rsidP="00AE1A13">
      <w:pPr>
        <w:jc w:val="center"/>
        <w:rPr>
          <w:rFonts w:asciiTheme="majorEastAsia" w:eastAsiaTheme="majorEastAsia" w:hAnsiTheme="majorEastAsia"/>
          <w:lang w:eastAsia="zh-TW"/>
        </w:rPr>
      </w:pPr>
    </w:p>
    <w:p w14:paraId="27FA731C" w14:textId="539DF0AB" w:rsidR="009B261D" w:rsidRDefault="009B261D" w:rsidP="00AE1A13">
      <w:pPr>
        <w:jc w:val="center"/>
        <w:rPr>
          <w:rFonts w:asciiTheme="majorEastAsia" w:eastAsiaTheme="majorEastAsia" w:hAnsiTheme="majorEastAsia"/>
          <w:lang w:eastAsia="zh-TW"/>
        </w:rPr>
      </w:pPr>
    </w:p>
    <w:p w14:paraId="2E1343A8" w14:textId="07D6EF54" w:rsidR="009B261D" w:rsidRDefault="009B261D" w:rsidP="00AE1A13">
      <w:pPr>
        <w:jc w:val="center"/>
        <w:rPr>
          <w:rFonts w:asciiTheme="majorEastAsia" w:eastAsiaTheme="majorEastAsia" w:hAnsiTheme="majorEastAsia"/>
          <w:lang w:eastAsia="zh-TW"/>
        </w:rPr>
      </w:pPr>
    </w:p>
    <w:p w14:paraId="7FE08106" w14:textId="083396E5" w:rsidR="009B261D" w:rsidRDefault="009B261D" w:rsidP="00AE1A13">
      <w:pPr>
        <w:jc w:val="center"/>
        <w:rPr>
          <w:rFonts w:asciiTheme="majorEastAsia" w:eastAsiaTheme="majorEastAsia" w:hAnsiTheme="majorEastAsia"/>
          <w:lang w:eastAsia="zh-TW"/>
        </w:rPr>
      </w:pPr>
      <w:r>
        <w:rPr>
          <w:noProof/>
        </w:rPr>
        <mc:AlternateContent>
          <mc:Choice Requires="wps">
            <w:drawing>
              <wp:anchor distT="0" distB="0" distL="114300" distR="114300" simplePos="0" relativeHeight="251725312" behindDoc="0" locked="0" layoutInCell="1" allowOverlap="1" wp14:anchorId="41AE75AB" wp14:editId="5D200281">
                <wp:simplePos x="0" y="0"/>
                <wp:positionH relativeFrom="column">
                  <wp:posOffset>5113020</wp:posOffset>
                </wp:positionH>
                <wp:positionV relativeFrom="paragraph">
                  <wp:posOffset>102870</wp:posOffset>
                </wp:positionV>
                <wp:extent cx="850900" cy="730250"/>
                <wp:effectExtent l="0" t="0" r="25400" b="12700"/>
                <wp:wrapNone/>
                <wp:docPr id="1931700228" name="正方形/長方形 8"/>
                <wp:cNvGraphicFramePr/>
                <a:graphic xmlns:a="http://schemas.openxmlformats.org/drawingml/2006/main">
                  <a:graphicData uri="http://schemas.microsoft.com/office/word/2010/wordprocessingShape">
                    <wps:wsp>
                      <wps:cNvSpPr/>
                      <wps:spPr>
                        <a:xfrm>
                          <a:off x="0" y="0"/>
                          <a:ext cx="850900" cy="7302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B6A6F" id="正方形/長方形 8" o:spid="_x0000_s1026" style="position:absolute;left:0;text-align:left;margin-left:402.6pt;margin-top:8.1pt;width:67pt;height:57.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" fillcolor="white [3212]" strokecolor="white [3212]" strokeweight="2pt"/>
            </w:pict>
          </mc:Fallback>
        </mc:AlternateContent>
      </w:r>
    </w:p>
    <w:p w14:paraId="65809054" w14:textId="26063710" w:rsidR="009B261D" w:rsidRDefault="009B261D" w:rsidP="00AE1A13">
      <w:pPr>
        <w:jc w:val="center"/>
        <w:rPr>
          <w:rFonts w:asciiTheme="majorEastAsia" w:eastAsiaTheme="majorEastAsia" w:hAnsiTheme="majorEastAsia"/>
          <w:lang w:eastAsia="zh-TW"/>
        </w:rPr>
      </w:pPr>
    </w:p>
    <w:p w14:paraId="5D205A3B" w14:textId="3103103D" w:rsidR="00E45D9C" w:rsidRDefault="009B261D" w:rsidP="00AE1A13">
      <w:pPr>
        <w:jc w:val="center"/>
        <w:rPr>
          <w:rFonts w:asciiTheme="majorEastAsia" w:eastAsiaTheme="majorEastAsia" w:hAnsiTheme="majorEastAsia"/>
          <w:lang w:eastAsia="zh-TW"/>
        </w:rPr>
      </w:pPr>
      <w:r>
        <w:rPr>
          <w:noProof/>
        </w:rPr>
        <mc:AlternateContent>
          <mc:Choice Requires="wps">
            <w:drawing>
              <wp:anchor distT="0" distB="0" distL="114300" distR="114300" simplePos="0" relativeHeight="251726336" behindDoc="0" locked="0" layoutInCell="1" allowOverlap="1" wp14:anchorId="6F7A17E6" wp14:editId="50D5425E">
                <wp:simplePos x="0" y="0"/>
                <wp:positionH relativeFrom="margin">
                  <wp:posOffset>1949450</wp:posOffset>
                </wp:positionH>
                <wp:positionV relativeFrom="paragraph">
                  <wp:posOffset>33020</wp:posOffset>
                </wp:positionV>
                <wp:extent cx="3803650" cy="387350"/>
                <wp:effectExtent l="0" t="0" r="6350" b="0"/>
                <wp:wrapNone/>
                <wp:docPr id="104" name="テキスト ボックス 104"/>
                <wp:cNvGraphicFramePr/>
                <a:graphic xmlns:a="http://schemas.openxmlformats.org/drawingml/2006/main">
                  <a:graphicData uri="http://schemas.microsoft.com/office/word/2010/wordprocessingShape">
                    <wps:wsp>
                      <wps:cNvSpPr txBox="1"/>
                      <wps:spPr>
                        <a:xfrm>
                          <a:off x="0" y="0"/>
                          <a:ext cx="3803650" cy="387350"/>
                        </a:xfrm>
                        <a:prstGeom prst="rect">
                          <a:avLst/>
                        </a:prstGeom>
                        <a:solidFill>
                          <a:schemeClr val="lt1"/>
                        </a:solidFill>
                        <a:ln w="6350">
                          <a:noFill/>
                        </a:ln>
                      </wps:spPr>
                      <wps:txbx>
                        <w:txbxContent>
                          <w:p w14:paraId="76DEC703" w14:textId="77777777" w:rsidR="00AA20CC" w:rsidRPr="000704DA" w:rsidRDefault="00AA20CC" w:rsidP="000704DA">
                            <w:pPr>
                              <w:snapToGrid w:val="0"/>
                              <w:ind w:left="122" w:hangingChars="97" w:hanging="122"/>
                              <w:rPr>
                                <w:sz w:val="12"/>
                                <w:szCs w:val="10"/>
                              </w:rPr>
                            </w:pPr>
                            <w:r w:rsidRPr="000704DA">
                              <w:rPr>
                                <w:rFonts w:hint="eastAsia"/>
                                <w:sz w:val="12"/>
                                <w:szCs w:val="10"/>
                              </w:rPr>
                              <w:t>※土地区画整理事業や国際園芸博覧会事業の検討により、変更になる可能性があります。</w:t>
                            </w:r>
                          </w:p>
                          <w:p w14:paraId="5A526EAD" w14:textId="77777777" w:rsidR="009B261D" w:rsidRDefault="00AA20CC" w:rsidP="000704DA">
                            <w:pPr>
                              <w:snapToGrid w:val="0"/>
                              <w:ind w:left="122"/>
                              <w:rPr>
                                <w:sz w:val="12"/>
                                <w:szCs w:val="10"/>
                              </w:rPr>
                            </w:pPr>
                            <w:r w:rsidRPr="000704DA">
                              <w:rPr>
                                <w:rFonts w:hint="eastAsia"/>
                                <w:sz w:val="12"/>
                                <w:szCs w:val="10"/>
                              </w:rPr>
                              <w:t>関連工事の進捗や調整等を踏まえて、変更があった内容については、本業務において二次整備の</w:t>
                            </w:r>
                          </w:p>
                          <w:p w14:paraId="52823C97" w14:textId="18C1B53C" w:rsidR="00AA20CC" w:rsidRPr="000E39BF" w:rsidRDefault="00AA20CC" w:rsidP="000704DA">
                            <w:pPr>
                              <w:snapToGrid w:val="0"/>
                              <w:ind w:left="122"/>
                              <w:rPr>
                                <w:sz w:val="12"/>
                                <w:szCs w:val="10"/>
                              </w:rPr>
                            </w:pPr>
                            <w:r w:rsidRPr="000704DA">
                              <w:rPr>
                                <w:rFonts w:hint="eastAsia"/>
                                <w:sz w:val="12"/>
                                <w:szCs w:val="10"/>
                              </w:rPr>
                              <w:t>計画との整合を図ったうえで、基本設計図等の修正を行い、実施設計に反映するもの</w:t>
                            </w:r>
                            <w:r>
                              <w:rPr>
                                <w:rFonts w:hint="eastAsia"/>
                                <w:sz w:val="12"/>
                                <w:szCs w:val="10"/>
                              </w:rPr>
                              <w:t>とする。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A17E6" id="テキスト ボックス 104" o:spid="_x0000_s1027" type="#_x0000_t202" style="position:absolute;left:0;text-align:left;margin-left:153.5pt;margin-top:2.6pt;width:299.5pt;height:30.5pt;z-index:25172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" fillcolor="white [3201]" stroked="f" strokeweight=".5pt">
                <v:textbox>
                  <w:txbxContent>
                    <w:p w14:paraId="76DEC703" w14:textId="77777777" w:rsidR="00AA20CC" w:rsidRPr="000704DA" w:rsidRDefault="00AA20CC" w:rsidP="000704DA">
                      <w:pPr>
                        <w:snapToGrid w:val="0"/>
                        <w:ind w:left="122" w:hangingChars="97" w:hanging="122"/>
                        <w:rPr>
                          <w:sz w:val="12"/>
                          <w:szCs w:val="10"/>
                        </w:rPr>
                      </w:pPr>
                      <w:r w:rsidRPr="000704DA">
                        <w:rPr>
                          <w:rFonts w:hint="eastAsia"/>
                          <w:sz w:val="12"/>
                          <w:szCs w:val="10"/>
                        </w:rPr>
                        <w:t>※土地区画整理事業や国際園芸博覧会事業の検討により、変更になる可能性があります。</w:t>
                      </w:r>
                    </w:p>
                    <w:p w14:paraId="5A526EAD" w14:textId="77777777" w:rsidR="009B261D" w:rsidRDefault="00AA20CC" w:rsidP="000704DA">
                      <w:pPr>
                        <w:snapToGrid w:val="0"/>
                        <w:ind w:left="122"/>
                        <w:rPr>
                          <w:sz w:val="12"/>
                          <w:szCs w:val="10"/>
                        </w:rPr>
                      </w:pPr>
                      <w:r w:rsidRPr="000704DA">
                        <w:rPr>
                          <w:rFonts w:hint="eastAsia"/>
                          <w:sz w:val="12"/>
                          <w:szCs w:val="10"/>
                        </w:rPr>
                        <w:t>関連工事の進捗や調整等を踏まえて、変更があった内容については、本業務において二次整備の</w:t>
                      </w:r>
                    </w:p>
                    <w:p w14:paraId="52823C97" w14:textId="18C1B53C" w:rsidR="00AA20CC" w:rsidRPr="000E39BF" w:rsidRDefault="00AA20CC" w:rsidP="000704DA">
                      <w:pPr>
                        <w:snapToGrid w:val="0"/>
                        <w:ind w:left="122"/>
                        <w:rPr>
                          <w:sz w:val="12"/>
                          <w:szCs w:val="10"/>
                        </w:rPr>
                      </w:pPr>
                      <w:r w:rsidRPr="000704DA">
                        <w:rPr>
                          <w:rFonts w:hint="eastAsia"/>
                          <w:sz w:val="12"/>
                          <w:szCs w:val="10"/>
                        </w:rPr>
                        <w:t>計画との整合を図ったうえで、基本設計図等の修正を行い、実施設計に反映するもの</w:t>
                      </w:r>
                      <w:r>
                        <w:rPr>
                          <w:rFonts w:hint="eastAsia"/>
                          <w:sz w:val="12"/>
                          <w:szCs w:val="10"/>
                        </w:rPr>
                        <w:t>とする。</w:t>
                      </w:r>
                    </w:p>
                  </w:txbxContent>
                </v:textbox>
                <w10:wrap anchorx="margin"/>
              </v:shape>
            </w:pict>
          </mc:Fallback>
        </mc:AlternateContent>
      </w:r>
    </w:p>
    <w:p w14:paraId="6085C411" w14:textId="54FF4997" w:rsidR="00E45D9C" w:rsidRDefault="00E45D9C" w:rsidP="009B261D">
      <w:pPr>
        <w:rPr>
          <w:rFonts w:asciiTheme="majorEastAsia" w:eastAsiaTheme="majorEastAsia" w:hAnsiTheme="majorEastAsia"/>
          <w:lang w:eastAsia="zh-TW"/>
        </w:rPr>
      </w:pPr>
    </w:p>
    <w:p w14:paraId="7FA2A13D" w14:textId="6000EFE0" w:rsidR="00AE1A13" w:rsidRPr="00AE1A13" w:rsidRDefault="009B261D" w:rsidP="009B261D">
      <w:pPr>
        <w:jc w:val="center"/>
        <w:rPr>
          <w:rFonts w:asciiTheme="majorEastAsia" w:eastAsiaTheme="majorEastAsia" w:hAnsiTheme="majorEastAsia"/>
          <w:lang w:eastAsia="zh-TW"/>
        </w:rPr>
      </w:pPr>
      <w:r>
        <w:rPr>
          <w:rFonts w:asciiTheme="majorEastAsia" w:eastAsiaTheme="majorEastAsia" w:hAnsiTheme="majorEastAsia"/>
          <w:noProof/>
        </w:rPr>
        <mc:AlternateContent>
          <mc:Choice Requires="wps">
            <w:drawing>
              <wp:anchor distT="0" distB="0" distL="114300" distR="114300" simplePos="0" relativeHeight="251722240" behindDoc="0" locked="0" layoutInCell="1" allowOverlap="1" wp14:anchorId="199E1860" wp14:editId="13993CC1">
                <wp:simplePos x="0" y="0"/>
                <wp:positionH relativeFrom="column">
                  <wp:posOffset>5896610</wp:posOffset>
                </wp:positionH>
                <wp:positionV relativeFrom="paragraph">
                  <wp:posOffset>256540</wp:posOffset>
                </wp:positionV>
                <wp:extent cx="382137" cy="791570"/>
                <wp:effectExtent l="0" t="0" r="0" b="8890"/>
                <wp:wrapNone/>
                <wp:docPr id="1283586842" name="正方形/長方形 1"/>
                <wp:cNvGraphicFramePr/>
                <a:graphic xmlns:a="http://schemas.openxmlformats.org/drawingml/2006/main">
                  <a:graphicData uri="http://schemas.microsoft.com/office/word/2010/wordprocessingShape">
                    <wps:wsp>
                      <wps:cNvSpPr/>
                      <wps:spPr>
                        <a:xfrm>
                          <a:off x="0" y="0"/>
                          <a:ext cx="382137" cy="7915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FA9B8C" id="正方形/長方形 1" o:spid="_x0000_s1026" style="position:absolute;left:0;text-align:left;margin-left:464.3pt;margin-top:20.2pt;width:30.1pt;height:62.35pt;z-index:25172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" fillcolor="white [3212]" stroked="f" strokeweight="2pt"/>
            </w:pict>
          </mc:Fallback>
        </mc:AlternateContent>
      </w:r>
      <w:r w:rsidR="00AE1A13" w:rsidRPr="00AE1A13">
        <w:rPr>
          <w:rFonts w:asciiTheme="majorEastAsia" w:eastAsiaTheme="majorEastAsia" w:hAnsiTheme="majorEastAsia" w:hint="eastAsia"/>
          <w:lang w:eastAsia="zh-TW"/>
        </w:rPr>
        <w:t>設計対象範囲</w:t>
      </w:r>
    </w:p>
    <w:p w14:paraId="20FD0AB1" w14:textId="1CA9D83B" w:rsidR="00AE1A13" w:rsidRDefault="00AE1A13" w:rsidP="00AE1A13">
      <w:pPr>
        <w:rPr>
          <w:lang w:eastAsia="zh-TW"/>
        </w:rPr>
      </w:pPr>
    </w:p>
    <w:p w14:paraId="6CC72C5C" w14:textId="460920D2" w:rsidR="00126BCE" w:rsidRDefault="00126BCE" w:rsidP="00AE1A13">
      <w:pPr>
        <w:rPr>
          <w:lang w:eastAsia="zh-TW"/>
        </w:rPr>
      </w:pPr>
    </w:p>
    <w:p w14:paraId="1EAA5B15" w14:textId="7DDF31F0" w:rsidR="00126BCE" w:rsidRDefault="00126BCE" w:rsidP="00AE1A13">
      <w:pPr>
        <w:rPr>
          <w:lang w:eastAsia="zh-TW"/>
        </w:rPr>
      </w:pPr>
    </w:p>
    <w:p w14:paraId="52AB19C5" w14:textId="77777777" w:rsidR="00126BCE" w:rsidRPr="00AE1A13" w:rsidRDefault="00126BCE" w:rsidP="00AE1A13">
      <w:pPr>
        <w:rPr>
          <w:lang w:eastAsia="zh-TW"/>
        </w:rPr>
      </w:pPr>
    </w:p>
    <w:p w14:paraId="7979013E" w14:textId="77777777" w:rsidR="00AE1A13" w:rsidRDefault="00AE1A13" w:rsidP="00AE1A13">
      <w:pPr>
        <w:rPr>
          <w:lang w:eastAsia="zh-TW"/>
        </w:rPr>
      </w:pPr>
    </w:p>
    <w:p w14:paraId="63007053" w14:textId="268FE60B" w:rsidR="00AE1A13" w:rsidRPr="00AE1A13" w:rsidRDefault="00AE1A13" w:rsidP="00AE1A13">
      <w:pPr>
        <w:rPr>
          <w:lang w:eastAsia="zh-TW"/>
        </w:rPr>
        <w:sectPr w:rsidR="00AE1A13" w:rsidRPr="00AE1A13" w:rsidSect="00BF02FB">
          <w:footerReference w:type="even" r:id="rId15"/>
          <w:footerReference w:type="default" r:id="rId16"/>
          <w:pgSz w:w="11906" w:h="16838" w:code="9"/>
          <w:pgMar w:top="1418" w:right="1418" w:bottom="1418" w:left="1418" w:header="720" w:footer="720" w:gutter="0"/>
          <w:pgNumType w:start="1"/>
          <w:cols w:space="720"/>
          <w:docGrid w:type="linesAndChars" w:linePitch="350" w:charSpace="1219"/>
        </w:sectPr>
      </w:pPr>
    </w:p>
    <w:p w14:paraId="7E68564E" w14:textId="7CBEB016" w:rsidR="00FA29A9" w:rsidRPr="00B00247" w:rsidRDefault="00A21F3C" w:rsidP="00F91CD0">
      <w:pPr>
        <w:pStyle w:val="2"/>
        <w:rPr>
          <w:rFonts w:asciiTheme="majorEastAsia" w:eastAsiaTheme="majorEastAsia" w:hAnsiTheme="majorEastAsia"/>
          <w:sz w:val="22"/>
          <w:szCs w:val="22"/>
        </w:rPr>
      </w:pPr>
      <w:bookmarkStart w:id="20" w:name="_Toc132329815"/>
      <w:r>
        <w:rPr>
          <w:rFonts w:asciiTheme="majorEastAsia" w:eastAsiaTheme="majorEastAsia" w:hAnsiTheme="majorEastAsia" w:hint="eastAsia"/>
          <w:sz w:val="22"/>
          <w:szCs w:val="22"/>
        </w:rPr>
        <w:lastRenderedPageBreak/>
        <w:t>9</w:t>
      </w:r>
      <w:r w:rsidRPr="00B00247">
        <w:rPr>
          <w:rFonts w:asciiTheme="majorEastAsia" w:eastAsiaTheme="majorEastAsia" w:hAnsiTheme="majorEastAsia"/>
          <w:sz w:val="22"/>
          <w:szCs w:val="22"/>
        </w:rPr>
        <w:t xml:space="preserve">.　</w:t>
      </w:r>
      <w:r w:rsidRPr="00B00247">
        <w:rPr>
          <w:rFonts w:asciiTheme="majorEastAsia" w:eastAsiaTheme="majorEastAsia" w:hAnsiTheme="majorEastAsia" w:hint="eastAsia"/>
          <w:sz w:val="22"/>
          <w:szCs w:val="22"/>
        </w:rPr>
        <w:t>業務項目と実施フロー</w:t>
      </w:r>
      <w:bookmarkEnd w:id="20"/>
    </w:p>
    <w:p w14:paraId="03C3EDDE" w14:textId="6B0E6703" w:rsidR="00FA29A9" w:rsidRPr="00B00247" w:rsidRDefault="00FA29A9" w:rsidP="00F53F1D">
      <w:pPr>
        <w:pStyle w:val="11"/>
        <w:rPr>
          <w:lang w:eastAsia="ja-JP"/>
        </w:rPr>
      </w:pPr>
      <w:r w:rsidRPr="00B00247">
        <w:rPr>
          <w:rFonts w:hint="eastAsia"/>
          <w:lang w:eastAsia="ja-JP"/>
        </w:rPr>
        <w:t xml:space="preserve">　　　</w:t>
      </w:r>
      <w:r w:rsidR="00572274" w:rsidRPr="00B00247">
        <w:rPr>
          <w:rFonts w:hint="eastAsia"/>
          <w:lang w:eastAsia="ja-JP"/>
        </w:rPr>
        <w:t>本業務の</w:t>
      </w:r>
      <w:r w:rsidR="001F52F7" w:rsidRPr="00B00247">
        <w:rPr>
          <w:rFonts w:hint="eastAsia"/>
          <w:lang w:eastAsia="ja-JP"/>
        </w:rPr>
        <w:t>業務</w:t>
      </w:r>
      <w:r w:rsidR="00572274" w:rsidRPr="00B00247">
        <w:rPr>
          <w:rFonts w:hint="eastAsia"/>
          <w:lang w:eastAsia="ja-JP"/>
        </w:rPr>
        <w:t>項目</w:t>
      </w:r>
      <w:r w:rsidR="00B64F20" w:rsidRPr="00B00247">
        <w:rPr>
          <w:rFonts w:hint="eastAsia"/>
          <w:lang w:eastAsia="ja-JP"/>
        </w:rPr>
        <w:t>と</w:t>
      </w:r>
      <w:r w:rsidR="009F425E" w:rsidRPr="00B00247">
        <w:rPr>
          <w:rFonts w:hint="eastAsia"/>
          <w:lang w:eastAsia="ja-JP"/>
        </w:rPr>
        <w:t>実施</w:t>
      </w:r>
      <w:r w:rsidR="00572274" w:rsidRPr="00B00247">
        <w:rPr>
          <w:rFonts w:hint="eastAsia"/>
          <w:lang w:eastAsia="ja-JP"/>
        </w:rPr>
        <w:t>フローを示す。</w:t>
      </w:r>
    </w:p>
    <w:p w14:paraId="0E89171F" w14:textId="1E88CCD5" w:rsidR="00EE2E8E" w:rsidRPr="00B00247" w:rsidRDefault="00EE2E8E" w:rsidP="00B00006">
      <w:pPr>
        <w:jc w:val="center"/>
        <w:rPr>
          <w:rFonts w:asciiTheme="majorEastAsia" w:eastAsiaTheme="majorEastAsia" w:hAnsiTheme="majorEastAsia"/>
        </w:rPr>
      </w:pPr>
      <w:r w:rsidRPr="00B00247">
        <w:rPr>
          <w:rFonts w:asciiTheme="majorEastAsia" w:eastAsiaTheme="majorEastAsia" w:hAnsiTheme="majorEastAsia" w:hint="eastAsia"/>
        </w:rPr>
        <w:t>業務項目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41"/>
        <w:gridCol w:w="851"/>
        <w:gridCol w:w="868"/>
      </w:tblGrid>
      <w:tr w:rsidR="00EE2E8E" w:rsidRPr="00B00247" w14:paraId="6A627757" w14:textId="77777777" w:rsidTr="00892350">
        <w:trPr>
          <w:trHeight w:val="176"/>
          <w:jc w:val="center"/>
        </w:trPr>
        <w:tc>
          <w:tcPr>
            <w:tcW w:w="6541" w:type="dxa"/>
            <w:tcBorders>
              <w:top w:val="single" w:sz="8" w:space="0" w:color="auto"/>
              <w:left w:val="single" w:sz="8" w:space="0" w:color="auto"/>
              <w:bottom w:val="double" w:sz="4" w:space="0" w:color="auto"/>
            </w:tcBorders>
            <w:shd w:val="clear" w:color="auto" w:fill="E6E6E6"/>
          </w:tcPr>
          <w:p w14:paraId="3C48BFF4" w14:textId="77777777" w:rsidR="00EE2E8E" w:rsidRPr="00B00247" w:rsidRDefault="00EE2E8E" w:rsidP="008761AA">
            <w:pPr>
              <w:spacing w:after="40" w:line="340" w:lineRule="exact"/>
              <w:jc w:val="center"/>
              <w:rPr>
                <w:rFonts w:asciiTheme="majorEastAsia" w:eastAsiaTheme="majorEastAsia" w:hAnsiTheme="majorEastAsia"/>
                <w:sz w:val="20"/>
              </w:rPr>
            </w:pPr>
            <w:r w:rsidRPr="00B00247">
              <w:rPr>
                <w:rFonts w:asciiTheme="majorEastAsia" w:eastAsiaTheme="majorEastAsia" w:hAnsiTheme="majorEastAsia" w:hint="eastAsia"/>
                <w:sz w:val="20"/>
              </w:rPr>
              <w:t>項</w:t>
            </w:r>
            <w:r w:rsidR="001F52F7" w:rsidRPr="00B00247">
              <w:rPr>
                <w:rFonts w:asciiTheme="majorEastAsia" w:eastAsiaTheme="majorEastAsia" w:hAnsiTheme="majorEastAsia" w:hint="eastAsia"/>
                <w:sz w:val="20"/>
              </w:rPr>
              <w:t xml:space="preserve">　</w:t>
            </w:r>
            <w:r w:rsidRPr="00B00247">
              <w:rPr>
                <w:rFonts w:asciiTheme="majorEastAsia" w:eastAsiaTheme="majorEastAsia" w:hAnsiTheme="majorEastAsia" w:hint="eastAsia"/>
                <w:sz w:val="20"/>
              </w:rPr>
              <w:t>目</w:t>
            </w:r>
          </w:p>
        </w:tc>
        <w:tc>
          <w:tcPr>
            <w:tcW w:w="851" w:type="dxa"/>
            <w:tcBorders>
              <w:top w:val="single" w:sz="8" w:space="0" w:color="auto"/>
              <w:bottom w:val="double" w:sz="4" w:space="0" w:color="auto"/>
            </w:tcBorders>
            <w:shd w:val="clear" w:color="auto" w:fill="E6E6E6"/>
          </w:tcPr>
          <w:p w14:paraId="4DF8B640" w14:textId="77777777" w:rsidR="00EE2E8E" w:rsidRPr="00B00247" w:rsidRDefault="00EE2E8E" w:rsidP="008761AA">
            <w:pPr>
              <w:spacing w:after="40" w:line="340" w:lineRule="exact"/>
              <w:jc w:val="center"/>
              <w:rPr>
                <w:rFonts w:asciiTheme="majorEastAsia" w:eastAsiaTheme="majorEastAsia" w:hAnsiTheme="majorEastAsia"/>
                <w:sz w:val="20"/>
              </w:rPr>
            </w:pPr>
            <w:r w:rsidRPr="00B00247">
              <w:rPr>
                <w:rFonts w:asciiTheme="majorEastAsia" w:eastAsiaTheme="majorEastAsia" w:hAnsiTheme="majorEastAsia" w:hint="eastAsia"/>
                <w:sz w:val="20"/>
              </w:rPr>
              <w:t>単位</w:t>
            </w:r>
          </w:p>
        </w:tc>
        <w:tc>
          <w:tcPr>
            <w:tcW w:w="868" w:type="dxa"/>
            <w:tcBorders>
              <w:top w:val="single" w:sz="8" w:space="0" w:color="auto"/>
              <w:bottom w:val="double" w:sz="4" w:space="0" w:color="auto"/>
              <w:right w:val="single" w:sz="8" w:space="0" w:color="auto"/>
            </w:tcBorders>
            <w:shd w:val="clear" w:color="auto" w:fill="E6E6E6"/>
          </w:tcPr>
          <w:p w14:paraId="5974A172" w14:textId="77777777" w:rsidR="00EE2E8E" w:rsidRPr="00B00247" w:rsidRDefault="00EE2E8E" w:rsidP="008761AA">
            <w:pPr>
              <w:spacing w:after="40" w:line="340" w:lineRule="exact"/>
              <w:jc w:val="center"/>
              <w:rPr>
                <w:rFonts w:asciiTheme="majorEastAsia" w:eastAsiaTheme="majorEastAsia" w:hAnsiTheme="majorEastAsia"/>
                <w:sz w:val="20"/>
              </w:rPr>
            </w:pPr>
            <w:r w:rsidRPr="00B00247">
              <w:rPr>
                <w:rFonts w:asciiTheme="majorEastAsia" w:eastAsiaTheme="majorEastAsia" w:hAnsiTheme="majorEastAsia" w:hint="eastAsia"/>
                <w:sz w:val="20"/>
              </w:rPr>
              <w:t>数量</w:t>
            </w:r>
          </w:p>
        </w:tc>
      </w:tr>
      <w:tr w:rsidR="00AF0236" w:rsidRPr="00B00247" w14:paraId="06EF9033" w14:textId="77777777" w:rsidTr="009505E2">
        <w:trPr>
          <w:trHeight w:val="319"/>
          <w:jc w:val="center"/>
        </w:trPr>
        <w:tc>
          <w:tcPr>
            <w:tcW w:w="6541" w:type="dxa"/>
            <w:tcBorders>
              <w:top w:val="single" w:sz="4" w:space="0" w:color="auto"/>
              <w:left w:val="single" w:sz="8" w:space="0" w:color="auto"/>
            </w:tcBorders>
            <w:shd w:val="clear" w:color="auto" w:fill="auto"/>
          </w:tcPr>
          <w:p w14:paraId="4136901C" w14:textId="606971B4" w:rsidR="00AF0236" w:rsidRPr="00B00247" w:rsidRDefault="00ED2C77" w:rsidP="00AF0236">
            <w:pPr>
              <w:spacing w:line="300" w:lineRule="exact"/>
              <w:rPr>
                <w:rFonts w:asciiTheme="majorEastAsia" w:eastAsiaTheme="majorEastAsia" w:hAnsiTheme="majorEastAsia"/>
                <w:szCs w:val="21"/>
              </w:rPr>
            </w:pPr>
            <w:r w:rsidRPr="00B00247">
              <w:rPr>
                <w:rFonts w:asciiTheme="majorEastAsia" w:eastAsiaTheme="majorEastAsia" w:hAnsiTheme="majorEastAsia" w:hint="eastAsia"/>
                <w:szCs w:val="21"/>
              </w:rPr>
              <w:t>数量計算</w:t>
            </w:r>
          </w:p>
        </w:tc>
        <w:tc>
          <w:tcPr>
            <w:tcW w:w="851" w:type="dxa"/>
            <w:tcBorders>
              <w:top w:val="single" w:sz="4" w:space="0" w:color="auto"/>
            </w:tcBorders>
            <w:shd w:val="clear" w:color="auto" w:fill="auto"/>
          </w:tcPr>
          <w:p w14:paraId="65435AA9" w14:textId="1677DD17" w:rsidR="00AF0236" w:rsidRPr="00B00247" w:rsidRDefault="00AF0236" w:rsidP="00AF0236">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right w:val="single" w:sz="8" w:space="0" w:color="auto"/>
            </w:tcBorders>
            <w:shd w:val="clear" w:color="auto" w:fill="auto"/>
          </w:tcPr>
          <w:p w14:paraId="63F9F316" w14:textId="5F17C1A6" w:rsidR="00AF0236" w:rsidRPr="00B00247" w:rsidRDefault="00AF0236" w:rsidP="00AF0236">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r w:rsidR="00DB583D" w:rsidRPr="00B00247" w14:paraId="5DF79AAA" w14:textId="77777777" w:rsidTr="009505E2">
        <w:trPr>
          <w:trHeight w:val="319"/>
          <w:jc w:val="center"/>
        </w:trPr>
        <w:tc>
          <w:tcPr>
            <w:tcW w:w="6541" w:type="dxa"/>
            <w:tcBorders>
              <w:top w:val="single" w:sz="4" w:space="0" w:color="auto"/>
              <w:left w:val="single" w:sz="8" w:space="0" w:color="auto"/>
            </w:tcBorders>
            <w:shd w:val="clear" w:color="auto" w:fill="auto"/>
          </w:tcPr>
          <w:p w14:paraId="501448E4" w14:textId="59FED4AB" w:rsidR="00DB583D" w:rsidRPr="00B00247" w:rsidRDefault="00DB583D" w:rsidP="00DB583D">
            <w:pPr>
              <w:spacing w:line="300" w:lineRule="exact"/>
              <w:rPr>
                <w:rFonts w:asciiTheme="majorEastAsia" w:eastAsiaTheme="majorEastAsia" w:hAnsiTheme="majorEastAsia"/>
                <w:szCs w:val="21"/>
              </w:rPr>
            </w:pPr>
            <w:r>
              <w:rPr>
                <w:rFonts w:asciiTheme="majorEastAsia" w:eastAsiaTheme="majorEastAsia" w:hAnsiTheme="majorEastAsia" w:hint="eastAsia"/>
                <w:szCs w:val="21"/>
              </w:rPr>
              <w:t>施工計画</w:t>
            </w:r>
          </w:p>
        </w:tc>
        <w:tc>
          <w:tcPr>
            <w:tcW w:w="851" w:type="dxa"/>
            <w:tcBorders>
              <w:top w:val="single" w:sz="4" w:space="0" w:color="auto"/>
            </w:tcBorders>
            <w:shd w:val="clear" w:color="auto" w:fill="auto"/>
          </w:tcPr>
          <w:p w14:paraId="353D26D3" w14:textId="3B2CC0AF" w:rsidR="00DB583D" w:rsidRPr="00B00247" w:rsidRDefault="00DB583D" w:rsidP="00DB583D">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right w:val="single" w:sz="8" w:space="0" w:color="auto"/>
            </w:tcBorders>
            <w:shd w:val="clear" w:color="auto" w:fill="auto"/>
          </w:tcPr>
          <w:p w14:paraId="060737E2" w14:textId="3EE8D177" w:rsidR="00DB583D" w:rsidRPr="00B00247" w:rsidRDefault="00DB583D" w:rsidP="00DB583D">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r w:rsidR="00AF0236" w:rsidRPr="00B00247" w14:paraId="42892E28" w14:textId="77777777" w:rsidTr="009505E2">
        <w:trPr>
          <w:trHeight w:val="319"/>
          <w:jc w:val="center"/>
        </w:trPr>
        <w:tc>
          <w:tcPr>
            <w:tcW w:w="6541" w:type="dxa"/>
            <w:tcBorders>
              <w:top w:val="single" w:sz="4" w:space="0" w:color="auto"/>
              <w:left w:val="single" w:sz="8" w:space="0" w:color="auto"/>
            </w:tcBorders>
            <w:shd w:val="clear" w:color="auto" w:fill="auto"/>
          </w:tcPr>
          <w:p w14:paraId="01B9D276" w14:textId="483BE447" w:rsidR="00AF0236" w:rsidRPr="00B00247" w:rsidRDefault="00ED2C77" w:rsidP="00AF0236">
            <w:pPr>
              <w:spacing w:line="300" w:lineRule="exact"/>
              <w:rPr>
                <w:rFonts w:asciiTheme="majorEastAsia" w:eastAsiaTheme="majorEastAsia" w:hAnsiTheme="majorEastAsia"/>
                <w:szCs w:val="21"/>
              </w:rPr>
            </w:pPr>
            <w:r w:rsidRPr="00B00247">
              <w:rPr>
                <w:rFonts w:asciiTheme="majorEastAsia" w:eastAsiaTheme="majorEastAsia" w:hAnsiTheme="majorEastAsia" w:hint="eastAsia"/>
                <w:szCs w:val="21"/>
              </w:rPr>
              <w:t>関連機関との協議用資料作成</w:t>
            </w:r>
          </w:p>
        </w:tc>
        <w:tc>
          <w:tcPr>
            <w:tcW w:w="851" w:type="dxa"/>
            <w:tcBorders>
              <w:top w:val="single" w:sz="4" w:space="0" w:color="auto"/>
            </w:tcBorders>
            <w:shd w:val="clear" w:color="auto" w:fill="auto"/>
          </w:tcPr>
          <w:p w14:paraId="50CBA60C" w14:textId="119DBBFC" w:rsidR="00AF0236" w:rsidRPr="00B00247" w:rsidRDefault="00AF0236" w:rsidP="00AF0236">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right w:val="single" w:sz="8" w:space="0" w:color="auto"/>
            </w:tcBorders>
            <w:shd w:val="clear" w:color="auto" w:fill="auto"/>
          </w:tcPr>
          <w:p w14:paraId="2FAE0882" w14:textId="6B415C94" w:rsidR="00AF0236" w:rsidRPr="00B00247" w:rsidRDefault="00AF0236" w:rsidP="00AF0236">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r w:rsidR="00AF0236" w:rsidRPr="00B00247" w14:paraId="51CF21A3" w14:textId="77777777" w:rsidTr="009505E2">
        <w:trPr>
          <w:trHeight w:val="319"/>
          <w:jc w:val="center"/>
        </w:trPr>
        <w:tc>
          <w:tcPr>
            <w:tcW w:w="6541" w:type="dxa"/>
            <w:tcBorders>
              <w:top w:val="single" w:sz="4" w:space="0" w:color="auto"/>
              <w:left w:val="single" w:sz="8" w:space="0" w:color="auto"/>
              <w:bottom w:val="single" w:sz="4" w:space="0" w:color="auto"/>
            </w:tcBorders>
            <w:shd w:val="clear" w:color="auto" w:fill="auto"/>
          </w:tcPr>
          <w:p w14:paraId="645233CF" w14:textId="36A14999" w:rsidR="00AF0236" w:rsidRPr="00B00247" w:rsidRDefault="00ED2C77" w:rsidP="00AF0236">
            <w:pPr>
              <w:spacing w:line="300" w:lineRule="exact"/>
              <w:rPr>
                <w:rFonts w:asciiTheme="majorEastAsia" w:eastAsiaTheme="majorEastAsia" w:hAnsiTheme="majorEastAsia"/>
                <w:szCs w:val="21"/>
              </w:rPr>
            </w:pPr>
            <w:r w:rsidRPr="00B00247">
              <w:rPr>
                <w:rFonts w:asciiTheme="majorEastAsia" w:eastAsiaTheme="majorEastAsia" w:hAnsiTheme="majorEastAsia" w:hint="eastAsia"/>
                <w:szCs w:val="21"/>
              </w:rPr>
              <w:t>関連業務との調整協議</w:t>
            </w:r>
          </w:p>
        </w:tc>
        <w:tc>
          <w:tcPr>
            <w:tcW w:w="851" w:type="dxa"/>
            <w:tcBorders>
              <w:top w:val="single" w:sz="4" w:space="0" w:color="auto"/>
              <w:bottom w:val="single" w:sz="4" w:space="0" w:color="auto"/>
            </w:tcBorders>
            <w:shd w:val="clear" w:color="auto" w:fill="auto"/>
          </w:tcPr>
          <w:p w14:paraId="409A7061" w14:textId="46669BA7" w:rsidR="00AF0236" w:rsidRPr="00B00247" w:rsidRDefault="00AF0236" w:rsidP="00AF0236">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bottom w:val="single" w:sz="4" w:space="0" w:color="auto"/>
              <w:right w:val="single" w:sz="8" w:space="0" w:color="auto"/>
            </w:tcBorders>
            <w:shd w:val="clear" w:color="auto" w:fill="auto"/>
          </w:tcPr>
          <w:p w14:paraId="7FD60D74" w14:textId="696E3F3D" w:rsidR="00AF0236" w:rsidRPr="00B00247" w:rsidRDefault="00AF0236" w:rsidP="00AF0236">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r w:rsidR="00AE6638" w:rsidRPr="00B00247" w14:paraId="68CF58DB" w14:textId="77777777" w:rsidTr="009505E2">
        <w:trPr>
          <w:trHeight w:val="319"/>
          <w:jc w:val="center"/>
        </w:trPr>
        <w:tc>
          <w:tcPr>
            <w:tcW w:w="6541" w:type="dxa"/>
            <w:tcBorders>
              <w:top w:val="single" w:sz="4" w:space="0" w:color="auto"/>
              <w:left w:val="single" w:sz="8" w:space="0" w:color="auto"/>
            </w:tcBorders>
            <w:shd w:val="clear" w:color="auto" w:fill="auto"/>
          </w:tcPr>
          <w:p w14:paraId="7CE91E53" w14:textId="354A6714" w:rsidR="00AE6638" w:rsidRPr="00B00247" w:rsidRDefault="00ED2C77" w:rsidP="00AE6638">
            <w:pPr>
              <w:spacing w:line="300" w:lineRule="exact"/>
              <w:rPr>
                <w:rFonts w:asciiTheme="majorEastAsia" w:eastAsiaTheme="majorEastAsia" w:hAnsiTheme="majorEastAsia"/>
                <w:szCs w:val="21"/>
              </w:rPr>
            </w:pPr>
            <w:r w:rsidRPr="00B00247">
              <w:rPr>
                <w:rFonts w:asciiTheme="majorEastAsia" w:eastAsiaTheme="majorEastAsia" w:hAnsiTheme="majorEastAsia" w:hint="eastAsia"/>
                <w:szCs w:val="21"/>
              </w:rPr>
              <w:t>打合せ</w:t>
            </w:r>
          </w:p>
        </w:tc>
        <w:tc>
          <w:tcPr>
            <w:tcW w:w="851" w:type="dxa"/>
            <w:tcBorders>
              <w:top w:val="single" w:sz="4" w:space="0" w:color="auto"/>
            </w:tcBorders>
            <w:shd w:val="clear" w:color="auto" w:fill="auto"/>
          </w:tcPr>
          <w:p w14:paraId="163D644B" w14:textId="47013363" w:rsidR="00AE6638" w:rsidRPr="00B00247" w:rsidRDefault="00AE6638" w:rsidP="00AE6638">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right w:val="single" w:sz="8" w:space="0" w:color="auto"/>
            </w:tcBorders>
            <w:shd w:val="clear" w:color="auto" w:fill="auto"/>
          </w:tcPr>
          <w:p w14:paraId="4C3D5AC0" w14:textId="141D347C" w:rsidR="00AE6638" w:rsidRPr="00B00247" w:rsidRDefault="00AE6638" w:rsidP="00AE6638">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r w:rsidR="00AE6638" w:rsidRPr="00B00247" w14:paraId="17BB26A6" w14:textId="77777777" w:rsidTr="009505E2">
        <w:trPr>
          <w:trHeight w:val="319"/>
          <w:jc w:val="center"/>
        </w:trPr>
        <w:tc>
          <w:tcPr>
            <w:tcW w:w="6541" w:type="dxa"/>
            <w:tcBorders>
              <w:top w:val="single" w:sz="4" w:space="0" w:color="auto"/>
              <w:left w:val="single" w:sz="8" w:space="0" w:color="auto"/>
            </w:tcBorders>
            <w:shd w:val="clear" w:color="auto" w:fill="auto"/>
          </w:tcPr>
          <w:p w14:paraId="316AE320" w14:textId="66CC8502" w:rsidR="00AE6638" w:rsidRPr="00B00247" w:rsidRDefault="00ED2C77" w:rsidP="00AE6638">
            <w:pPr>
              <w:spacing w:line="300" w:lineRule="exact"/>
              <w:rPr>
                <w:rFonts w:asciiTheme="majorEastAsia" w:eastAsiaTheme="majorEastAsia" w:hAnsiTheme="majorEastAsia"/>
                <w:szCs w:val="21"/>
              </w:rPr>
            </w:pPr>
            <w:r w:rsidRPr="00B00247">
              <w:rPr>
                <w:rFonts w:asciiTheme="majorEastAsia" w:eastAsiaTheme="majorEastAsia" w:hAnsiTheme="majorEastAsia" w:hint="eastAsia"/>
                <w:szCs w:val="21"/>
              </w:rPr>
              <w:t>報告書作成</w:t>
            </w:r>
          </w:p>
        </w:tc>
        <w:tc>
          <w:tcPr>
            <w:tcW w:w="851" w:type="dxa"/>
            <w:tcBorders>
              <w:top w:val="single" w:sz="4" w:space="0" w:color="auto"/>
            </w:tcBorders>
            <w:shd w:val="clear" w:color="auto" w:fill="auto"/>
          </w:tcPr>
          <w:p w14:paraId="6C9814BE" w14:textId="3F733284" w:rsidR="00AE6638" w:rsidRPr="00B00247" w:rsidRDefault="00AE6638" w:rsidP="00AE6638">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right w:val="single" w:sz="8" w:space="0" w:color="auto"/>
            </w:tcBorders>
            <w:shd w:val="clear" w:color="auto" w:fill="auto"/>
          </w:tcPr>
          <w:p w14:paraId="2160C03A" w14:textId="4165D801" w:rsidR="00AE6638" w:rsidRPr="00B00247" w:rsidRDefault="00AE6638" w:rsidP="00AE6638">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r w:rsidR="00AE6638" w:rsidRPr="00B00247" w14:paraId="58016492" w14:textId="77777777" w:rsidTr="00CF7178">
        <w:trPr>
          <w:trHeight w:val="319"/>
          <w:jc w:val="center"/>
        </w:trPr>
        <w:tc>
          <w:tcPr>
            <w:tcW w:w="6541" w:type="dxa"/>
            <w:tcBorders>
              <w:top w:val="single" w:sz="4" w:space="0" w:color="auto"/>
              <w:left w:val="single" w:sz="8" w:space="0" w:color="auto"/>
            </w:tcBorders>
          </w:tcPr>
          <w:p w14:paraId="0AA2937D" w14:textId="47309415" w:rsidR="00AE6638" w:rsidRPr="00B00247" w:rsidRDefault="00D022CA" w:rsidP="00AE6638">
            <w:pPr>
              <w:spacing w:line="300" w:lineRule="exact"/>
              <w:rPr>
                <w:rFonts w:asciiTheme="majorEastAsia" w:eastAsiaTheme="majorEastAsia" w:hAnsiTheme="majorEastAsia"/>
                <w:szCs w:val="21"/>
              </w:rPr>
            </w:pPr>
            <w:r w:rsidRPr="00B00247">
              <w:rPr>
                <w:rFonts w:asciiTheme="majorEastAsia" w:eastAsiaTheme="majorEastAsia" w:hAnsiTheme="majorEastAsia" w:hint="eastAsia"/>
                <w:szCs w:val="21"/>
              </w:rPr>
              <w:t>実施設計図</w:t>
            </w:r>
            <w:r w:rsidR="009230B3">
              <w:rPr>
                <w:rFonts w:asciiTheme="majorEastAsia" w:eastAsiaTheme="majorEastAsia" w:hAnsiTheme="majorEastAsia" w:hint="eastAsia"/>
                <w:szCs w:val="21"/>
              </w:rPr>
              <w:t>及び数量計算の修正</w:t>
            </w:r>
          </w:p>
        </w:tc>
        <w:tc>
          <w:tcPr>
            <w:tcW w:w="851" w:type="dxa"/>
            <w:tcBorders>
              <w:top w:val="single" w:sz="4" w:space="0" w:color="auto"/>
            </w:tcBorders>
          </w:tcPr>
          <w:p w14:paraId="1A00D224" w14:textId="7B1C8756" w:rsidR="00AE6638" w:rsidRPr="00B00247" w:rsidRDefault="00AE6638" w:rsidP="00AE6638">
            <w:pPr>
              <w:spacing w:line="300" w:lineRule="exact"/>
              <w:jc w:val="center"/>
              <w:rPr>
                <w:rFonts w:asciiTheme="majorEastAsia" w:eastAsiaTheme="majorEastAsia" w:hAnsiTheme="majorEastAsia"/>
                <w:szCs w:val="21"/>
              </w:rPr>
            </w:pPr>
            <w:r w:rsidRPr="00B00247">
              <w:rPr>
                <w:rFonts w:asciiTheme="majorEastAsia" w:eastAsiaTheme="majorEastAsia" w:hAnsiTheme="majorEastAsia" w:hint="eastAsia"/>
                <w:szCs w:val="21"/>
              </w:rPr>
              <w:t>式</w:t>
            </w:r>
          </w:p>
        </w:tc>
        <w:tc>
          <w:tcPr>
            <w:tcW w:w="868" w:type="dxa"/>
            <w:tcBorders>
              <w:top w:val="single" w:sz="4" w:space="0" w:color="auto"/>
              <w:right w:val="single" w:sz="8" w:space="0" w:color="auto"/>
            </w:tcBorders>
          </w:tcPr>
          <w:p w14:paraId="2C8A7D9B" w14:textId="1080DA71" w:rsidR="00AE6638" w:rsidRPr="00B00247" w:rsidRDefault="00AE6638" w:rsidP="00AE6638">
            <w:pPr>
              <w:spacing w:line="300" w:lineRule="exact"/>
              <w:ind w:leftChars="-12" w:hangingChars="12" w:hanging="26"/>
              <w:jc w:val="center"/>
              <w:rPr>
                <w:rFonts w:asciiTheme="majorEastAsia" w:eastAsiaTheme="majorEastAsia" w:hAnsiTheme="majorEastAsia"/>
                <w:szCs w:val="21"/>
              </w:rPr>
            </w:pPr>
            <w:r w:rsidRPr="00B00247">
              <w:rPr>
                <w:rFonts w:asciiTheme="majorEastAsia" w:eastAsiaTheme="majorEastAsia" w:hAnsiTheme="majorEastAsia" w:hint="eastAsia"/>
                <w:szCs w:val="21"/>
              </w:rPr>
              <w:t>1</w:t>
            </w:r>
          </w:p>
        </w:tc>
      </w:tr>
    </w:tbl>
    <w:p w14:paraId="1DA990DE" w14:textId="36BB496B" w:rsidR="00AF0236" w:rsidRDefault="00AF0236" w:rsidP="00A716EB">
      <w:pPr>
        <w:jc w:val="center"/>
        <w:rPr>
          <w:rFonts w:asciiTheme="majorEastAsia" w:eastAsiaTheme="majorEastAsia" w:hAnsiTheme="majorEastAsia"/>
        </w:rPr>
      </w:pPr>
    </w:p>
    <w:p w14:paraId="49FC4D09" w14:textId="6E3BED92" w:rsidR="001D63A7" w:rsidRPr="00B00247" w:rsidRDefault="001D63A7" w:rsidP="00A716EB">
      <w:pPr>
        <w:jc w:val="center"/>
        <w:rPr>
          <w:rFonts w:asciiTheme="majorEastAsia" w:eastAsiaTheme="majorEastAsia" w:hAnsiTheme="majorEastAsia"/>
        </w:rPr>
      </w:pPr>
    </w:p>
    <w:p w14:paraId="46CA2CDD" w14:textId="509A85E0" w:rsidR="000532BE" w:rsidRPr="00B00247" w:rsidRDefault="00DB583D"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g">
            <w:drawing>
              <wp:anchor distT="0" distB="0" distL="114300" distR="114300" simplePos="0" relativeHeight="251677184" behindDoc="0" locked="0" layoutInCell="1" allowOverlap="1" wp14:anchorId="355D217A" wp14:editId="7A93F219">
                <wp:simplePos x="0" y="0"/>
                <wp:positionH relativeFrom="column">
                  <wp:posOffset>3787140</wp:posOffset>
                </wp:positionH>
                <wp:positionV relativeFrom="paragraph">
                  <wp:posOffset>17581</wp:posOffset>
                </wp:positionV>
                <wp:extent cx="1840818" cy="1280160"/>
                <wp:effectExtent l="0" t="0" r="7620" b="0"/>
                <wp:wrapNone/>
                <wp:docPr id="72" name="グループ化 72"/>
                <wp:cNvGraphicFramePr/>
                <a:graphic xmlns:a="http://schemas.openxmlformats.org/drawingml/2006/main">
                  <a:graphicData uri="http://schemas.microsoft.com/office/word/2010/wordprocessingGroup">
                    <wpg:wgp>
                      <wpg:cNvGrpSpPr/>
                      <wpg:grpSpPr>
                        <a:xfrm>
                          <a:off x="0" y="0"/>
                          <a:ext cx="1840818" cy="1280160"/>
                          <a:chOff x="-560" y="175928"/>
                          <a:chExt cx="1840818" cy="1280368"/>
                        </a:xfrm>
                      </wpg:grpSpPr>
                      <wps:wsp>
                        <wps:cNvPr id="76" name="正方形/長方形 76"/>
                        <wps:cNvSpPr/>
                        <wps:spPr>
                          <a:xfrm>
                            <a:off x="-560" y="175928"/>
                            <a:ext cx="1840818" cy="1280368"/>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正方形/長方形 84"/>
                        <wps:cNvSpPr/>
                        <wps:spPr>
                          <a:xfrm>
                            <a:off x="71519" y="263408"/>
                            <a:ext cx="1688342" cy="538029"/>
                          </a:xfrm>
                          <a:prstGeom prst="rect">
                            <a:avLst/>
                          </a:prstGeom>
                          <a:solidFill>
                            <a:schemeClr val="bg1"/>
                          </a:solidFill>
                          <a:ln w="3175">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5A0BDF" w14:textId="66E911C1" w:rsidR="00AA20CC" w:rsidRDefault="00AA20CC" w:rsidP="0011129A">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関連機関との</w:t>
                              </w:r>
                            </w:p>
                            <w:p w14:paraId="047BF034" w14:textId="0A494148" w:rsidR="00AA20CC" w:rsidRPr="00D466E9" w:rsidRDefault="00AA20CC" w:rsidP="004D6AE5">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協議用資料作成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正方形/長方形 87"/>
                        <wps:cNvSpPr/>
                        <wps:spPr>
                          <a:xfrm>
                            <a:off x="71518" y="886482"/>
                            <a:ext cx="1688263" cy="506191"/>
                          </a:xfrm>
                          <a:prstGeom prst="rect">
                            <a:avLst/>
                          </a:prstGeom>
                          <a:solidFill>
                            <a:schemeClr val="bg1"/>
                          </a:solidFill>
                          <a:ln w="3175">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5AFFD2" w14:textId="3B43DF83" w:rsidR="00AA20CC" w:rsidRPr="00D466E9" w:rsidRDefault="00AA20CC" w:rsidP="00D466E9">
                              <w:pPr>
                                <w:ind w:left="216" w:hangingChars="100" w:hanging="216"/>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関連業務との</w:t>
                              </w:r>
                              <w:r>
                                <w:rPr>
                                  <w:rFonts w:ascii="ＭＳ ゴシック" w:eastAsia="ＭＳ ゴシック" w:hAnsi="ＭＳ ゴシック" w:hint="eastAsia"/>
                                  <w:color w:val="000000" w:themeColor="text1"/>
                                </w:rPr>
                                <w:t>調整協議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55D217A" id="グループ化 72" o:spid="_x0000_s1028" style="position:absolute;left:0;text-align:left;margin-left:298.2pt;margin-top:1.4pt;width:144.95pt;height:100.8pt;z-index:251677184" coordorigin="-5,1759" coordsize="18408,12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">
                <v:rect id="正方形/長方形 76" o:spid="_x0000_s1029" style="position:absolute;left:-5;top:1759;width:18407;height:12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" fillcolor="#a5a5a5 [2092]" stroked="f" strokeweight="2pt"/>
                <v:rect id="正方形/長方形 84" o:spid="_x0000_s1030" style="position:absolute;left:715;top:2634;width:16883;height:5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" fillcolor="white [3212]" strokecolor="#a5a5a5 [2092]" strokeweight=".25pt">
                  <v:textbox>
                    <w:txbxContent>
                      <w:p w14:paraId="375A0BDF" w14:textId="66E911C1" w:rsidR="00AA20CC" w:rsidRDefault="00AA20CC" w:rsidP="0011129A">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関連機関との</w:t>
                        </w:r>
                      </w:p>
                      <w:p w14:paraId="047BF034" w14:textId="0A494148" w:rsidR="00AA20CC" w:rsidRPr="00D466E9" w:rsidRDefault="00AA20CC" w:rsidP="004D6AE5">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協議用資料作成</w:t>
                        </w:r>
                      </w:p>
                    </w:txbxContent>
                  </v:textbox>
                </v:rect>
                <v:rect id="正方形/長方形 87" o:spid="_x0000_s1031" style="position:absolute;left:715;top:8864;width:16882;height:5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" fillcolor="white [3212]" strokecolor="#a5a5a5 [2092]" strokeweight=".25pt">
                  <v:textbox>
                    <w:txbxContent>
                      <w:p w14:paraId="145AFFD2" w14:textId="3B43DF83" w:rsidR="00AA20CC" w:rsidRPr="00D466E9" w:rsidRDefault="00AA20CC" w:rsidP="00D466E9">
                        <w:pPr>
                          <w:ind w:left="216" w:hangingChars="100" w:hanging="216"/>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関連業務との</w:t>
                        </w:r>
                        <w:r>
                          <w:rPr>
                            <w:rFonts w:ascii="ＭＳ ゴシック" w:eastAsia="ＭＳ ゴシック" w:hAnsi="ＭＳ ゴシック" w:hint="eastAsia"/>
                            <w:color w:val="000000" w:themeColor="text1"/>
                          </w:rPr>
                          <w:t>調整協議</w:t>
                        </w:r>
                      </w:p>
                    </w:txbxContent>
                  </v:textbox>
                </v:rect>
              </v:group>
            </w:pict>
          </mc:Fallback>
        </mc:AlternateContent>
      </w:r>
      <w:r>
        <w:rPr>
          <w:rFonts w:ascii="ＭＳ ゴシック" w:eastAsia="ＭＳ ゴシック" w:hAnsi="ＭＳ ゴシック"/>
          <w:b/>
          <w:noProof/>
          <w:sz w:val="24"/>
          <w:szCs w:val="24"/>
        </w:rPr>
        <mc:AlternateContent>
          <mc:Choice Requires="wps">
            <w:drawing>
              <wp:anchor distT="0" distB="0" distL="114300" distR="114300" simplePos="0" relativeHeight="251689472" behindDoc="0" locked="0" layoutInCell="1" allowOverlap="1" wp14:anchorId="6E92E125" wp14:editId="28F9499C">
                <wp:simplePos x="0" y="0"/>
                <wp:positionH relativeFrom="column">
                  <wp:posOffset>3200722</wp:posOffset>
                </wp:positionH>
                <wp:positionV relativeFrom="paragraph">
                  <wp:posOffset>26472</wp:posOffset>
                </wp:positionV>
                <wp:extent cx="189865" cy="1125940"/>
                <wp:effectExtent l="0" t="0" r="19685" b="17145"/>
                <wp:wrapNone/>
                <wp:docPr id="28" name="右中かっこ 28"/>
                <wp:cNvGraphicFramePr/>
                <a:graphic xmlns:a="http://schemas.openxmlformats.org/drawingml/2006/main">
                  <a:graphicData uri="http://schemas.microsoft.com/office/word/2010/wordprocessingShape">
                    <wps:wsp>
                      <wps:cNvSpPr/>
                      <wps:spPr>
                        <a:xfrm>
                          <a:off x="0" y="0"/>
                          <a:ext cx="189865" cy="11259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78035A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8" o:spid="_x0000_s1026" type="#_x0000_t88" style="position:absolute;left:0;text-align:left;margin-left:252.05pt;margin-top:2.1pt;width:14.95pt;height:88.65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" adj="304" strokecolor="#4579b8 [3044]"/>
            </w:pict>
          </mc:Fallback>
        </mc:AlternateContent>
      </w:r>
      <w:r>
        <w:rPr>
          <w:rFonts w:asciiTheme="majorEastAsia" w:eastAsiaTheme="majorEastAsia" w:hAnsiTheme="majorEastAsia"/>
          <w:b/>
          <w:noProof/>
          <w:sz w:val="24"/>
        </w:rPr>
        <mc:AlternateContent>
          <mc:Choice Requires="wps">
            <w:drawing>
              <wp:anchor distT="0" distB="0" distL="114300" distR="114300" simplePos="0" relativeHeight="251704832" behindDoc="0" locked="0" layoutInCell="1" allowOverlap="1" wp14:anchorId="5A063BF5" wp14:editId="13175A59">
                <wp:simplePos x="0" y="0"/>
                <wp:positionH relativeFrom="column">
                  <wp:posOffset>866140</wp:posOffset>
                </wp:positionH>
                <wp:positionV relativeFrom="paragraph">
                  <wp:posOffset>20244</wp:posOffset>
                </wp:positionV>
                <wp:extent cx="2238375" cy="342844"/>
                <wp:effectExtent l="0" t="0" r="28575" b="19685"/>
                <wp:wrapNone/>
                <wp:docPr id="63" name="正方形/長方形 63"/>
                <wp:cNvGraphicFramePr/>
                <a:graphic xmlns:a="http://schemas.openxmlformats.org/drawingml/2006/main">
                  <a:graphicData uri="http://schemas.microsoft.com/office/word/2010/wordprocessingShape">
                    <wps:wsp>
                      <wps:cNvSpPr/>
                      <wps:spPr>
                        <a:xfrm>
                          <a:off x="0" y="0"/>
                          <a:ext cx="2238375" cy="342844"/>
                        </a:xfrm>
                        <a:prstGeom prst="rect">
                          <a:avLst/>
                        </a:prstGeom>
                        <a:solidFill>
                          <a:schemeClr val="bg1"/>
                        </a:solidFill>
                        <a:ln w="1270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0125B19" w14:textId="2032E768" w:rsidR="00AA20CC" w:rsidRPr="00D466E9" w:rsidRDefault="00AA20CC" w:rsidP="0011129A">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数量計算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063BF5" id="正方形/長方形 63" o:spid="_x0000_s1032" style="position:absolute;left:0;text-align:left;margin-left:68.2pt;margin-top:1.6pt;width:176.25pt;height:27pt;z-index:25170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" fillcolor="white [3212]" strokecolor="black [3213]" strokeweight="1pt">
                <v:textbox>
                  <w:txbxContent>
                    <w:p w14:paraId="70125B19" w14:textId="2032E768" w:rsidR="00AA20CC" w:rsidRPr="00D466E9" w:rsidRDefault="00AA20CC" w:rsidP="0011129A">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数量計算</w:t>
                      </w:r>
                    </w:p>
                  </w:txbxContent>
                </v:textbox>
              </v:rect>
            </w:pict>
          </mc:Fallback>
        </mc:AlternateContent>
      </w:r>
    </w:p>
    <w:p w14:paraId="10798C4A" w14:textId="502C5A8C" w:rsidR="00A112A3" w:rsidRPr="00B00247" w:rsidRDefault="00A112A3" w:rsidP="000532BE">
      <w:pPr>
        <w:widowControl/>
        <w:jc w:val="center"/>
        <w:rPr>
          <w:rFonts w:asciiTheme="majorEastAsia" w:eastAsiaTheme="majorEastAsia" w:hAnsiTheme="majorEastAsia"/>
          <w:b/>
          <w:sz w:val="24"/>
        </w:rPr>
      </w:pPr>
    </w:p>
    <w:p w14:paraId="7B82269D" w14:textId="7C09AB5C" w:rsidR="00A112A3" w:rsidRPr="00B00247" w:rsidRDefault="00DB583D"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s">
            <w:drawing>
              <wp:anchor distT="0" distB="0" distL="114300" distR="114300" simplePos="0" relativeHeight="251679232" behindDoc="0" locked="0" layoutInCell="1" allowOverlap="1" wp14:anchorId="3F3463EB" wp14:editId="01F1B5BE">
                <wp:simplePos x="0" y="0"/>
                <wp:positionH relativeFrom="column">
                  <wp:posOffset>3348990</wp:posOffset>
                </wp:positionH>
                <wp:positionV relativeFrom="paragraph">
                  <wp:posOffset>38896</wp:posOffset>
                </wp:positionV>
                <wp:extent cx="389614" cy="0"/>
                <wp:effectExtent l="0" t="76200" r="29845" b="76200"/>
                <wp:wrapNone/>
                <wp:docPr id="95" name="直線矢印コネクタ 95"/>
                <wp:cNvGraphicFramePr/>
                <a:graphic xmlns:a="http://schemas.openxmlformats.org/drawingml/2006/main">
                  <a:graphicData uri="http://schemas.microsoft.com/office/word/2010/wordprocessingShape">
                    <wps:wsp>
                      <wps:cNvCnPr/>
                      <wps:spPr>
                        <a:xfrm>
                          <a:off x="0" y="0"/>
                          <a:ext cx="389614"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A62C45" id="_x0000_t32" coordsize="21600,21600" o:spt="32" o:oned="t" path="m,l21600,21600e" filled="f">
                <v:path arrowok="t" fillok="f" o:connecttype="none"/>
                <o:lock v:ext="edit" shapetype="t"/>
              </v:shapetype>
              <v:shape id="直線矢印コネクタ 95" o:spid="_x0000_s1026" type="#_x0000_t32" style="position:absolute;left:0;text-align:left;margin-left:263.7pt;margin-top:3.05pt;width:30.7pt;height:0;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" strokecolor="black [3040]" strokeweight="2.25pt">
                <v:stroke endarrow="block"/>
              </v:shape>
            </w:pict>
          </mc:Fallback>
        </mc:AlternateContent>
      </w:r>
      <w:r>
        <w:rPr>
          <w:rFonts w:asciiTheme="majorEastAsia" w:eastAsiaTheme="majorEastAsia" w:hAnsiTheme="majorEastAsia"/>
          <w:b/>
          <w:noProof/>
          <w:sz w:val="24"/>
        </w:rPr>
        <mc:AlternateContent>
          <mc:Choice Requires="wps">
            <w:drawing>
              <wp:anchor distT="0" distB="0" distL="114300" distR="114300" simplePos="0" relativeHeight="251706880" behindDoc="0" locked="0" layoutInCell="1" allowOverlap="1" wp14:anchorId="26BD32BB" wp14:editId="30D5F059">
                <wp:simplePos x="0" y="0"/>
                <wp:positionH relativeFrom="column">
                  <wp:posOffset>1854200</wp:posOffset>
                </wp:positionH>
                <wp:positionV relativeFrom="paragraph">
                  <wp:posOffset>20121</wp:posOffset>
                </wp:positionV>
                <wp:extent cx="266700" cy="180946"/>
                <wp:effectExtent l="0" t="0" r="0" b="0"/>
                <wp:wrapNone/>
                <wp:docPr id="64" name="二等辺三角形 64"/>
                <wp:cNvGraphicFramePr/>
                <a:graphic xmlns:a="http://schemas.openxmlformats.org/drawingml/2006/main">
                  <a:graphicData uri="http://schemas.microsoft.com/office/word/2010/wordprocessingShape">
                    <wps:wsp>
                      <wps:cNvSpPr/>
                      <wps:spPr>
                        <a:xfrm rot="10800000">
                          <a:off x="0" y="0"/>
                          <a:ext cx="266700" cy="180946"/>
                        </a:xfrm>
                        <a:prstGeom prst="triangle">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349F57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4" o:spid="_x0000_s1026" type="#_x0000_t5" style="position:absolute;left:0;text-align:left;margin-left:146pt;margin-top:1.6pt;width:21pt;height:14.25pt;rotation:180;z-index:25170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" fillcolor="#a5a5a5 [2092]" stroked="f" strokeweight="2pt"/>
            </w:pict>
          </mc:Fallback>
        </mc:AlternateContent>
      </w:r>
    </w:p>
    <w:p w14:paraId="4C103D6D" w14:textId="19FFF152" w:rsidR="00A112A3" w:rsidRPr="00B00247" w:rsidRDefault="00DB583D"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s">
            <w:drawing>
              <wp:anchor distT="0" distB="0" distL="114300" distR="114300" simplePos="0" relativeHeight="251681280" behindDoc="0" locked="0" layoutInCell="1" allowOverlap="1" wp14:anchorId="467EDB05" wp14:editId="1A725443">
                <wp:simplePos x="0" y="0"/>
                <wp:positionH relativeFrom="column">
                  <wp:posOffset>3331210</wp:posOffset>
                </wp:positionH>
                <wp:positionV relativeFrom="paragraph">
                  <wp:posOffset>58581</wp:posOffset>
                </wp:positionV>
                <wp:extent cx="389614" cy="0"/>
                <wp:effectExtent l="19050" t="76200" r="0" b="76200"/>
                <wp:wrapNone/>
                <wp:docPr id="96" name="直線矢印コネクタ 96"/>
                <wp:cNvGraphicFramePr/>
                <a:graphic xmlns:a="http://schemas.openxmlformats.org/drawingml/2006/main">
                  <a:graphicData uri="http://schemas.microsoft.com/office/word/2010/wordprocessingShape">
                    <wps:wsp>
                      <wps:cNvCnPr/>
                      <wps:spPr>
                        <a:xfrm>
                          <a:off x="0" y="0"/>
                          <a:ext cx="389614" cy="0"/>
                        </a:xfrm>
                        <a:prstGeom prst="straightConnector1">
                          <a:avLst/>
                        </a:prstGeom>
                        <a:ln w="28575">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F2640D" id="直線矢印コネクタ 96" o:spid="_x0000_s1026" type="#_x0000_t32" style="position:absolute;left:0;text-align:left;margin-left:262.3pt;margin-top:4.6pt;width:30.7pt;height:0;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" strokecolor="black [3040]" strokeweight="2.25pt">
                <v:stroke startarrow="block"/>
              </v:shape>
            </w:pict>
          </mc:Fallback>
        </mc:AlternateContent>
      </w:r>
      <w:r>
        <w:rPr>
          <w:rFonts w:asciiTheme="majorEastAsia" w:eastAsiaTheme="majorEastAsia" w:hAnsiTheme="majorEastAsia"/>
          <w:b/>
          <w:noProof/>
          <w:sz w:val="24"/>
        </w:rPr>
        <mc:AlternateContent>
          <mc:Choice Requires="wps">
            <w:drawing>
              <wp:anchor distT="0" distB="0" distL="114300" distR="114300" simplePos="0" relativeHeight="251683328" behindDoc="0" locked="0" layoutInCell="1" allowOverlap="1" wp14:anchorId="42A8227A" wp14:editId="2F175539">
                <wp:simplePos x="0" y="0"/>
                <wp:positionH relativeFrom="column">
                  <wp:posOffset>866140</wp:posOffset>
                </wp:positionH>
                <wp:positionV relativeFrom="paragraph">
                  <wp:posOffset>97363</wp:posOffset>
                </wp:positionV>
                <wp:extent cx="2238375" cy="342844"/>
                <wp:effectExtent l="0" t="0" r="28575" b="19685"/>
                <wp:wrapNone/>
                <wp:docPr id="92" name="正方形/長方形 92"/>
                <wp:cNvGraphicFramePr/>
                <a:graphic xmlns:a="http://schemas.openxmlformats.org/drawingml/2006/main">
                  <a:graphicData uri="http://schemas.microsoft.com/office/word/2010/wordprocessingShape">
                    <wps:wsp>
                      <wps:cNvSpPr/>
                      <wps:spPr>
                        <a:xfrm>
                          <a:off x="0" y="0"/>
                          <a:ext cx="2238375" cy="342844"/>
                        </a:xfrm>
                        <a:prstGeom prst="rect">
                          <a:avLst/>
                        </a:prstGeom>
                        <a:solidFill>
                          <a:schemeClr val="bg1"/>
                        </a:solidFill>
                        <a:ln w="1270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DCD2354" w14:textId="61AF005B" w:rsidR="00AA20CC" w:rsidRPr="00D466E9" w:rsidRDefault="00AA20CC" w:rsidP="0011129A">
                            <w:pPr>
                              <w:rPr>
                                <w:rFonts w:ascii="ＭＳ ゴシック" w:eastAsia="ＭＳ ゴシック" w:hAnsi="ＭＳ ゴシック"/>
                                <w:color w:val="000000" w:themeColor="text1"/>
                              </w:rPr>
                            </w:pPr>
                            <w:r>
                              <w:rPr>
                                <w:rFonts w:ascii="ＭＳ ゴシック" w:eastAsia="ＭＳ ゴシック" w:hAnsi="ＭＳ ゴシック" w:hint="eastAsia"/>
                                <w:color w:val="000000" w:themeColor="text1"/>
                              </w:rPr>
                              <w:t>施工計画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A8227A" id="正方形/長方形 92" o:spid="_x0000_s1033" style="position:absolute;left:0;text-align:left;margin-left:68.2pt;margin-top:7.65pt;width:176.25pt;height:27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" fillcolor="white [3212]" strokecolor="black [3213]" strokeweight="1pt">
                <v:textbox>
                  <w:txbxContent>
                    <w:p w14:paraId="2DCD2354" w14:textId="61AF005B" w:rsidR="00AA20CC" w:rsidRPr="00D466E9" w:rsidRDefault="00AA20CC" w:rsidP="0011129A">
                      <w:pPr>
                        <w:rPr>
                          <w:rFonts w:ascii="ＭＳ ゴシック" w:eastAsia="ＭＳ ゴシック" w:hAnsi="ＭＳ ゴシック"/>
                          <w:color w:val="000000" w:themeColor="text1"/>
                        </w:rPr>
                      </w:pPr>
                      <w:r>
                        <w:rPr>
                          <w:rFonts w:ascii="ＭＳ ゴシック" w:eastAsia="ＭＳ ゴシック" w:hAnsi="ＭＳ ゴシック" w:hint="eastAsia"/>
                          <w:color w:val="000000" w:themeColor="text1"/>
                        </w:rPr>
                        <w:t>施工計画</w:t>
                      </w:r>
                    </w:p>
                  </w:txbxContent>
                </v:textbox>
              </v:rect>
            </w:pict>
          </mc:Fallback>
        </mc:AlternateContent>
      </w:r>
    </w:p>
    <w:p w14:paraId="05299374" w14:textId="03246B31" w:rsidR="00A112A3" w:rsidRPr="00B00247" w:rsidRDefault="00A112A3" w:rsidP="000532BE">
      <w:pPr>
        <w:widowControl/>
        <w:jc w:val="center"/>
        <w:rPr>
          <w:rFonts w:asciiTheme="majorEastAsia" w:eastAsiaTheme="majorEastAsia" w:hAnsiTheme="majorEastAsia"/>
          <w:b/>
          <w:sz w:val="24"/>
        </w:rPr>
      </w:pPr>
    </w:p>
    <w:p w14:paraId="5A2A563F" w14:textId="0772D4CC" w:rsidR="00A112A3" w:rsidRPr="00B00247" w:rsidRDefault="00DB583D"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s">
            <w:drawing>
              <wp:anchor distT="0" distB="0" distL="114300" distR="114300" simplePos="0" relativeHeight="251684352" behindDoc="0" locked="0" layoutInCell="1" allowOverlap="1" wp14:anchorId="0A2DA4E2" wp14:editId="2D2D3F1B">
                <wp:simplePos x="0" y="0"/>
                <wp:positionH relativeFrom="column">
                  <wp:posOffset>1854200</wp:posOffset>
                </wp:positionH>
                <wp:positionV relativeFrom="paragraph">
                  <wp:posOffset>145036</wp:posOffset>
                </wp:positionV>
                <wp:extent cx="266700" cy="180946"/>
                <wp:effectExtent l="0" t="0" r="0" b="0"/>
                <wp:wrapNone/>
                <wp:docPr id="98" name="二等辺三角形 98"/>
                <wp:cNvGraphicFramePr/>
                <a:graphic xmlns:a="http://schemas.openxmlformats.org/drawingml/2006/main">
                  <a:graphicData uri="http://schemas.microsoft.com/office/word/2010/wordprocessingShape">
                    <wps:wsp>
                      <wps:cNvSpPr/>
                      <wps:spPr>
                        <a:xfrm rot="10800000">
                          <a:off x="0" y="0"/>
                          <a:ext cx="266700" cy="180946"/>
                        </a:xfrm>
                        <a:prstGeom prst="triangle">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C85E29" id="二等辺三角形 98" o:spid="_x0000_s1026" type="#_x0000_t5" style="position:absolute;left:0;text-align:left;margin-left:146pt;margin-top:11.4pt;width:21pt;height:14.25pt;rotation:180;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" fillcolor="#a5a5a5 [2092]" stroked="f" strokeweight="2pt"/>
            </w:pict>
          </mc:Fallback>
        </mc:AlternateContent>
      </w:r>
    </w:p>
    <w:p w14:paraId="7BF58B54" w14:textId="756DBE3D" w:rsidR="00A112A3" w:rsidRPr="00B00247" w:rsidRDefault="00A112A3" w:rsidP="000532BE">
      <w:pPr>
        <w:widowControl/>
        <w:jc w:val="center"/>
        <w:rPr>
          <w:rFonts w:asciiTheme="majorEastAsia" w:eastAsiaTheme="majorEastAsia" w:hAnsiTheme="majorEastAsia"/>
          <w:b/>
          <w:sz w:val="24"/>
        </w:rPr>
      </w:pPr>
    </w:p>
    <w:p w14:paraId="0F496F38" w14:textId="648A2F97" w:rsidR="00A112A3" w:rsidRPr="00B00247" w:rsidRDefault="00DB583D"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s">
            <w:drawing>
              <wp:anchor distT="0" distB="0" distL="114300" distR="114300" simplePos="0" relativeHeight="251685376" behindDoc="0" locked="0" layoutInCell="1" allowOverlap="1" wp14:anchorId="652C34D6" wp14:editId="3BDAA8A7">
                <wp:simplePos x="0" y="0"/>
                <wp:positionH relativeFrom="column">
                  <wp:posOffset>866140</wp:posOffset>
                </wp:positionH>
                <wp:positionV relativeFrom="paragraph">
                  <wp:posOffset>16899</wp:posOffset>
                </wp:positionV>
                <wp:extent cx="2238375" cy="342844"/>
                <wp:effectExtent l="0" t="0" r="28575" b="19685"/>
                <wp:wrapNone/>
                <wp:docPr id="71" name="正方形/長方形 71"/>
                <wp:cNvGraphicFramePr/>
                <a:graphic xmlns:a="http://schemas.openxmlformats.org/drawingml/2006/main">
                  <a:graphicData uri="http://schemas.microsoft.com/office/word/2010/wordprocessingShape">
                    <wps:wsp>
                      <wps:cNvSpPr/>
                      <wps:spPr>
                        <a:xfrm>
                          <a:off x="0" y="0"/>
                          <a:ext cx="2238375" cy="342844"/>
                        </a:xfrm>
                        <a:prstGeom prst="rect">
                          <a:avLst/>
                        </a:prstGeom>
                        <a:solidFill>
                          <a:schemeClr val="bg1"/>
                        </a:solidFill>
                        <a:ln w="1270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7E3E0A3" w14:textId="49EA9AB7" w:rsidR="00AA20CC" w:rsidRPr="00D466E9" w:rsidRDefault="00AA20CC" w:rsidP="0011129A">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報告書作成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2C34D6" id="正方形/長方形 71" o:spid="_x0000_s1034" style="position:absolute;left:0;text-align:left;margin-left:68.2pt;margin-top:1.35pt;width:176.25pt;height:27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" fillcolor="white [3212]" strokecolor="black [3213]" strokeweight="1pt">
                <v:textbox>
                  <w:txbxContent>
                    <w:p w14:paraId="77E3E0A3" w14:textId="49EA9AB7" w:rsidR="00AA20CC" w:rsidRPr="00D466E9" w:rsidRDefault="00AA20CC" w:rsidP="0011129A">
                      <w:pPr>
                        <w:rPr>
                          <w:rFonts w:ascii="ＭＳ ゴシック" w:eastAsia="ＭＳ ゴシック" w:hAnsi="ＭＳ ゴシック"/>
                          <w:color w:val="000000" w:themeColor="text1"/>
                        </w:rPr>
                      </w:pPr>
                      <w:r w:rsidRPr="00D466E9">
                        <w:rPr>
                          <w:rFonts w:ascii="ＭＳ ゴシック" w:eastAsia="ＭＳ ゴシック" w:hAnsi="ＭＳ ゴシック" w:hint="eastAsia"/>
                          <w:color w:val="000000" w:themeColor="text1"/>
                        </w:rPr>
                        <w:t>報告書作成</w:t>
                      </w:r>
                    </w:p>
                  </w:txbxContent>
                </v:textbox>
              </v:rect>
            </w:pict>
          </mc:Fallback>
        </mc:AlternateContent>
      </w:r>
    </w:p>
    <w:p w14:paraId="1C1CE8FD" w14:textId="040C5F94" w:rsidR="00A112A3" w:rsidRPr="00B00247" w:rsidRDefault="00A112A3" w:rsidP="000532BE">
      <w:pPr>
        <w:widowControl/>
        <w:jc w:val="center"/>
        <w:rPr>
          <w:rFonts w:asciiTheme="majorEastAsia" w:eastAsiaTheme="majorEastAsia" w:hAnsiTheme="majorEastAsia"/>
          <w:b/>
          <w:sz w:val="24"/>
        </w:rPr>
      </w:pPr>
    </w:p>
    <w:p w14:paraId="04C0965F" w14:textId="48A16224" w:rsidR="00A112A3" w:rsidRPr="00B00247" w:rsidRDefault="00794F80"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s">
            <w:drawing>
              <wp:anchor distT="0" distB="0" distL="114300" distR="114300" simplePos="0" relativeHeight="251686400" behindDoc="0" locked="0" layoutInCell="1" allowOverlap="1" wp14:anchorId="267C1B09" wp14:editId="4E84F133">
                <wp:simplePos x="0" y="0"/>
                <wp:positionH relativeFrom="column">
                  <wp:posOffset>1854200</wp:posOffset>
                </wp:positionH>
                <wp:positionV relativeFrom="paragraph">
                  <wp:posOffset>16890</wp:posOffset>
                </wp:positionV>
                <wp:extent cx="266700" cy="180946"/>
                <wp:effectExtent l="0" t="0" r="0" b="0"/>
                <wp:wrapNone/>
                <wp:docPr id="99" name="二等辺三角形 99"/>
                <wp:cNvGraphicFramePr/>
                <a:graphic xmlns:a="http://schemas.openxmlformats.org/drawingml/2006/main">
                  <a:graphicData uri="http://schemas.microsoft.com/office/word/2010/wordprocessingShape">
                    <wps:wsp>
                      <wps:cNvSpPr/>
                      <wps:spPr>
                        <a:xfrm rot="10800000">
                          <a:off x="0" y="0"/>
                          <a:ext cx="266700" cy="180946"/>
                        </a:xfrm>
                        <a:prstGeom prst="triangle">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635E0C" id="二等辺三角形 99" o:spid="_x0000_s1026" type="#_x0000_t5" style="position:absolute;left:0;text-align:left;margin-left:146pt;margin-top:1.35pt;width:21pt;height:14.25pt;rotation:180;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" fillcolor="#a5a5a5 [2092]" stroked="f" strokeweight="2pt"/>
            </w:pict>
          </mc:Fallback>
        </mc:AlternateContent>
      </w:r>
    </w:p>
    <w:p w14:paraId="44A91444" w14:textId="068F27B5" w:rsidR="00A112A3" w:rsidRPr="00B00247" w:rsidRDefault="00794F80" w:rsidP="000532BE">
      <w:pPr>
        <w:widowControl/>
        <w:jc w:val="center"/>
        <w:rPr>
          <w:rFonts w:asciiTheme="majorEastAsia" w:eastAsiaTheme="majorEastAsia" w:hAnsiTheme="majorEastAsia"/>
          <w:b/>
          <w:sz w:val="24"/>
        </w:rPr>
      </w:pPr>
      <w:r>
        <w:rPr>
          <w:rFonts w:asciiTheme="majorEastAsia" w:eastAsiaTheme="majorEastAsia" w:hAnsiTheme="majorEastAsia"/>
          <w:b/>
          <w:noProof/>
          <w:sz w:val="24"/>
        </w:rPr>
        <mc:AlternateContent>
          <mc:Choice Requires="wps">
            <w:drawing>
              <wp:anchor distT="0" distB="0" distL="114300" distR="114300" simplePos="0" relativeHeight="251687424" behindDoc="0" locked="0" layoutInCell="1" allowOverlap="1" wp14:anchorId="565BB8AC" wp14:editId="3252DDC9">
                <wp:simplePos x="0" y="0"/>
                <wp:positionH relativeFrom="column">
                  <wp:posOffset>861216</wp:posOffset>
                </wp:positionH>
                <wp:positionV relativeFrom="paragraph">
                  <wp:posOffset>89535</wp:posOffset>
                </wp:positionV>
                <wp:extent cx="2279176" cy="342265"/>
                <wp:effectExtent l="0" t="0" r="26035" b="19685"/>
                <wp:wrapNone/>
                <wp:docPr id="70" name="正方形/長方形 70"/>
                <wp:cNvGraphicFramePr/>
                <a:graphic xmlns:a="http://schemas.openxmlformats.org/drawingml/2006/main">
                  <a:graphicData uri="http://schemas.microsoft.com/office/word/2010/wordprocessingShape">
                    <wps:wsp>
                      <wps:cNvSpPr/>
                      <wps:spPr>
                        <a:xfrm>
                          <a:off x="0" y="0"/>
                          <a:ext cx="2279176" cy="342265"/>
                        </a:xfrm>
                        <a:prstGeom prst="rect">
                          <a:avLst/>
                        </a:prstGeom>
                        <a:solidFill>
                          <a:schemeClr val="bg1"/>
                        </a:solidFill>
                        <a:ln w="1270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F25D9B2" w14:textId="15D295AA" w:rsidR="00AA20CC" w:rsidRPr="003D4ED2" w:rsidRDefault="00AA20CC" w:rsidP="0011129A">
                            <w:pPr>
                              <w:rPr>
                                <w:rFonts w:ascii="ＭＳ ゴシック" w:eastAsia="ＭＳ ゴシック" w:hAnsi="ＭＳ ゴシック"/>
                                <w:color w:val="000000" w:themeColor="text1"/>
                              </w:rPr>
                            </w:pPr>
                            <w:r w:rsidRPr="003D4ED2">
                              <w:rPr>
                                <w:rFonts w:ascii="ＭＳ ゴシック" w:eastAsia="ＭＳ ゴシック" w:hAnsi="ＭＳ ゴシック" w:hint="eastAsia"/>
                                <w:color w:val="000000" w:themeColor="text1"/>
                              </w:rPr>
                              <w:t>実施設計図</w:t>
                            </w:r>
                            <w:r>
                              <w:rPr>
                                <w:rFonts w:ascii="ＭＳ ゴシック" w:eastAsia="ＭＳ ゴシック" w:hAnsi="ＭＳ ゴシック" w:hint="eastAsia"/>
                                <w:color w:val="000000" w:themeColor="text1"/>
                              </w:rPr>
                              <w:t>及び数量計算の修正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5BB8AC" id="正方形/長方形 70" o:spid="_x0000_s1035" style="position:absolute;left:0;text-align:left;margin-left:67.8pt;margin-top:7.05pt;width:179.45pt;height:26.95pt;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" fillcolor="white [3212]" strokecolor="black [3213]" strokeweight="1pt">
                <v:textbox>
                  <w:txbxContent>
                    <w:p w14:paraId="6F25D9B2" w14:textId="15D295AA" w:rsidR="00AA20CC" w:rsidRPr="003D4ED2" w:rsidRDefault="00AA20CC" w:rsidP="0011129A">
                      <w:pPr>
                        <w:rPr>
                          <w:rFonts w:ascii="ＭＳ ゴシック" w:eastAsia="ＭＳ ゴシック" w:hAnsi="ＭＳ ゴシック"/>
                          <w:color w:val="000000" w:themeColor="text1"/>
                        </w:rPr>
                      </w:pPr>
                      <w:r w:rsidRPr="003D4ED2">
                        <w:rPr>
                          <w:rFonts w:ascii="ＭＳ ゴシック" w:eastAsia="ＭＳ ゴシック" w:hAnsi="ＭＳ ゴシック" w:hint="eastAsia"/>
                          <w:color w:val="000000" w:themeColor="text1"/>
                        </w:rPr>
                        <w:t>実施設計図</w:t>
                      </w:r>
                      <w:r>
                        <w:rPr>
                          <w:rFonts w:ascii="ＭＳ ゴシック" w:eastAsia="ＭＳ ゴシック" w:hAnsi="ＭＳ ゴシック" w:hint="eastAsia"/>
                          <w:color w:val="000000" w:themeColor="text1"/>
                        </w:rPr>
                        <w:t>及び数量計算の修正</w:t>
                      </w:r>
                    </w:p>
                  </w:txbxContent>
                </v:textbox>
              </v:rect>
            </w:pict>
          </mc:Fallback>
        </mc:AlternateContent>
      </w:r>
    </w:p>
    <w:p w14:paraId="084727BD" w14:textId="2D5A9191" w:rsidR="00A112A3" w:rsidRPr="00B00247" w:rsidRDefault="00A112A3" w:rsidP="000532BE">
      <w:pPr>
        <w:widowControl/>
        <w:jc w:val="center"/>
        <w:rPr>
          <w:rFonts w:asciiTheme="majorEastAsia" w:eastAsiaTheme="majorEastAsia" w:hAnsiTheme="majorEastAsia"/>
          <w:b/>
          <w:sz w:val="24"/>
        </w:rPr>
      </w:pPr>
    </w:p>
    <w:p w14:paraId="309CDC5A" w14:textId="661591E0" w:rsidR="00A112A3" w:rsidRPr="00B00247" w:rsidRDefault="00A112A3" w:rsidP="000532BE">
      <w:pPr>
        <w:widowControl/>
        <w:jc w:val="center"/>
        <w:rPr>
          <w:rFonts w:asciiTheme="majorEastAsia" w:eastAsiaTheme="majorEastAsia" w:hAnsiTheme="majorEastAsia"/>
          <w:b/>
          <w:sz w:val="24"/>
        </w:rPr>
      </w:pPr>
    </w:p>
    <w:p w14:paraId="05DF00F1" w14:textId="6F1A4D15" w:rsidR="001D63A7" w:rsidRDefault="001D63A7" w:rsidP="009B23F6">
      <w:pPr>
        <w:widowControl/>
        <w:rPr>
          <w:rFonts w:asciiTheme="majorEastAsia" w:eastAsiaTheme="majorEastAsia" w:hAnsiTheme="majorEastAsia"/>
          <w:b/>
          <w:sz w:val="24"/>
        </w:rPr>
      </w:pPr>
    </w:p>
    <w:p w14:paraId="6D8C3432" w14:textId="77777777" w:rsidR="001D63A7" w:rsidRPr="00B00247" w:rsidRDefault="001D63A7" w:rsidP="001D63A7">
      <w:pPr>
        <w:widowControl/>
        <w:jc w:val="center"/>
        <w:rPr>
          <w:rFonts w:asciiTheme="majorEastAsia" w:eastAsiaTheme="majorEastAsia" w:hAnsiTheme="majorEastAsia"/>
          <w:bCs/>
          <w:szCs w:val="21"/>
        </w:rPr>
      </w:pPr>
      <w:r w:rsidRPr="00B00247">
        <w:rPr>
          <w:rFonts w:asciiTheme="majorEastAsia" w:eastAsiaTheme="majorEastAsia" w:hAnsiTheme="majorEastAsia" w:hint="eastAsia"/>
          <w:bCs/>
          <w:szCs w:val="21"/>
        </w:rPr>
        <w:t>業務フロー</w:t>
      </w:r>
    </w:p>
    <w:p w14:paraId="5F0C14F0" w14:textId="77777777" w:rsidR="001D63A7" w:rsidRPr="00B00247" w:rsidRDefault="001D63A7" w:rsidP="009B23F6">
      <w:pPr>
        <w:widowControl/>
        <w:rPr>
          <w:rFonts w:asciiTheme="majorEastAsia" w:eastAsiaTheme="majorEastAsia" w:hAnsiTheme="majorEastAsia"/>
          <w:b/>
          <w:sz w:val="24"/>
        </w:rPr>
      </w:pPr>
    </w:p>
    <w:p w14:paraId="075CC895" w14:textId="77777777" w:rsidR="001D63A7" w:rsidRDefault="001D63A7">
      <w:pPr>
        <w:widowControl/>
        <w:jc w:val="left"/>
        <w:rPr>
          <w:rFonts w:asciiTheme="majorEastAsia" w:eastAsiaTheme="majorEastAsia" w:hAnsiTheme="majorEastAsia"/>
          <w:bCs/>
          <w:szCs w:val="21"/>
        </w:rPr>
      </w:pPr>
      <w:r>
        <w:rPr>
          <w:rFonts w:asciiTheme="majorEastAsia" w:eastAsiaTheme="majorEastAsia" w:hAnsiTheme="majorEastAsia"/>
          <w:bCs/>
          <w:szCs w:val="21"/>
        </w:rPr>
        <w:br w:type="page"/>
      </w:r>
    </w:p>
    <w:p w14:paraId="10EDC322" w14:textId="054B827C" w:rsidR="00572274" w:rsidRDefault="00572274" w:rsidP="00CB49E6">
      <w:pPr>
        <w:pStyle w:val="10"/>
        <w:rPr>
          <w:rFonts w:asciiTheme="majorEastAsia" w:eastAsiaTheme="majorEastAsia" w:hAnsiTheme="majorEastAsia"/>
          <w:sz w:val="24"/>
        </w:rPr>
      </w:pPr>
      <w:bookmarkStart w:id="21" w:name="_Toc132329816"/>
      <w:r w:rsidRPr="00B00247">
        <w:rPr>
          <w:rFonts w:asciiTheme="majorEastAsia" w:eastAsiaTheme="majorEastAsia" w:hAnsiTheme="majorEastAsia" w:hint="eastAsia"/>
          <w:sz w:val="24"/>
        </w:rPr>
        <w:lastRenderedPageBreak/>
        <w:t xml:space="preserve">第2章　</w:t>
      </w:r>
      <w:r w:rsidR="00DE39D0">
        <w:rPr>
          <w:rFonts w:asciiTheme="majorEastAsia" w:eastAsiaTheme="majorEastAsia" w:hAnsiTheme="majorEastAsia" w:hint="eastAsia"/>
          <w:sz w:val="24"/>
        </w:rPr>
        <w:t>業務内容</w:t>
      </w:r>
      <w:bookmarkEnd w:id="21"/>
    </w:p>
    <w:p w14:paraId="00FE931C" w14:textId="19AEFF5A" w:rsidR="00444677" w:rsidRDefault="00444677" w:rsidP="00444677">
      <w:pPr>
        <w:rPr>
          <w:rFonts w:asciiTheme="majorEastAsia" w:eastAsiaTheme="majorEastAsia" w:hAnsiTheme="majorEastAsia"/>
          <w:szCs w:val="21"/>
        </w:rPr>
      </w:pPr>
      <w:r w:rsidRPr="00B00247">
        <w:rPr>
          <w:rFonts w:asciiTheme="majorEastAsia" w:eastAsiaTheme="majorEastAsia" w:hAnsiTheme="majorEastAsia" w:hint="eastAsia"/>
          <w:szCs w:val="21"/>
        </w:rPr>
        <w:t xml:space="preserve">　(</w:t>
      </w:r>
      <w:r w:rsidR="00D54589">
        <w:rPr>
          <w:rFonts w:asciiTheme="majorEastAsia" w:eastAsiaTheme="majorEastAsia" w:hAnsiTheme="majorEastAsia" w:hint="eastAsia"/>
          <w:szCs w:val="21"/>
        </w:rPr>
        <w:t>１</w:t>
      </w:r>
      <w:r w:rsidRPr="00B00247">
        <w:rPr>
          <w:rFonts w:asciiTheme="majorEastAsia" w:eastAsiaTheme="majorEastAsia" w:hAnsiTheme="majorEastAsia" w:hint="eastAsia"/>
          <w:szCs w:val="21"/>
        </w:rPr>
        <w:t xml:space="preserve">) </w:t>
      </w:r>
      <w:r>
        <w:rPr>
          <w:rFonts w:asciiTheme="majorEastAsia" w:eastAsiaTheme="majorEastAsia" w:hAnsiTheme="majorEastAsia" w:hint="eastAsia"/>
          <w:szCs w:val="21"/>
        </w:rPr>
        <w:t>概要</w:t>
      </w:r>
    </w:p>
    <w:p w14:paraId="556AC19B" w14:textId="77777777" w:rsidR="00FF51DC" w:rsidRDefault="00444677" w:rsidP="00444677">
      <w:pPr>
        <w:ind w:leftChars="100" w:left="216" w:firstLineChars="100" w:firstLine="216"/>
        <w:rPr>
          <w:rFonts w:asciiTheme="minorEastAsia" w:eastAsiaTheme="minorEastAsia" w:hAnsiTheme="minorEastAsia"/>
          <w:szCs w:val="21"/>
        </w:rPr>
      </w:pPr>
      <w:r>
        <w:rPr>
          <w:rFonts w:asciiTheme="minorEastAsia" w:eastAsiaTheme="minorEastAsia" w:hAnsiTheme="minorEastAsia" w:hint="eastAsia"/>
          <w:szCs w:val="21"/>
        </w:rPr>
        <w:t>本業務は、</w:t>
      </w:r>
      <w:r w:rsidRPr="00444677">
        <w:rPr>
          <w:rFonts w:asciiTheme="minorEastAsia" w:eastAsiaTheme="minorEastAsia" w:hAnsiTheme="minorEastAsia" w:hint="eastAsia"/>
          <w:szCs w:val="21"/>
        </w:rPr>
        <w:t>令和４年度の「（仮称）旧上瀬谷通信施設公園実施設計業務委託」（以下、「R４委託」と</w:t>
      </w:r>
      <w:r>
        <w:rPr>
          <w:rFonts w:asciiTheme="minorEastAsia" w:eastAsiaTheme="minorEastAsia" w:hAnsiTheme="minorEastAsia" w:hint="eastAsia"/>
          <w:szCs w:val="21"/>
        </w:rPr>
        <w:t>する</w:t>
      </w:r>
      <w:r w:rsidRPr="00444677">
        <w:rPr>
          <w:rFonts w:asciiTheme="minorEastAsia" w:eastAsiaTheme="minorEastAsia" w:hAnsiTheme="minorEastAsia" w:hint="eastAsia"/>
          <w:szCs w:val="21"/>
        </w:rPr>
        <w:t>。）</w:t>
      </w:r>
      <w:r w:rsidR="00D327E3">
        <w:rPr>
          <w:rFonts w:asciiTheme="minorEastAsia" w:eastAsiaTheme="minorEastAsia" w:hAnsiTheme="minorEastAsia" w:hint="eastAsia"/>
          <w:szCs w:val="21"/>
        </w:rPr>
        <w:t>及び</w:t>
      </w:r>
      <w:r w:rsidR="00571166">
        <w:rPr>
          <w:rFonts w:asciiTheme="minorEastAsia" w:eastAsiaTheme="minorEastAsia" w:hAnsiTheme="minorEastAsia" w:hint="eastAsia"/>
          <w:szCs w:val="21"/>
        </w:rPr>
        <w:t>令和5年度の「（仮称）</w:t>
      </w:r>
      <w:r w:rsidR="008225B5">
        <w:rPr>
          <w:rFonts w:asciiTheme="minorEastAsia" w:eastAsiaTheme="minorEastAsia" w:hAnsiTheme="minorEastAsia" w:hint="eastAsia"/>
          <w:szCs w:val="21"/>
        </w:rPr>
        <w:t>旧上瀬谷通信</w:t>
      </w:r>
      <w:r w:rsidR="00FF51DC">
        <w:rPr>
          <w:rFonts w:asciiTheme="minorEastAsia" w:eastAsiaTheme="minorEastAsia" w:hAnsiTheme="minorEastAsia" w:hint="eastAsia"/>
          <w:szCs w:val="21"/>
        </w:rPr>
        <w:t>施設公園実施設計業務委託</w:t>
      </w:r>
      <w:r w:rsidR="00571166">
        <w:rPr>
          <w:rFonts w:asciiTheme="minorEastAsia" w:eastAsiaTheme="minorEastAsia" w:hAnsiTheme="minorEastAsia" w:hint="eastAsia"/>
          <w:szCs w:val="21"/>
        </w:rPr>
        <w:t>」</w:t>
      </w:r>
      <w:r w:rsidR="00FF51DC">
        <w:rPr>
          <w:rFonts w:asciiTheme="minorEastAsia" w:eastAsiaTheme="minorEastAsia" w:hAnsiTheme="minorEastAsia" w:hint="eastAsia"/>
          <w:szCs w:val="21"/>
        </w:rPr>
        <w:t>（以下</w:t>
      </w:r>
    </w:p>
    <w:p w14:paraId="725AFE9B" w14:textId="5FB9E7F7" w:rsidR="00444677" w:rsidRPr="00444677" w:rsidRDefault="00FF51DC" w:rsidP="00444677">
      <w:pPr>
        <w:ind w:leftChars="100" w:left="216" w:firstLineChars="100" w:firstLine="216"/>
        <w:rPr>
          <w:rFonts w:asciiTheme="minorEastAsia" w:eastAsiaTheme="minorEastAsia" w:hAnsiTheme="minorEastAsia"/>
          <w:szCs w:val="21"/>
        </w:rPr>
      </w:pPr>
      <w:r>
        <w:rPr>
          <w:rFonts w:asciiTheme="minorEastAsia" w:eastAsiaTheme="minorEastAsia" w:hAnsiTheme="minorEastAsia" w:hint="eastAsia"/>
          <w:szCs w:val="21"/>
        </w:rPr>
        <w:t>、</w:t>
      </w:r>
      <w:r w:rsidR="00BE6CC2">
        <w:rPr>
          <w:rFonts w:asciiTheme="minorEastAsia" w:eastAsiaTheme="minorEastAsia" w:hAnsiTheme="minorEastAsia" w:hint="eastAsia"/>
          <w:szCs w:val="21"/>
        </w:rPr>
        <w:t>「R５委託」とする。</w:t>
      </w:r>
      <w:r>
        <w:rPr>
          <w:rFonts w:asciiTheme="minorEastAsia" w:eastAsiaTheme="minorEastAsia" w:hAnsiTheme="minorEastAsia" w:hint="eastAsia"/>
          <w:szCs w:val="21"/>
        </w:rPr>
        <w:t>）</w:t>
      </w:r>
      <w:r w:rsidR="00444677" w:rsidRPr="00444677">
        <w:rPr>
          <w:rFonts w:asciiTheme="minorEastAsia" w:eastAsiaTheme="minorEastAsia" w:hAnsiTheme="minorEastAsia" w:hint="eastAsia"/>
          <w:szCs w:val="21"/>
        </w:rPr>
        <w:t>に引き続き、公園緑地等設計業務共通仕様書に基づき、実施設計を行</w:t>
      </w:r>
      <w:r w:rsidR="00444677">
        <w:rPr>
          <w:rFonts w:asciiTheme="minorEastAsia" w:eastAsiaTheme="minorEastAsia" w:hAnsiTheme="minorEastAsia" w:hint="eastAsia"/>
          <w:szCs w:val="21"/>
        </w:rPr>
        <w:t>う</w:t>
      </w:r>
      <w:r w:rsidR="00444677" w:rsidRPr="00444677">
        <w:rPr>
          <w:rFonts w:asciiTheme="minorEastAsia" w:eastAsiaTheme="minorEastAsia" w:hAnsiTheme="minorEastAsia" w:hint="eastAsia"/>
          <w:szCs w:val="21"/>
        </w:rPr>
        <w:t>。</w:t>
      </w:r>
    </w:p>
    <w:p w14:paraId="3CD97DE1" w14:textId="7748FAD9" w:rsidR="008C1E63" w:rsidRDefault="00444677" w:rsidP="006018FC">
      <w:pPr>
        <w:ind w:leftChars="100" w:left="216" w:firstLineChars="100" w:firstLine="216"/>
        <w:rPr>
          <w:rFonts w:asciiTheme="minorEastAsia" w:eastAsiaTheme="minorEastAsia" w:hAnsiTheme="minorEastAsia"/>
          <w:szCs w:val="21"/>
        </w:rPr>
      </w:pPr>
      <w:r w:rsidRPr="00444677">
        <w:rPr>
          <w:rFonts w:asciiTheme="minorEastAsia" w:eastAsiaTheme="minorEastAsia" w:hAnsiTheme="minorEastAsia" w:hint="eastAsia"/>
          <w:szCs w:val="21"/>
        </w:rPr>
        <w:t>本委託の業務内容は、次項の（２）から（</w:t>
      </w:r>
      <w:r w:rsidR="001D3897" w:rsidRPr="001D3897">
        <w:rPr>
          <w:rFonts w:asciiTheme="minorEastAsia" w:eastAsiaTheme="minorEastAsia" w:hAnsiTheme="minorEastAsia" w:hint="eastAsia"/>
          <w:szCs w:val="21"/>
        </w:rPr>
        <w:t>７</w:t>
      </w:r>
      <w:r w:rsidRPr="00444677">
        <w:rPr>
          <w:rFonts w:asciiTheme="minorEastAsia" w:eastAsiaTheme="minorEastAsia" w:hAnsiTheme="minorEastAsia" w:hint="eastAsia"/>
          <w:szCs w:val="21"/>
        </w:rPr>
        <w:t>）までに示すとおり</w:t>
      </w:r>
      <w:r w:rsidR="006018FC">
        <w:rPr>
          <w:rFonts w:asciiTheme="minorEastAsia" w:eastAsiaTheme="minorEastAsia" w:hAnsiTheme="minorEastAsia" w:hint="eastAsia"/>
          <w:szCs w:val="21"/>
        </w:rPr>
        <w:t>とし</w:t>
      </w:r>
      <w:r w:rsidR="00640307">
        <w:rPr>
          <w:rFonts w:asciiTheme="minorEastAsia" w:eastAsiaTheme="minorEastAsia" w:hAnsiTheme="minorEastAsia" w:hint="eastAsia"/>
          <w:szCs w:val="21"/>
        </w:rPr>
        <w:t>、</w:t>
      </w:r>
      <w:r w:rsidRPr="00444677">
        <w:rPr>
          <w:rFonts w:asciiTheme="minorEastAsia" w:eastAsiaTheme="minorEastAsia" w:hAnsiTheme="minorEastAsia" w:hint="eastAsia"/>
          <w:szCs w:val="21"/>
        </w:rPr>
        <w:t>工事スケジュールは</w:t>
      </w:r>
      <w:r w:rsidR="008B4907">
        <w:rPr>
          <w:rFonts w:asciiTheme="minorEastAsia" w:eastAsiaTheme="minorEastAsia" w:hAnsiTheme="minorEastAsia" w:hint="eastAsia"/>
          <w:szCs w:val="21"/>
        </w:rPr>
        <w:t>下図</w:t>
      </w:r>
      <w:r w:rsidRPr="00444677">
        <w:rPr>
          <w:rFonts w:asciiTheme="minorEastAsia" w:eastAsiaTheme="minorEastAsia" w:hAnsiTheme="minorEastAsia" w:hint="eastAsia"/>
          <w:szCs w:val="21"/>
        </w:rPr>
        <w:t>のとおりを想定</w:t>
      </w:r>
      <w:r w:rsidR="006018FC">
        <w:rPr>
          <w:rFonts w:asciiTheme="minorEastAsia" w:eastAsiaTheme="minorEastAsia" w:hAnsiTheme="minorEastAsia" w:hint="eastAsia"/>
          <w:szCs w:val="21"/>
        </w:rPr>
        <w:t>する。</w:t>
      </w:r>
      <w:r w:rsidR="00640307">
        <w:rPr>
          <w:rFonts w:asciiTheme="minorEastAsia" w:eastAsiaTheme="minorEastAsia" w:hAnsiTheme="minorEastAsia" w:hint="eastAsia"/>
          <w:szCs w:val="21"/>
        </w:rPr>
        <w:t>また、</w:t>
      </w:r>
      <w:r w:rsidRPr="00444677">
        <w:rPr>
          <w:rFonts w:asciiTheme="minorEastAsia" w:eastAsiaTheme="minorEastAsia" w:hAnsiTheme="minorEastAsia" w:hint="eastAsia"/>
          <w:szCs w:val="21"/>
        </w:rPr>
        <w:t>本業務の年度ごとの業務内容は</w:t>
      </w:r>
      <w:r w:rsidR="00876CE5">
        <w:rPr>
          <w:rFonts w:asciiTheme="minorEastAsia" w:eastAsiaTheme="minorEastAsia" w:hAnsiTheme="minorEastAsia" w:hint="eastAsia"/>
          <w:szCs w:val="21"/>
        </w:rPr>
        <w:t>下</w:t>
      </w:r>
      <w:r w:rsidRPr="00444677">
        <w:rPr>
          <w:rFonts w:asciiTheme="minorEastAsia" w:eastAsiaTheme="minorEastAsia" w:hAnsiTheme="minorEastAsia" w:hint="eastAsia"/>
          <w:szCs w:val="21"/>
        </w:rPr>
        <w:t>表のとおりを想定</w:t>
      </w:r>
      <w:r w:rsidR="006018FC">
        <w:rPr>
          <w:rFonts w:asciiTheme="minorEastAsia" w:eastAsiaTheme="minorEastAsia" w:hAnsiTheme="minorEastAsia" w:hint="eastAsia"/>
          <w:szCs w:val="21"/>
        </w:rPr>
        <w:t>する</w:t>
      </w:r>
      <w:r w:rsidRPr="00444677">
        <w:rPr>
          <w:rFonts w:asciiTheme="minorEastAsia" w:eastAsiaTheme="minorEastAsia" w:hAnsiTheme="minorEastAsia" w:hint="eastAsia"/>
          <w:szCs w:val="21"/>
        </w:rPr>
        <w:t>。</w:t>
      </w:r>
      <w:r w:rsidR="006018FC">
        <w:rPr>
          <w:rFonts w:asciiTheme="minorEastAsia" w:eastAsiaTheme="minorEastAsia" w:hAnsiTheme="minorEastAsia" w:hint="eastAsia"/>
          <w:szCs w:val="21"/>
        </w:rPr>
        <w:t>なお、</w:t>
      </w:r>
      <w:r w:rsidRPr="00444677">
        <w:rPr>
          <w:rFonts w:asciiTheme="minorEastAsia" w:eastAsiaTheme="minorEastAsia" w:hAnsiTheme="minorEastAsia" w:hint="eastAsia"/>
          <w:szCs w:val="21"/>
        </w:rPr>
        <w:t>工事スケジュールや年度ごとの業務内容について変更があった場合は</w:t>
      </w:r>
      <w:r w:rsidR="006018FC">
        <w:rPr>
          <w:rFonts w:asciiTheme="minorEastAsia" w:eastAsiaTheme="minorEastAsia" w:hAnsiTheme="minorEastAsia" w:hint="eastAsia"/>
          <w:szCs w:val="21"/>
        </w:rPr>
        <w:t>発注者の</w:t>
      </w:r>
      <w:r w:rsidRPr="00444677">
        <w:rPr>
          <w:rFonts w:asciiTheme="minorEastAsia" w:eastAsiaTheme="minorEastAsia" w:hAnsiTheme="minorEastAsia" w:hint="eastAsia"/>
          <w:szCs w:val="21"/>
        </w:rPr>
        <w:t>指示に従い対応することと</w:t>
      </w:r>
      <w:r w:rsidR="006018FC">
        <w:rPr>
          <w:rFonts w:asciiTheme="minorEastAsia" w:eastAsiaTheme="minorEastAsia" w:hAnsiTheme="minorEastAsia" w:hint="eastAsia"/>
          <w:szCs w:val="21"/>
        </w:rPr>
        <w:t>する</w:t>
      </w:r>
      <w:r w:rsidRPr="00444677">
        <w:rPr>
          <w:rFonts w:asciiTheme="minorEastAsia" w:eastAsiaTheme="minorEastAsia" w:hAnsiTheme="minorEastAsia" w:hint="eastAsia"/>
          <w:szCs w:val="21"/>
        </w:rPr>
        <w:t>。</w:t>
      </w:r>
    </w:p>
    <w:p w14:paraId="1855458C" w14:textId="730EBFB3" w:rsidR="008B4907" w:rsidRPr="0011441C" w:rsidRDefault="005D6CB0" w:rsidP="0011441C">
      <w:pPr>
        <w:pStyle w:val="Web"/>
        <w:jc w:val="center"/>
      </w:pPr>
      <w:r>
        <w:rPr>
          <w:noProof/>
        </w:rPr>
        <w:drawing>
          <wp:inline distT="0" distB="0" distL="0" distR="0" wp14:anchorId="214816A5" wp14:editId="23B80AE5">
            <wp:extent cx="4984599" cy="2066306"/>
            <wp:effectExtent l="0" t="0" r="6985" b="0"/>
            <wp:docPr id="1803574936" name="図 4"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74936" name="図 4" descr="テキスト が含まれている画像&#10;&#10;自動的に生成された説明"/>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927" t="65468" r="11486" b="12084"/>
                    <a:stretch/>
                  </pic:blipFill>
                  <pic:spPr bwMode="auto">
                    <a:xfrm>
                      <a:off x="0" y="0"/>
                      <a:ext cx="5033705" cy="2086662"/>
                    </a:xfrm>
                    <a:prstGeom prst="rect">
                      <a:avLst/>
                    </a:prstGeom>
                    <a:noFill/>
                    <a:ln>
                      <a:noFill/>
                    </a:ln>
                    <a:extLst>
                      <a:ext uri="{53640926-AAD7-44D8-BBD7-CCE9431645EC}">
                        <a14:shadowObscured xmlns:a14="http://schemas.microsoft.com/office/drawing/2010/main"/>
                      </a:ext>
                    </a:extLst>
                  </pic:spPr>
                </pic:pic>
              </a:graphicData>
            </a:graphic>
          </wp:inline>
        </w:drawing>
      </w:r>
    </w:p>
    <w:p w14:paraId="4E5F3621" w14:textId="77777777" w:rsidR="00640307" w:rsidRDefault="00640307" w:rsidP="00640307">
      <w:pPr>
        <w:ind w:firstLineChars="200" w:firstLine="432"/>
        <w:jc w:val="center"/>
        <w:rPr>
          <w:rFonts w:asciiTheme="majorEastAsia" w:eastAsiaTheme="majorEastAsia" w:hAnsiTheme="majorEastAsia"/>
          <w:szCs w:val="21"/>
        </w:rPr>
      </w:pPr>
      <w:r w:rsidRPr="008D1981">
        <w:rPr>
          <w:rFonts w:asciiTheme="majorEastAsia" w:eastAsiaTheme="majorEastAsia" w:hAnsiTheme="majorEastAsia" w:hint="eastAsia"/>
          <w:szCs w:val="21"/>
        </w:rPr>
        <w:t>表</w:t>
      </w:r>
      <w:r>
        <w:rPr>
          <w:rFonts w:asciiTheme="majorEastAsia" w:eastAsiaTheme="majorEastAsia" w:hAnsiTheme="majorEastAsia" w:hint="eastAsia"/>
          <w:szCs w:val="21"/>
        </w:rPr>
        <w:t xml:space="preserve">　</w:t>
      </w:r>
      <w:r w:rsidRPr="008D1981">
        <w:rPr>
          <w:rFonts w:asciiTheme="majorEastAsia" w:eastAsiaTheme="majorEastAsia" w:hAnsiTheme="majorEastAsia" w:hint="eastAsia"/>
          <w:szCs w:val="21"/>
        </w:rPr>
        <w:t>本業務の年度ごとの業務内容（予定）</w:t>
      </w:r>
    </w:p>
    <w:tbl>
      <w:tblPr>
        <w:tblStyle w:val="af7"/>
        <w:tblW w:w="0" w:type="auto"/>
        <w:jc w:val="center"/>
        <w:tblLook w:val="04A0" w:firstRow="1" w:lastRow="0" w:firstColumn="1" w:lastColumn="0" w:noHBand="0" w:noVBand="1"/>
      </w:tblPr>
      <w:tblGrid>
        <w:gridCol w:w="4957"/>
        <w:gridCol w:w="1368"/>
      </w:tblGrid>
      <w:tr w:rsidR="00EB0A59" w14:paraId="7CD37005" w14:textId="77777777" w:rsidTr="00AA20CC">
        <w:trPr>
          <w:trHeight w:val="352"/>
          <w:jc w:val="center"/>
        </w:trPr>
        <w:tc>
          <w:tcPr>
            <w:tcW w:w="4957" w:type="dxa"/>
          </w:tcPr>
          <w:p w14:paraId="35AC76DE" w14:textId="77777777" w:rsidR="00EB0A59" w:rsidRDefault="00EB0A59" w:rsidP="00AA20CC">
            <w:pPr>
              <w:jc w:val="left"/>
              <w:rPr>
                <w:rFonts w:asciiTheme="majorEastAsia" w:eastAsiaTheme="majorEastAsia" w:hAnsiTheme="majorEastAsia"/>
                <w:szCs w:val="21"/>
              </w:rPr>
            </w:pPr>
          </w:p>
        </w:tc>
        <w:tc>
          <w:tcPr>
            <w:tcW w:w="1368" w:type="dxa"/>
          </w:tcPr>
          <w:p w14:paraId="3458E530" w14:textId="5B9B6C92"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令和6年度</w:t>
            </w:r>
          </w:p>
        </w:tc>
      </w:tr>
      <w:tr w:rsidR="00EB0A59" w14:paraId="46AB3A4F" w14:textId="77777777" w:rsidTr="00AA20CC">
        <w:trPr>
          <w:trHeight w:val="352"/>
          <w:jc w:val="center"/>
        </w:trPr>
        <w:tc>
          <w:tcPr>
            <w:tcW w:w="4957" w:type="dxa"/>
          </w:tcPr>
          <w:p w14:paraId="567D62FB" w14:textId="0124266A" w:rsidR="00EB0A59" w:rsidRDefault="00EB0A59" w:rsidP="00AA20CC">
            <w:pPr>
              <w:jc w:val="left"/>
              <w:rPr>
                <w:rFonts w:asciiTheme="majorEastAsia" w:eastAsiaTheme="majorEastAsia" w:hAnsiTheme="majorEastAsia"/>
                <w:szCs w:val="21"/>
              </w:rPr>
            </w:pPr>
            <w:r w:rsidRPr="00E77D78">
              <w:rPr>
                <w:rFonts w:asciiTheme="majorEastAsia" w:eastAsiaTheme="majorEastAsia" w:hAnsiTheme="majorEastAsia" w:hint="eastAsia"/>
                <w:szCs w:val="21"/>
              </w:rPr>
              <w:t>数量計算（次年度工事発注に関わる内容）</w:t>
            </w:r>
          </w:p>
        </w:tc>
        <w:tc>
          <w:tcPr>
            <w:tcW w:w="1368" w:type="dxa"/>
          </w:tcPr>
          <w:p w14:paraId="234B1811"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r w:rsidRPr="006A3F0F">
              <w:rPr>
                <w:rFonts w:asciiTheme="majorEastAsia" w:eastAsiaTheme="majorEastAsia" w:hAnsiTheme="majorEastAsia" w:hint="eastAsia"/>
                <w:szCs w:val="21"/>
                <w:vertAlign w:val="superscript"/>
              </w:rPr>
              <w:t>※1</w:t>
            </w:r>
          </w:p>
        </w:tc>
      </w:tr>
      <w:tr w:rsidR="00EB0A59" w14:paraId="6DB92059" w14:textId="77777777" w:rsidTr="00AA20CC">
        <w:trPr>
          <w:trHeight w:val="352"/>
          <w:jc w:val="center"/>
        </w:trPr>
        <w:tc>
          <w:tcPr>
            <w:tcW w:w="4957" w:type="dxa"/>
          </w:tcPr>
          <w:p w14:paraId="31E8B3C7" w14:textId="77777777" w:rsidR="00EB0A59" w:rsidRPr="00E77D78" w:rsidRDefault="00EB0A59" w:rsidP="00AA20CC">
            <w:pPr>
              <w:jc w:val="left"/>
              <w:rPr>
                <w:rFonts w:asciiTheme="majorEastAsia" w:eastAsiaTheme="majorEastAsia" w:hAnsiTheme="majorEastAsia"/>
                <w:szCs w:val="21"/>
              </w:rPr>
            </w:pPr>
            <w:r>
              <w:rPr>
                <w:rFonts w:asciiTheme="majorEastAsia" w:eastAsiaTheme="majorEastAsia" w:hAnsiTheme="majorEastAsia" w:hint="eastAsia"/>
                <w:szCs w:val="21"/>
              </w:rPr>
              <w:t>施工計画</w:t>
            </w:r>
          </w:p>
        </w:tc>
        <w:tc>
          <w:tcPr>
            <w:tcW w:w="1368" w:type="dxa"/>
          </w:tcPr>
          <w:p w14:paraId="4745B348"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r w:rsidRPr="006A3F0F">
              <w:rPr>
                <w:rFonts w:asciiTheme="majorEastAsia" w:eastAsiaTheme="majorEastAsia" w:hAnsiTheme="majorEastAsia" w:hint="eastAsia"/>
                <w:szCs w:val="21"/>
                <w:vertAlign w:val="superscript"/>
              </w:rPr>
              <w:t>※1</w:t>
            </w:r>
          </w:p>
        </w:tc>
      </w:tr>
      <w:tr w:rsidR="00EB0A59" w14:paraId="3E905A87" w14:textId="77777777" w:rsidTr="00AA20CC">
        <w:trPr>
          <w:trHeight w:val="352"/>
          <w:jc w:val="center"/>
        </w:trPr>
        <w:tc>
          <w:tcPr>
            <w:tcW w:w="4957" w:type="dxa"/>
          </w:tcPr>
          <w:p w14:paraId="721AEBAB" w14:textId="77777777" w:rsidR="00EB0A59" w:rsidRDefault="00EB0A59" w:rsidP="00AA20CC">
            <w:pPr>
              <w:jc w:val="left"/>
              <w:rPr>
                <w:rFonts w:asciiTheme="majorEastAsia" w:eastAsiaTheme="majorEastAsia" w:hAnsiTheme="majorEastAsia"/>
                <w:szCs w:val="21"/>
              </w:rPr>
            </w:pPr>
            <w:r w:rsidRPr="00E77D78">
              <w:rPr>
                <w:rFonts w:asciiTheme="majorEastAsia" w:eastAsiaTheme="majorEastAsia" w:hAnsiTheme="majorEastAsia" w:hint="eastAsia"/>
                <w:szCs w:val="21"/>
              </w:rPr>
              <w:t>関連機関との協議用資料作成</w:t>
            </w:r>
          </w:p>
        </w:tc>
        <w:tc>
          <w:tcPr>
            <w:tcW w:w="1368" w:type="dxa"/>
          </w:tcPr>
          <w:p w14:paraId="0DCFEA59"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p>
        </w:tc>
      </w:tr>
      <w:tr w:rsidR="00EB0A59" w14:paraId="7F021F69" w14:textId="77777777" w:rsidTr="00AA20CC">
        <w:trPr>
          <w:trHeight w:val="352"/>
          <w:jc w:val="center"/>
        </w:trPr>
        <w:tc>
          <w:tcPr>
            <w:tcW w:w="4957" w:type="dxa"/>
          </w:tcPr>
          <w:p w14:paraId="42EDC17D" w14:textId="77777777" w:rsidR="00EB0A59" w:rsidRDefault="00EB0A59" w:rsidP="00AA20CC">
            <w:pPr>
              <w:jc w:val="left"/>
              <w:rPr>
                <w:rFonts w:asciiTheme="majorEastAsia" w:eastAsiaTheme="majorEastAsia" w:hAnsiTheme="majorEastAsia"/>
                <w:szCs w:val="21"/>
              </w:rPr>
            </w:pPr>
            <w:r w:rsidRPr="00E77D78">
              <w:rPr>
                <w:rFonts w:asciiTheme="majorEastAsia" w:eastAsiaTheme="majorEastAsia" w:hAnsiTheme="majorEastAsia" w:hint="eastAsia"/>
                <w:szCs w:val="21"/>
              </w:rPr>
              <w:t>関連業務との調整協議</w:t>
            </w:r>
          </w:p>
        </w:tc>
        <w:tc>
          <w:tcPr>
            <w:tcW w:w="1368" w:type="dxa"/>
          </w:tcPr>
          <w:p w14:paraId="3624A716"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p>
        </w:tc>
      </w:tr>
      <w:tr w:rsidR="00EB0A59" w14:paraId="2CAF0360" w14:textId="77777777" w:rsidTr="00AA20CC">
        <w:trPr>
          <w:trHeight w:val="352"/>
          <w:jc w:val="center"/>
        </w:trPr>
        <w:tc>
          <w:tcPr>
            <w:tcW w:w="4957" w:type="dxa"/>
          </w:tcPr>
          <w:p w14:paraId="0F7C08A4" w14:textId="77777777" w:rsidR="00EB0A59" w:rsidRDefault="00EB0A59" w:rsidP="00AA20CC">
            <w:pPr>
              <w:jc w:val="left"/>
              <w:rPr>
                <w:rFonts w:asciiTheme="majorEastAsia" w:eastAsiaTheme="majorEastAsia" w:hAnsiTheme="majorEastAsia"/>
                <w:szCs w:val="21"/>
              </w:rPr>
            </w:pPr>
            <w:r w:rsidRPr="00E77D78">
              <w:rPr>
                <w:rFonts w:asciiTheme="majorEastAsia" w:eastAsiaTheme="majorEastAsia" w:hAnsiTheme="majorEastAsia" w:hint="eastAsia"/>
                <w:szCs w:val="21"/>
              </w:rPr>
              <w:t>打合せ</w:t>
            </w:r>
          </w:p>
        </w:tc>
        <w:tc>
          <w:tcPr>
            <w:tcW w:w="1368" w:type="dxa"/>
          </w:tcPr>
          <w:p w14:paraId="24643B0B"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p>
        </w:tc>
      </w:tr>
      <w:tr w:rsidR="00EB0A59" w14:paraId="27151954" w14:textId="77777777" w:rsidTr="00AA20CC">
        <w:trPr>
          <w:trHeight w:val="352"/>
          <w:jc w:val="center"/>
        </w:trPr>
        <w:tc>
          <w:tcPr>
            <w:tcW w:w="4957" w:type="dxa"/>
          </w:tcPr>
          <w:p w14:paraId="51213751" w14:textId="77777777" w:rsidR="00EB0A59" w:rsidRDefault="00EB0A59" w:rsidP="00AA20CC">
            <w:pPr>
              <w:jc w:val="left"/>
              <w:rPr>
                <w:rFonts w:asciiTheme="majorEastAsia" w:eastAsiaTheme="majorEastAsia" w:hAnsiTheme="majorEastAsia"/>
                <w:szCs w:val="21"/>
              </w:rPr>
            </w:pPr>
            <w:r>
              <w:rPr>
                <w:rFonts w:asciiTheme="majorEastAsia" w:eastAsiaTheme="majorEastAsia" w:hAnsiTheme="majorEastAsia" w:hint="eastAsia"/>
                <w:szCs w:val="21"/>
              </w:rPr>
              <w:t>報告書作成</w:t>
            </w:r>
          </w:p>
        </w:tc>
        <w:tc>
          <w:tcPr>
            <w:tcW w:w="1368" w:type="dxa"/>
          </w:tcPr>
          <w:p w14:paraId="0253F62C"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p>
        </w:tc>
      </w:tr>
      <w:tr w:rsidR="00EB0A59" w14:paraId="4956708D" w14:textId="77777777" w:rsidTr="00AA20CC">
        <w:trPr>
          <w:trHeight w:val="352"/>
          <w:jc w:val="center"/>
        </w:trPr>
        <w:tc>
          <w:tcPr>
            <w:tcW w:w="4957" w:type="dxa"/>
          </w:tcPr>
          <w:p w14:paraId="6F798640" w14:textId="0EEC62BF" w:rsidR="00EB0A59" w:rsidRDefault="00EB0A59" w:rsidP="00AA20CC">
            <w:pPr>
              <w:jc w:val="left"/>
              <w:rPr>
                <w:rFonts w:asciiTheme="majorEastAsia" w:eastAsiaTheme="majorEastAsia" w:hAnsiTheme="majorEastAsia"/>
                <w:szCs w:val="21"/>
              </w:rPr>
            </w:pPr>
            <w:r>
              <w:rPr>
                <w:rFonts w:asciiTheme="majorEastAsia" w:eastAsiaTheme="majorEastAsia" w:hAnsiTheme="majorEastAsia" w:hint="eastAsia"/>
                <w:szCs w:val="21"/>
              </w:rPr>
              <w:t>実施設計図</w:t>
            </w:r>
            <w:r w:rsidR="002C2AC5">
              <w:rPr>
                <w:rFonts w:asciiTheme="majorEastAsia" w:eastAsiaTheme="majorEastAsia" w:hAnsiTheme="majorEastAsia" w:hint="eastAsia"/>
                <w:szCs w:val="21"/>
              </w:rPr>
              <w:t>及び数量計算</w:t>
            </w:r>
            <w:r>
              <w:rPr>
                <w:rFonts w:asciiTheme="majorEastAsia" w:eastAsiaTheme="majorEastAsia" w:hAnsiTheme="majorEastAsia" w:hint="eastAsia"/>
                <w:szCs w:val="21"/>
              </w:rPr>
              <w:t>の修正</w:t>
            </w:r>
          </w:p>
        </w:tc>
        <w:tc>
          <w:tcPr>
            <w:tcW w:w="1368" w:type="dxa"/>
          </w:tcPr>
          <w:p w14:paraId="2420442E" w14:textId="77777777" w:rsidR="00EB0A59" w:rsidRDefault="00EB0A59" w:rsidP="00AA20CC">
            <w:pPr>
              <w:jc w:val="center"/>
              <w:rPr>
                <w:rFonts w:asciiTheme="majorEastAsia" w:eastAsiaTheme="majorEastAsia" w:hAnsiTheme="majorEastAsia"/>
                <w:szCs w:val="21"/>
              </w:rPr>
            </w:pPr>
            <w:r>
              <w:rPr>
                <w:rFonts w:asciiTheme="majorEastAsia" w:eastAsiaTheme="majorEastAsia" w:hAnsiTheme="majorEastAsia" w:hint="eastAsia"/>
                <w:szCs w:val="21"/>
              </w:rPr>
              <w:t>●</w:t>
            </w:r>
            <w:r w:rsidRPr="006A3F0F">
              <w:rPr>
                <w:rFonts w:asciiTheme="majorEastAsia" w:eastAsiaTheme="majorEastAsia" w:hAnsiTheme="majorEastAsia" w:hint="eastAsia"/>
                <w:szCs w:val="21"/>
                <w:vertAlign w:val="superscript"/>
              </w:rPr>
              <w:t>※</w:t>
            </w:r>
            <w:r>
              <w:rPr>
                <w:rFonts w:asciiTheme="majorEastAsia" w:eastAsiaTheme="majorEastAsia" w:hAnsiTheme="majorEastAsia" w:hint="eastAsia"/>
                <w:szCs w:val="21"/>
                <w:vertAlign w:val="superscript"/>
              </w:rPr>
              <w:t>2</w:t>
            </w:r>
          </w:p>
        </w:tc>
      </w:tr>
    </w:tbl>
    <w:p w14:paraId="1428B734" w14:textId="6DD1D251" w:rsidR="00640307" w:rsidRPr="00F94450" w:rsidRDefault="00640307" w:rsidP="00BF65A0">
      <w:pPr>
        <w:ind w:leftChars="297" w:left="1274" w:hangingChars="293" w:hanging="633"/>
        <w:rPr>
          <w:rFonts w:asciiTheme="minorEastAsia" w:eastAsiaTheme="minorEastAsia" w:hAnsiTheme="minorEastAsia"/>
          <w:szCs w:val="21"/>
        </w:rPr>
      </w:pPr>
      <w:r w:rsidRPr="00F94450">
        <w:rPr>
          <w:rFonts w:asciiTheme="minorEastAsia" w:eastAsiaTheme="minorEastAsia" w:hAnsiTheme="minorEastAsia" w:hint="eastAsia"/>
          <w:szCs w:val="21"/>
        </w:rPr>
        <w:t>※１：次年度に発注する工事（工種）は、「</w:t>
      </w:r>
      <w:r w:rsidR="008813B1">
        <w:rPr>
          <w:rFonts w:asciiTheme="minorEastAsia" w:eastAsiaTheme="minorEastAsia" w:hAnsiTheme="minorEastAsia" w:hint="eastAsia"/>
          <w:szCs w:val="21"/>
        </w:rPr>
        <w:t>施設整備</w:t>
      </w:r>
      <w:r w:rsidRPr="00F94450">
        <w:rPr>
          <w:rFonts w:asciiTheme="minorEastAsia" w:eastAsiaTheme="minorEastAsia" w:hAnsiTheme="minorEastAsia" w:hint="eastAsia"/>
          <w:szCs w:val="21"/>
        </w:rPr>
        <w:t>工事」、「植栽工事</w:t>
      </w:r>
      <w:r w:rsidR="00A02896">
        <w:rPr>
          <w:rFonts w:asciiTheme="minorEastAsia" w:eastAsiaTheme="minorEastAsia" w:hAnsiTheme="minorEastAsia" w:hint="eastAsia"/>
          <w:szCs w:val="21"/>
        </w:rPr>
        <w:t>（ガーデン整備工事を含む）</w:t>
      </w:r>
      <w:r w:rsidRPr="00F94450">
        <w:rPr>
          <w:rFonts w:asciiTheme="minorEastAsia" w:eastAsiaTheme="minorEastAsia" w:hAnsiTheme="minorEastAsia" w:hint="eastAsia"/>
          <w:szCs w:val="21"/>
        </w:rPr>
        <w:t>」</w:t>
      </w:r>
      <w:r w:rsidR="00A02896">
        <w:rPr>
          <w:rFonts w:asciiTheme="minorEastAsia" w:eastAsiaTheme="minorEastAsia" w:hAnsiTheme="minorEastAsia" w:hint="eastAsia"/>
          <w:szCs w:val="21"/>
        </w:rPr>
        <w:t>及び「園路広場整備工事」を</w:t>
      </w:r>
      <w:r w:rsidR="00BF65A0">
        <w:rPr>
          <w:rFonts w:asciiTheme="minorEastAsia" w:eastAsiaTheme="minorEastAsia" w:hAnsiTheme="minorEastAsia" w:hint="eastAsia"/>
          <w:szCs w:val="21"/>
        </w:rPr>
        <w:t>想定する</w:t>
      </w:r>
      <w:r w:rsidR="00A02896">
        <w:rPr>
          <w:rFonts w:asciiTheme="minorEastAsia" w:eastAsiaTheme="minorEastAsia" w:hAnsiTheme="minorEastAsia" w:hint="eastAsia"/>
          <w:szCs w:val="21"/>
        </w:rPr>
        <w:t>。</w:t>
      </w:r>
    </w:p>
    <w:p w14:paraId="5517D3D6" w14:textId="694D1F0E" w:rsidR="00640307" w:rsidRPr="00F94450" w:rsidRDefault="00640307" w:rsidP="00D30E27">
      <w:pPr>
        <w:ind w:leftChars="297" w:left="1274" w:hangingChars="293" w:hanging="633"/>
        <w:rPr>
          <w:rFonts w:asciiTheme="minorEastAsia" w:eastAsiaTheme="minorEastAsia" w:hAnsiTheme="minorEastAsia"/>
          <w:szCs w:val="21"/>
        </w:rPr>
      </w:pPr>
      <w:r w:rsidRPr="00F94450">
        <w:rPr>
          <w:rFonts w:asciiTheme="minorEastAsia" w:eastAsiaTheme="minorEastAsia" w:hAnsiTheme="minorEastAsia" w:hint="eastAsia"/>
          <w:szCs w:val="21"/>
        </w:rPr>
        <w:t>※２：修正を行う工事（工種）は、「</w:t>
      </w:r>
      <w:r w:rsidR="00284EEC">
        <w:rPr>
          <w:rFonts w:asciiTheme="minorEastAsia" w:eastAsiaTheme="minorEastAsia" w:hAnsiTheme="minorEastAsia" w:hint="eastAsia"/>
          <w:szCs w:val="21"/>
        </w:rPr>
        <w:t>設備工事</w:t>
      </w:r>
      <w:r w:rsidRPr="00F94450">
        <w:rPr>
          <w:rFonts w:asciiTheme="minorEastAsia" w:eastAsiaTheme="minorEastAsia" w:hAnsiTheme="minorEastAsia" w:hint="eastAsia"/>
          <w:szCs w:val="21"/>
        </w:rPr>
        <w:t>（</w:t>
      </w:r>
      <w:r w:rsidR="00284EEC">
        <w:rPr>
          <w:rFonts w:asciiTheme="minorEastAsia" w:eastAsiaTheme="minorEastAsia" w:hAnsiTheme="minorEastAsia" w:hint="eastAsia"/>
          <w:szCs w:val="21"/>
        </w:rPr>
        <w:t>スマートポール、受変電</w:t>
      </w:r>
      <w:r w:rsidR="001F6AA4">
        <w:rPr>
          <w:rFonts w:asciiTheme="minorEastAsia" w:eastAsiaTheme="minorEastAsia" w:hAnsiTheme="minorEastAsia" w:hint="eastAsia"/>
          <w:szCs w:val="21"/>
        </w:rPr>
        <w:t>施設等</w:t>
      </w:r>
      <w:r w:rsidRPr="00F94450">
        <w:rPr>
          <w:rFonts w:asciiTheme="minorEastAsia" w:eastAsiaTheme="minorEastAsia" w:hAnsiTheme="minorEastAsia" w:hint="eastAsia"/>
          <w:szCs w:val="21"/>
        </w:rPr>
        <w:t>）」、「</w:t>
      </w:r>
      <w:r w:rsidR="001F6AA4">
        <w:rPr>
          <w:rFonts w:asciiTheme="minorEastAsia" w:eastAsiaTheme="minorEastAsia" w:hAnsiTheme="minorEastAsia" w:hint="eastAsia"/>
          <w:szCs w:val="21"/>
        </w:rPr>
        <w:t>植栽</w:t>
      </w:r>
      <w:r w:rsidRPr="00F94450">
        <w:rPr>
          <w:rFonts w:asciiTheme="minorEastAsia" w:eastAsiaTheme="minorEastAsia" w:hAnsiTheme="minorEastAsia" w:hint="eastAsia"/>
          <w:szCs w:val="21"/>
        </w:rPr>
        <w:t>工事」及び「</w:t>
      </w:r>
      <w:r w:rsidR="00D30E27">
        <w:rPr>
          <w:rFonts w:asciiTheme="minorEastAsia" w:eastAsiaTheme="minorEastAsia" w:hAnsiTheme="minorEastAsia" w:hint="eastAsia"/>
          <w:szCs w:val="21"/>
        </w:rPr>
        <w:t>園路広場整備</w:t>
      </w:r>
      <w:r w:rsidRPr="00F94450">
        <w:rPr>
          <w:rFonts w:asciiTheme="minorEastAsia" w:eastAsiaTheme="minorEastAsia" w:hAnsiTheme="minorEastAsia" w:hint="eastAsia"/>
          <w:szCs w:val="21"/>
        </w:rPr>
        <w:t>工事」を想定する。</w:t>
      </w:r>
    </w:p>
    <w:p w14:paraId="70829861" w14:textId="5D1CB8AC" w:rsidR="00640307" w:rsidRDefault="00640307" w:rsidP="006018FC">
      <w:pPr>
        <w:ind w:leftChars="100" w:left="216" w:firstLineChars="100" w:firstLine="216"/>
        <w:rPr>
          <w:rFonts w:asciiTheme="minorEastAsia" w:eastAsiaTheme="minorEastAsia" w:hAnsiTheme="minorEastAsia"/>
          <w:szCs w:val="21"/>
        </w:rPr>
      </w:pPr>
    </w:p>
    <w:p w14:paraId="09F37D15" w14:textId="474506C1" w:rsidR="00FA647D" w:rsidRDefault="00767A23" w:rsidP="00FA647D">
      <w:pPr>
        <w:rPr>
          <w:rFonts w:asciiTheme="majorEastAsia" w:eastAsiaTheme="majorEastAsia" w:hAnsiTheme="majorEastAsia"/>
          <w:szCs w:val="21"/>
        </w:rPr>
      </w:pPr>
      <w:r w:rsidRPr="00B00247">
        <w:rPr>
          <w:rFonts w:asciiTheme="majorEastAsia" w:eastAsiaTheme="majorEastAsia" w:hAnsiTheme="majorEastAsia" w:hint="eastAsia"/>
          <w:szCs w:val="21"/>
        </w:rPr>
        <w:t xml:space="preserve">　</w:t>
      </w:r>
      <w:r w:rsidR="00FA647D" w:rsidRPr="00B00247">
        <w:rPr>
          <w:rFonts w:asciiTheme="majorEastAsia" w:eastAsiaTheme="majorEastAsia" w:hAnsiTheme="majorEastAsia" w:hint="eastAsia"/>
          <w:szCs w:val="21"/>
        </w:rPr>
        <w:t>(</w:t>
      </w:r>
      <w:r w:rsidR="003C4826">
        <w:rPr>
          <w:rFonts w:asciiTheme="majorEastAsia" w:eastAsiaTheme="majorEastAsia" w:hAnsiTheme="majorEastAsia" w:hint="eastAsia"/>
          <w:szCs w:val="21"/>
        </w:rPr>
        <w:t>２</w:t>
      </w:r>
      <w:r w:rsidR="00FA647D" w:rsidRPr="00B00247">
        <w:rPr>
          <w:rFonts w:asciiTheme="majorEastAsia" w:eastAsiaTheme="majorEastAsia" w:hAnsiTheme="majorEastAsia" w:hint="eastAsia"/>
          <w:szCs w:val="21"/>
        </w:rPr>
        <w:t xml:space="preserve">) </w:t>
      </w:r>
      <w:r w:rsidR="00150CBE">
        <w:rPr>
          <w:rFonts w:asciiTheme="majorEastAsia" w:eastAsiaTheme="majorEastAsia" w:hAnsiTheme="majorEastAsia" w:hint="eastAsia"/>
          <w:szCs w:val="21"/>
        </w:rPr>
        <w:t>数量計算（次年度工事発注に関わる内容）</w:t>
      </w:r>
      <w:r w:rsidR="00C67F45" w:rsidRPr="00C67F45">
        <w:rPr>
          <w:rFonts w:asciiTheme="majorEastAsia" w:eastAsiaTheme="majorEastAsia" w:hAnsiTheme="majorEastAsia" w:hint="eastAsia"/>
          <w:szCs w:val="21"/>
        </w:rPr>
        <w:t>）、実施設計図及び数量計算の修正</w:t>
      </w:r>
    </w:p>
    <w:p w14:paraId="4BC5AE72" w14:textId="33194CBB" w:rsidR="00C67F45" w:rsidRDefault="00C67F45" w:rsidP="00182C48">
      <w:pPr>
        <w:ind w:leftChars="100" w:left="216" w:firstLineChars="100" w:firstLine="216"/>
        <w:rPr>
          <w:rFonts w:asciiTheme="minorEastAsia" w:eastAsiaTheme="minorEastAsia" w:hAnsiTheme="minorEastAsia"/>
          <w:szCs w:val="21"/>
        </w:rPr>
      </w:pPr>
      <w:r w:rsidRPr="00C67F45">
        <w:rPr>
          <w:rFonts w:asciiTheme="minorEastAsia" w:eastAsiaTheme="minorEastAsia" w:hAnsiTheme="minorEastAsia" w:hint="eastAsia"/>
          <w:szCs w:val="21"/>
        </w:rPr>
        <w:t>相沢川流域では環境保全措置等に関する検討、和泉川流域では調整池等に関する検討を別途実施しており、本委託業務では</w:t>
      </w:r>
      <w:del w:id="22" w:author="山田芽衣" w:date="2024-04-26T09:49:00Z">
        <w:r w:rsidR="00F932A6" w:rsidDel="00DB0E4B">
          <w:rPr>
            <w:rFonts w:asciiTheme="minorEastAsia" w:eastAsiaTheme="minorEastAsia" w:hAnsiTheme="minorEastAsia" w:hint="eastAsia"/>
            <w:szCs w:val="21"/>
          </w:rPr>
          <w:delText>後述の</w:delText>
        </w:r>
        <w:r w:rsidR="002D7A84" w:rsidDel="00DB0E4B">
          <w:rPr>
            <w:rFonts w:asciiTheme="minorEastAsia" w:eastAsiaTheme="minorEastAsia" w:hAnsiTheme="minorEastAsia" w:hint="eastAsia"/>
            <w:szCs w:val="21"/>
          </w:rPr>
          <w:delText xml:space="preserve">「8　</w:delText>
        </w:r>
      </w:del>
      <w:r w:rsidR="002D7A84">
        <w:rPr>
          <w:rFonts w:asciiTheme="minorEastAsia" w:eastAsiaTheme="minorEastAsia" w:hAnsiTheme="minorEastAsia" w:hint="eastAsia"/>
          <w:szCs w:val="21"/>
        </w:rPr>
        <w:t>本委託業務と関連する委託業務</w:t>
      </w:r>
      <w:del w:id="23" w:author="山田芽衣" w:date="2024-04-26T09:50:00Z">
        <w:r w:rsidR="002D7A84" w:rsidDel="00DB0E4B">
          <w:rPr>
            <w:rFonts w:asciiTheme="minorEastAsia" w:eastAsiaTheme="minorEastAsia" w:hAnsiTheme="minorEastAsia" w:hint="eastAsia"/>
            <w:szCs w:val="21"/>
          </w:rPr>
          <w:delText>」</w:delText>
        </w:r>
        <w:r w:rsidR="00694CF8" w:rsidDel="00DB0E4B">
          <w:rPr>
            <w:rFonts w:asciiTheme="minorEastAsia" w:eastAsiaTheme="minorEastAsia" w:hAnsiTheme="minorEastAsia" w:hint="eastAsia"/>
            <w:szCs w:val="21"/>
          </w:rPr>
          <w:delText>に示す業務</w:delText>
        </w:r>
      </w:del>
      <w:r w:rsidR="00694CF8">
        <w:rPr>
          <w:rFonts w:asciiTheme="minorEastAsia" w:eastAsiaTheme="minorEastAsia" w:hAnsiTheme="minorEastAsia" w:hint="eastAsia"/>
          <w:szCs w:val="21"/>
        </w:rPr>
        <w:t>の</w:t>
      </w:r>
      <w:r w:rsidR="00694CF8">
        <w:rPr>
          <w:rFonts w:asciiTheme="minorEastAsia" w:eastAsiaTheme="minorEastAsia" w:hAnsiTheme="minorEastAsia" w:hint="eastAsia"/>
          <w:szCs w:val="21"/>
        </w:rPr>
        <w:lastRenderedPageBreak/>
        <w:t>成果をもとに、</w:t>
      </w:r>
      <w:r w:rsidRPr="00C67F45">
        <w:rPr>
          <w:rFonts w:asciiTheme="minorEastAsia" w:eastAsiaTheme="minorEastAsia" w:hAnsiTheme="minorEastAsia" w:hint="eastAsia"/>
          <w:szCs w:val="21"/>
        </w:rPr>
        <w:t>工事発注案件ごとに</w:t>
      </w:r>
      <w:r w:rsidR="00366C28">
        <w:rPr>
          <w:rFonts w:asciiTheme="minorEastAsia" w:eastAsiaTheme="minorEastAsia" w:hAnsiTheme="minorEastAsia" w:hint="eastAsia"/>
          <w:szCs w:val="21"/>
        </w:rPr>
        <w:t>数量計算や実施設計図を</w:t>
      </w:r>
      <w:r w:rsidR="003358B8">
        <w:rPr>
          <w:rFonts w:asciiTheme="minorEastAsia" w:eastAsiaTheme="minorEastAsia" w:hAnsiTheme="minorEastAsia" w:hint="eastAsia"/>
          <w:szCs w:val="21"/>
        </w:rPr>
        <w:t>作成</w:t>
      </w:r>
      <w:r w:rsidRPr="00C67F45">
        <w:rPr>
          <w:rFonts w:asciiTheme="minorEastAsia" w:eastAsiaTheme="minorEastAsia" w:hAnsiTheme="minorEastAsia" w:hint="eastAsia"/>
          <w:szCs w:val="21"/>
        </w:rPr>
        <w:t>する。また、園路や給排水・電気設備などの主要施設や植栽等については、国際園芸博覧会事業の検討内容と合致させるよう検討を行</w:t>
      </w:r>
      <w:r w:rsidR="00AF35F1">
        <w:rPr>
          <w:rFonts w:asciiTheme="minorEastAsia" w:eastAsiaTheme="minorEastAsia" w:hAnsiTheme="minorEastAsia" w:hint="eastAsia"/>
          <w:szCs w:val="21"/>
        </w:rPr>
        <w:t>う</w:t>
      </w:r>
      <w:r w:rsidRPr="00C67F45">
        <w:rPr>
          <w:rFonts w:asciiTheme="minorEastAsia" w:eastAsiaTheme="minorEastAsia" w:hAnsiTheme="minorEastAsia" w:hint="eastAsia"/>
          <w:szCs w:val="21"/>
        </w:rPr>
        <w:t>。</w:t>
      </w:r>
      <w:r w:rsidR="0034602F">
        <w:rPr>
          <w:rFonts w:asciiTheme="minorEastAsia" w:eastAsiaTheme="minorEastAsia" w:hAnsiTheme="minorEastAsia" w:hint="eastAsia"/>
          <w:szCs w:val="21"/>
        </w:rPr>
        <w:t>さらに、</w:t>
      </w:r>
      <w:r w:rsidR="00F5069D">
        <w:rPr>
          <w:rFonts w:asciiTheme="minorEastAsia" w:eastAsiaTheme="minorEastAsia" w:hAnsiTheme="minorEastAsia" w:hint="eastAsia"/>
          <w:szCs w:val="21"/>
        </w:rPr>
        <w:t>植栽及び植栽に付帯</w:t>
      </w:r>
      <w:r w:rsidR="00A24274">
        <w:rPr>
          <w:rFonts w:asciiTheme="minorEastAsia" w:eastAsiaTheme="minorEastAsia" w:hAnsiTheme="minorEastAsia" w:hint="eastAsia"/>
          <w:szCs w:val="21"/>
        </w:rPr>
        <w:t>する園路や</w:t>
      </w:r>
      <w:r w:rsidR="00F37D54">
        <w:rPr>
          <w:rFonts w:asciiTheme="minorEastAsia" w:eastAsiaTheme="minorEastAsia" w:hAnsiTheme="minorEastAsia" w:hint="eastAsia"/>
          <w:szCs w:val="21"/>
        </w:rPr>
        <w:t>施設等の</w:t>
      </w:r>
      <w:r w:rsidR="00FA51F7">
        <w:rPr>
          <w:rFonts w:asciiTheme="minorEastAsia" w:eastAsiaTheme="minorEastAsia" w:hAnsiTheme="minorEastAsia" w:hint="eastAsia"/>
          <w:szCs w:val="21"/>
        </w:rPr>
        <w:t>検討においては、</w:t>
      </w:r>
      <w:r w:rsidR="006B15D7">
        <w:rPr>
          <w:rFonts w:asciiTheme="minorEastAsia" w:eastAsiaTheme="minorEastAsia" w:hAnsiTheme="minorEastAsia" w:hint="eastAsia"/>
          <w:szCs w:val="21"/>
        </w:rPr>
        <w:t>ガーデン全体のデザインや植物に関する知見</w:t>
      </w:r>
      <w:r w:rsidR="00DB1C63">
        <w:rPr>
          <w:rFonts w:asciiTheme="minorEastAsia" w:eastAsiaTheme="minorEastAsia" w:hAnsiTheme="minorEastAsia" w:hint="eastAsia"/>
          <w:szCs w:val="21"/>
        </w:rPr>
        <w:t>、植物材料の調達計画等に</w:t>
      </w:r>
      <w:r w:rsidR="0071475E">
        <w:rPr>
          <w:rFonts w:asciiTheme="minorEastAsia" w:eastAsiaTheme="minorEastAsia" w:hAnsiTheme="minorEastAsia" w:hint="eastAsia"/>
          <w:szCs w:val="21"/>
        </w:rPr>
        <w:t>精通した技術者を配置し、検討を行</w:t>
      </w:r>
      <w:r w:rsidR="00CB50A1">
        <w:rPr>
          <w:rFonts w:asciiTheme="minorEastAsia" w:eastAsiaTheme="minorEastAsia" w:hAnsiTheme="minorEastAsia" w:hint="eastAsia"/>
          <w:szCs w:val="21"/>
        </w:rPr>
        <w:t>う</w:t>
      </w:r>
      <w:r w:rsidR="0071475E">
        <w:rPr>
          <w:rFonts w:asciiTheme="minorEastAsia" w:eastAsiaTheme="minorEastAsia" w:hAnsiTheme="minorEastAsia" w:hint="eastAsia"/>
          <w:szCs w:val="21"/>
        </w:rPr>
        <w:t>。</w:t>
      </w:r>
      <w:r w:rsidRPr="00C67F45">
        <w:rPr>
          <w:rFonts w:asciiTheme="minorEastAsia" w:eastAsiaTheme="minorEastAsia" w:hAnsiTheme="minorEastAsia" w:hint="eastAsia"/>
          <w:szCs w:val="21"/>
        </w:rPr>
        <w:t>なお、環境影響評価、土地区画整理事業や国際園芸博覧会事業の検討状況及びこれらの事業による工事が同一工区内で交錯すること等、内容に変更が生じた場合は、実施設計図の修正及び数量等の算出を行</w:t>
      </w:r>
      <w:r w:rsidR="00AF35F1">
        <w:rPr>
          <w:rFonts w:asciiTheme="minorEastAsia" w:eastAsiaTheme="minorEastAsia" w:hAnsiTheme="minorEastAsia" w:hint="eastAsia"/>
          <w:szCs w:val="21"/>
        </w:rPr>
        <w:t>う</w:t>
      </w:r>
      <w:r w:rsidRPr="00C67F45">
        <w:rPr>
          <w:rFonts w:asciiTheme="minorEastAsia" w:eastAsiaTheme="minorEastAsia" w:hAnsiTheme="minorEastAsia" w:hint="eastAsia"/>
          <w:szCs w:val="21"/>
        </w:rPr>
        <w:t>。また、その場合の材料等の選定については、</w:t>
      </w:r>
      <w:r w:rsidR="00AF35F1">
        <w:rPr>
          <w:rFonts w:asciiTheme="minorEastAsia" w:eastAsiaTheme="minorEastAsia" w:hAnsiTheme="minorEastAsia" w:hint="eastAsia"/>
          <w:szCs w:val="21"/>
        </w:rPr>
        <w:t>発注者</w:t>
      </w:r>
      <w:r w:rsidRPr="00C67F45">
        <w:rPr>
          <w:rFonts w:asciiTheme="minorEastAsia" w:eastAsiaTheme="minorEastAsia" w:hAnsiTheme="minorEastAsia" w:hint="eastAsia"/>
          <w:szCs w:val="21"/>
        </w:rPr>
        <w:t>の指示に従う</w:t>
      </w:r>
      <w:r w:rsidR="00AF35F1">
        <w:rPr>
          <w:rFonts w:asciiTheme="minorEastAsia" w:eastAsiaTheme="minorEastAsia" w:hAnsiTheme="minorEastAsia" w:hint="eastAsia"/>
          <w:szCs w:val="21"/>
        </w:rPr>
        <w:t>ものとする。</w:t>
      </w:r>
      <w:r w:rsidR="00EF09A9">
        <w:rPr>
          <w:rFonts w:asciiTheme="minorEastAsia" w:eastAsiaTheme="minorEastAsia" w:hAnsiTheme="minorEastAsia" w:hint="eastAsia"/>
          <w:szCs w:val="21"/>
        </w:rPr>
        <w:t>ただし、協議により</w:t>
      </w:r>
      <w:r w:rsidR="00DE7C5A">
        <w:rPr>
          <w:rFonts w:asciiTheme="minorEastAsia" w:eastAsiaTheme="minorEastAsia" w:hAnsiTheme="minorEastAsia" w:hint="eastAsia"/>
          <w:szCs w:val="21"/>
        </w:rPr>
        <w:t>工事件名・発注形態が変更になっても</w:t>
      </w:r>
      <w:r w:rsidR="00474D21">
        <w:rPr>
          <w:rFonts w:asciiTheme="minorEastAsia" w:eastAsiaTheme="minorEastAsia" w:hAnsiTheme="minorEastAsia" w:hint="eastAsia"/>
          <w:szCs w:val="21"/>
        </w:rPr>
        <w:t>設計変更の対象とはならない。</w:t>
      </w:r>
    </w:p>
    <w:p w14:paraId="1DB05F12" w14:textId="123BF083" w:rsidR="00AF35F1" w:rsidRDefault="00AF35F1" w:rsidP="00182C48">
      <w:pPr>
        <w:ind w:leftChars="100" w:left="216" w:firstLineChars="100" w:firstLine="216"/>
        <w:rPr>
          <w:rFonts w:asciiTheme="minorEastAsia" w:eastAsiaTheme="minorEastAsia" w:hAnsiTheme="minorEastAsia"/>
          <w:szCs w:val="21"/>
        </w:rPr>
      </w:pPr>
    </w:p>
    <w:p w14:paraId="750173B8" w14:textId="3F940635" w:rsidR="00AF35F1" w:rsidRPr="009D64AB" w:rsidRDefault="00AF35F1" w:rsidP="00AF35F1">
      <w:pPr>
        <w:rPr>
          <w:rFonts w:asciiTheme="majorEastAsia" w:eastAsiaTheme="majorEastAsia" w:hAnsiTheme="majorEastAsia"/>
          <w:color w:val="FF0000"/>
          <w:szCs w:val="21"/>
        </w:rPr>
      </w:pPr>
      <w:r w:rsidRPr="00B00247">
        <w:rPr>
          <w:rFonts w:asciiTheme="majorEastAsia" w:eastAsiaTheme="majorEastAsia" w:hAnsiTheme="majorEastAsia" w:hint="eastAsia"/>
          <w:szCs w:val="21"/>
        </w:rPr>
        <w:t xml:space="preserve">　(</w:t>
      </w:r>
      <w:r w:rsidR="003C4826">
        <w:rPr>
          <w:rFonts w:asciiTheme="majorEastAsia" w:eastAsiaTheme="majorEastAsia" w:hAnsiTheme="majorEastAsia" w:hint="eastAsia"/>
          <w:szCs w:val="21"/>
        </w:rPr>
        <w:t>３</w:t>
      </w:r>
      <w:r w:rsidRPr="00B00247">
        <w:rPr>
          <w:rFonts w:asciiTheme="majorEastAsia" w:eastAsiaTheme="majorEastAsia" w:hAnsiTheme="majorEastAsia" w:hint="eastAsia"/>
          <w:szCs w:val="21"/>
        </w:rPr>
        <w:t xml:space="preserve">) </w:t>
      </w:r>
      <w:r w:rsidR="00B26ADF" w:rsidRPr="00B26ADF">
        <w:rPr>
          <w:rFonts w:asciiTheme="majorEastAsia" w:eastAsiaTheme="majorEastAsia" w:hAnsiTheme="majorEastAsia" w:hint="eastAsia"/>
          <w:szCs w:val="21"/>
        </w:rPr>
        <w:t>施工計画</w:t>
      </w:r>
    </w:p>
    <w:p w14:paraId="20868332" w14:textId="19266538" w:rsidR="00AF35F1" w:rsidRPr="00AF35F1" w:rsidRDefault="00B26ADF" w:rsidP="00EF171D">
      <w:pPr>
        <w:ind w:leftChars="100" w:left="216" w:firstLineChars="100" w:firstLine="216"/>
        <w:rPr>
          <w:rFonts w:asciiTheme="minorEastAsia" w:eastAsiaTheme="minorEastAsia" w:hAnsiTheme="minorEastAsia"/>
          <w:szCs w:val="21"/>
        </w:rPr>
      </w:pPr>
      <w:r w:rsidRPr="00B26ADF">
        <w:rPr>
          <w:rFonts w:asciiTheme="minorEastAsia" w:eastAsiaTheme="minorEastAsia" w:hAnsiTheme="minorEastAsia" w:hint="eastAsia"/>
          <w:szCs w:val="21"/>
        </w:rPr>
        <w:t>関連事業（土地区画整理事業、国際園芸博覧会事業）の工事や関連業務</w:t>
      </w:r>
      <w:del w:id="24" w:author="山田芽衣" w:date="2024-04-26T09:50:00Z">
        <w:r w:rsidRPr="00B26ADF" w:rsidDel="00DB0E4B">
          <w:rPr>
            <w:rFonts w:asciiTheme="minorEastAsia" w:eastAsiaTheme="minorEastAsia" w:hAnsiTheme="minorEastAsia" w:hint="eastAsia"/>
            <w:szCs w:val="21"/>
          </w:rPr>
          <w:delText>（</w:delText>
        </w:r>
        <w:r w:rsidR="00EF171D" w:rsidDel="00DB0E4B">
          <w:rPr>
            <w:rFonts w:asciiTheme="minorEastAsia" w:eastAsiaTheme="minorEastAsia" w:hAnsiTheme="minorEastAsia" w:hint="eastAsia"/>
            <w:szCs w:val="21"/>
          </w:rPr>
          <w:delText xml:space="preserve">8　</w:delText>
        </w:r>
        <w:r w:rsidR="007F389A" w:rsidRPr="00F407F2" w:rsidDel="00DB0E4B">
          <w:rPr>
            <w:rFonts w:asciiTheme="minorEastAsia" w:eastAsiaTheme="minorEastAsia" w:hAnsiTheme="minorEastAsia" w:hint="eastAsia"/>
            <w:szCs w:val="21"/>
          </w:rPr>
          <w:delText>本</w:delText>
        </w:r>
        <w:r w:rsidRPr="00B26ADF" w:rsidDel="00DB0E4B">
          <w:rPr>
            <w:rFonts w:asciiTheme="minorEastAsia" w:eastAsiaTheme="minorEastAsia" w:hAnsiTheme="minorEastAsia" w:hint="eastAsia"/>
            <w:szCs w:val="21"/>
          </w:rPr>
          <w:delText>委託業務と関連する委託業務）</w:delText>
        </w:r>
      </w:del>
      <w:r w:rsidRPr="00B26ADF">
        <w:rPr>
          <w:rFonts w:asciiTheme="minorEastAsia" w:eastAsiaTheme="minorEastAsia" w:hAnsiTheme="minorEastAsia" w:hint="eastAsia"/>
          <w:szCs w:val="21"/>
        </w:rPr>
        <w:t>との調整を行い、円滑に工事が進められるよう、仮設計画、工程計画及び発注計画の検討を行</w:t>
      </w:r>
      <w:r>
        <w:rPr>
          <w:rFonts w:asciiTheme="minorEastAsia" w:eastAsiaTheme="minorEastAsia" w:hAnsiTheme="minorEastAsia" w:hint="eastAsia"/>
          <w:szCs w:val="21"/>
        </w:rPr>
        <w:t>う</w:t>
      </w:r>
      <w:r w:rsidRPr="00B26ADF">
        <w:rPr>
          <w:rFonts w:asciiTheme="minorEastAsia" w:eastAsiaTheme="minorEastAsia" w:hAnsiTheme="minorEastAsia" w:hint="eastAsia"/>
          <w:szCs w:val="21"/>
        </w:rPr>
        <w:t>。また、次項（</w:t>
      </w:r>
      <w:r w:rsidR="001130B8">
        <w:rPr>
          <w:rFonts w:asciiTheme="minorEastAsia" w:eastAsiaTheme="minorEastAsia" w:hAnsiTheme="minorEastAsia" w:hint="eastAsia"/>
          <w:szCs w:val="21"/>
        </w:rPr>
        <w:t>５</w:t>
      </w:r>
      <w:r w:rsidRPr="00B26ADF">
        <w:rPr>
          <w:rFonts w:asciiTheme="minorEastAsia" w:eastAsiaTheme="minorEastAsia" w:hAnsiTheme="minorEastAsia" w:hint="eastAsia"/>
          <w:szCs w:val="21"/>
        </w:rPr>
        <w:t>）に示す関連事業との工事間調整を目的とした打ち合わせに出席</w:t>
      </w:r>
      <w:r>
        <w:rPr>
          <w:rFonts w:asciiTheme="minorEastAsia" w:eastAsiaTheme="minorEastAsia" w:hAnsiTheme="minorEastAsia" w:hint="eastAsia"/>
          <w:szCs w:val="21"/>
        </w:rPr>
        <w:t>する</w:t>
      </w:r>
      <w:r w:rsidRPr="00B26ADF">
        <w:rPr>
          <w:rFonts w:asciiTheme="minorEastAsia" w:eastAsiaTheme="minorEastAsia" w:hAnsiTheme="minorEastAsia" w:hint="eastAsia"/>
          <w:szCs w:val="21"/>
        </w:rPr>
        <w:t>。</w:t>
      </w:r>
    </w:p>
    <w:p w14:paraId="077F3CF5" w14:textId="375247DD" w:rsidR="00AF35F1" w:rsidRDefault="00AF35F1" w:rsidP="00182C48">
      <w:pPr>
        <w:ind w:leftChars="100" w:left="216" w:firstLineChars="100" w:firstLine="216"/>
        <w:rPr>
          <w:rFonts w:asciiTheme="minorEastAsia" w:eastAsiaTheme="minorEastAsia" w:hAnsiTheme="minorEastAsia"/>
          <w:szCs w:val="21"/>
        </w:rPr>
      </w:pPr>
    </w:p>
    <w:p w14:paraId="5A3F75BD" w14:textId="5956B974" w:rsidR="007D4996" w:rsidRDefault="007D4996" w:rsidP="007D4996">
      <w:pPr>
        <w:rPr>
          <w:rFonts w:asciiTheme="majorEastAsia" w:eastAsiaTheme="majorEastAsia" w:hAnsiTheme="majorEastAsia"/>
          <w:szCs w:val="21"/>
        </w:rPr>
      </w:pPr>
      <w:r w:rsidRPr="00B00247">
        <w:rPr>
          <w:rFonts w:asciiTheme="majorEastAsia" w:eastAsiaTheme="majorEastAsia" w:hAnsiTheme="majorEastAsia" w:hint="eastAsia"/>
          <w:szCs w:val="21"/>
        </w:rPr>
        <w:t xml:space="preserve">　(</w:t>
      </w:r>
      <w:r w:rsidR="003C4826">
        <w:rPr>
          <w:rFonts w:asciiTheme="majorEastAsia" w:eastAsiaTheme="majorEastAsia" w:hAnsiTheme="majorEastAsia" w:hint="eastAsia"/>
          <w:szCs w:val="21"/>
        </w:rPr>
        <w:t>４</w:t>
      </w:r>
      <w:r w:rsidRPr="00B00247">
        <w:rPr>
          <w:rFonts w:asciiTheme="majorEastAsia" w:eastAsiaTheme="majorEastAsia" w:hAnsiTheme="majorEastAsia" w:hint="eastAsia"/>
          <w:szCs w:val="21"/>
        </w:rPr>
        <w:t xml:space="preserve">) </w:t>
      </w:r>
      <w:r w:rsidRPr="007D4996">
        <w:rPr>
          <w:rFonts w:asciiTheme="majorEastAsia" w:eastAsiaTheme="majorEastAsia" w:hAnsiTheme="majorEastAsia" w:hint="eastAsia"/>
          <w:szCs w:val="21"/>
        </w:rPr>
        <w:t>関連機関との協議用資料作成</w:t>
      </w:r>
    </w:p>
    <w:p w14:paraId="49DE8F53" w14:textId="77188EA7" w:rsidR="007D4996" w:rsidRDefault="00E86BB5" w:rsidP="00E86BB5">
      <w:pPr>
        <w:ind w:leftChars="100" w:left="216" w:firstLineChars="100" w:firstLine="216"/>
        <w:rPr>
          <w:rFonts w:asciiTheme="minorEastAsia" w:eastAsiaTheme="minorEastAsia" w:hAnsiTheme="minorEastAsia"/>
          <w:szCs w:val="21"/>
        </w:rPr>
      </w:pPr>
      <w:r w:rsidRPr="00E86BB5">
        <w:rPr>
          <w:rFonts w:asciiTheme="minorEastAsia" w:eastAsiaTheme="minorEastAsia" w:hAnsiTheme="minorEastAsia" w:hint="eastAsia"/>
          <w:szCs w:val="21"/>
        </w:rPr>
        <w:t>R</w:t>
      </w:r>
      <w:r w:rsidR="009722BF">
        <w:rPr>
          <w:rFonts w:asciiTheme="minorEastAsia" w:eastAsiaTheme="minorEastAsia" w:hAnsiTheme="minorEastAsia" w:hint="eastAsia"/>
          <w:szCs w:val="21"/>
        </w:rPr>
        <w:t>４</w:t>
      </w:r>
      <w:r w:rsidRPr="00E86BB5">
        <w:rPr>
          <w:rFonts w:asciiTheme="minorEastAsia" w:eastAsiaTheme="minorEastAsia" w:hAnsiTheme="minorEastAsia" w:hint="eastAsia"/>
          <w:szCs w:val="21"/>
        </w:rPr>
        <w:t>委託</w:t>
      </w:r>
      <w:r w:rsidR="009722BF">
        <w:rPr>
          <w:rFonts w:asciiTheme="minorEastAsia" w:eastAsiaTheme="minorEastAsia" w:hAnsiTheme="minorEastAsia" w:hint="eastAsia"/>
          <w:szCs w:val="21"/>
        </w:rPr>
        <w:t>及びR５</w:t>
      </w:r>
      <w:r w:rsidR="006364D1">
        <w:rPr>
          <w:rFonts w:asciiTheme="minorEastAsia" w:eastAsiaTheme="minorEastAsia" w:hAnsiTheme="minorEastAsia" w:hint="eastAsia"/>
          <w:szCs w:val="21"/>
        </w:rPr>
        <w:t>委託に</w:t>
      </w:r>
      <w:r w:rsidRPr="00E86BB5">
        <w:rPr>
          <w:rFonts w:asciiTheme="minorEastAsia" w:eastAsiaTheme="minorEastAsia" w:hAnsiTheme="minorEastAsia" w:hint="eastAsia"/>
          <w:szCs w:val="21"/>
        </w:rPr>
        <w:t>引き続き、公園緑地等設計業務共通仕様書第14 条（３）に基づき、インフラ設備（雨水貯留を含む）、バリアフリー、緑化協議、駐車場協議等の関係機関との協議用資料を作成</w:t>
      </w:r>
      <w:r w:rsidR="00F66E48">
        <w:rPr>
          <w:rFonts w:asciiTheme="minorEastAsia" w:eastAsiaTheme="minorEastAsia" w:hAnsiTheme="minorEastAsia" w:hint="eastAsia"/>
          <w:szCs w:val="21"/>
        </w:rPr>
        <w:t>する</w:t>
      </w:r>
      <w:r w:rsidRPr="00E86BB5">
        <w:rPr>
          <w:rFonts w:asciiTheme="minorEastAsia" w:eastAsiaTheme="minorEastAsia" w:hAnsiTheme="minorEastAsia" w:hint="eastAsia"/>
          <w:szCs w:val="21"/>
        </w:rPr>
        <w:t>。</w:t>
      </w:r>
    </w:p>
    <w:p w14:paraId="2D5591C5" w14:textId="46C5EEA9" w:rsidR="007D4996" w:rsidRDefault="007D4996" w:rsidP="007D4996">
      <w:pPr>
        <w:ind w:leftChars="100" w:left="216" w:firstLineChars="100" w:firstLine="216"/>
        <w:rPr>
          <w:rFonts w:asciiTheme="minorEastAsia" w:eastAsiaTheme="minorEastAsia" w:hAnsiTheme="minorEastAsia"/>
          <w:szCs w:val="21"/>
        </w:rPr>
      </w:pPr>
    </w:p>
    <w:p w14:paraId="028FDC00" w14:textId="44C4E12B" w:rsidR="004F2390" w:rsidRDefault="004F2390" w:rsidP="004F2390">
      <w:pPr>
        <w:rPr>
          <w:rFonts w:asciiTheme="majorEastAsia" w:eastAsiaTheme="majorEastAsia" w:hAnsiTheme="majorEastAsia"/>
          <w:szCs w:val="21"/>
        </w:rPr>
      </w:pPr>
      <w:r w:rsidRPr="00B00247">
        <w:rPr>
          <w:rFonts w:asciiTheme="majorEastAsia" w:eastAsiaTheme="majorEastAsia" w:hAnsiTheme="majorEastAsia" w:hint="eastAsia"/>
          <w:szCs w:val="21"/>
        </w:rPr>
        <w:t xml:space="preserve">　(</w:t>
      </w:r>
      <w:r w:rsidR="003C4826" w:rsidRPr="003C4826">
        <w:rPr>
          <w:rFonts w:asciiTheme="majorEastAsia" w:eastAsiaTheme="majorEastAsia" w:hAnsiTheme="majorEastAsia" w:hint="eastAsia"/>
          <w:szCs w:val="21"/>
        </w:rPr>
        <w:t>５</w:t>
      </w:r>
      <w:r w:rsidRPr="00B00247">
        <w:rPr>
          <w:rFonts w:asciiTheme="majorEastAsia" w:eastAsiaTheme="majorEastAsia" w:hAnsiTheme="majorEastAsia" w:hint="eastAsia"/>
          <w:szCs w:val="21"/>
        </w:rPr>
        <w:t xml:space="preserve">) </w:t>
      </w:r>
      <w:r w:rsidRPr="004F2390">
        <w:rPr>
          <w:rFonts w:asciiTheme="majorEastAsia" w:eastAsiaTheme="majorEastAsia" w:hAnsiTheme="majorEastAsia" w:hint="eastAsia"/>
          <w:szCs w:val="21"/>
        </w:rPr>
        <w:t>関連業務との調整協議</w:t>
      </w:r>
    </w:p>
    <w:p w14:paraId="326196CC" w14:textId="43512D12" w:rsidR="007D4996" w:rsidRPr="004F2390" w:rsidRDefault="004F2390" w:rsidP="003A2E46">
      <w:pPr>
        <w:ind w:leftChars="100" w:left="216" w:firstLineChars="100" w:firstLine="216"/>
        <w:rPr>
          <w:rFonts w:asciiTheme="minorEastAsia" w:eastAsiaTheme="minorEastAsia" w:hAnsiTheme="minorEastAsia"/>
          <w:szCs w:val="21"/>
        </w:rPr>
      </w:pPr>
      <w:r w:rsidRPr="004F2390">
        <w:rPr>
          <w:rFonts w:asciiTheme="minorEastAsia" w:eastAsiaTheme="minorEastAsia" w:hAnsiTheme="minorEastAsia" w:hint="eastAsia"/>
          <w:szCs w:val="21"/>
        </w:rPr>
        <w:t>R４委託</w:t>
      </w:r>
      <w:r w:rsidR="003968B5">
        <w:rPr>
          <w:rFonts w:asciiTheme="minorEastAsia" w:eastAsiaTheme="minorEastAsia" w:hAnsiTheme="minorEastAsia" w:hint="eastAsia"/>
          <w:szCs w:val="21"/>
        </w:rPr>
        <w:t>及びR５委託</w:t>
      </w:r>
      <w:r w:rsidR="00083CFA">
        <w:rPr>
          <w:rFonts w:asciiTheme="minorEastAsia" w:eastAsiaTheme="minorEastAsia" w:hAnsiTheme="minorEastAsia" w:hint="eastAsia"/>
          <w:szCs w:val="21"/>
        </w:rPr>
        <w:t>に</w:t>
      </w:r>
      <w:r w:rsidRPr="004F2390">
        <w:rPr>
          <w:rFonts w:asciiTheme="minorEastAsia" w:eastAsiaTheme="minorEastAsia" w:hAnsiTheme="minorEastAsia" w:hint="eastAsia"/>
          <w:szCs w:val="21"/>
        </w:rPr>
        <w:t>引き続き、前項（</w:t>
      </w:r>
      <w:r w:rsidR="00083CFA">
        <w:rPr>
          <w:rFonts w:asciiTheme="minorEastAsia" w:eastAsiaTheme="minorEastAsia" w:hAnsiTheme="minorEastAsia" w:hint="eastAsia"/>
          <w:szCs w:val="21"/>
        </w:rPr>
        <w:t>３</w:t>
      </w:r>
      <w:r w:rsidRPr="004F2390">
        <w:rPr>
          <w:rFonts w:asciiTheme="minorEastAsia" w:eastAsiaTheme="minorEastAsia" w:hAnsiTheme="minorEastAsia" w:hint="eastAsia"/>
          <w:szCs w:val="21"/>
        </w:rPr>
        <w:t>）の内容を踏まえて、関連事業との工事間調整の項目を把握し本委託業務に反映するために、関連業務（当課で別途発注する委託や土地区画整理事業、国際園芸博覧会事業、公民連携事業等）との調整協議、資料作成及び打ち合わせへの出席（月２回程度、計24 回）を行</w:t>
      </w:r>
      <w:r w:rsidR="003A2E46">
        <w:rPr>
          <w:rFonts w:asciiTheme="minorEastAsia" w:eastAsiaTheme="minorEastAsia" w:hAnsiTheme="minorEastAsia" w:hint="eastAsia"/>
          <w:szCs w:val="21"/>
        </w:rPr>
        <w:t>う</w:t>
      </w:r>
      <w:r w:rsidRPr="004F2390">
        <w:rPr>
          <w:rFonts w:asciiTheme="minorEastAsia" w:eastAsiaTheme="minorEastAsia" w:hAnsiTheme="minorEastAsia" w:hint="eastAsia"/>
          <w:szCs w:val="21"/>
        </w:rPr>
        <w:t>。それを踏まえて、変更があった内容については、本業務において二次整備の計画との整合を図ったうえで、基本設計図等の修正を行い、実施設計に反映する。</w:t>
      </w:r>
    </w:p>
    <w:p w14:paraId="6E1C5921" w14:textId="50944A1D" w:rsidR="007D4996" w:rsidRDefault="007D4996" w:rsidP="007D4996">
      <w:pPr>
        <w:ind w:leftChars="100" w:left="216" w:firstLineChars="100" w:firstLine="216"/>
        <w:rPr>
          <w:rFonts w:asciiTheme="minorEastAsia" w:eastAsiaTheme="minorEastAsia" w:hAnsiTheme="minorEastAsia"/>
          <w:szCs w:val="21"/>
        </w:rPr>
      </w:pPr>
    </w:p>
    <w:p w14:paraId="527EC265" w14:textId="3E9CD50C" w:rsidR="003A2E46" w:rsidRDefault="003A2E46" w:rsidP="003A2E46">
      <w:pPr>
        <w:rPr>
          <w:rFonts w:asciiTheme="majorEastAsia" w:eastAsiaTheme="majorEastAsia" w:hAnsiTheme="majorEastAsia"/>
          <w:szCs w:val="21"/>
        </w:rPr>
      </w:pPr>
      <w:r w:rsidRPr="00B00247">
        <w:rPr>
          <w:rFonts w:asciiTheme="majorEastAsia" w:eastAsiaTheme="majorEastAsia" w:hAnsiTheme="majorEastAsia" w:hint="eastAsia"/>
          <w:szCs w:val="21"/>
        </w:rPr>
        <w:t xml:space="preserve">　(</w:t>
      </w:r>
      <w:r w:rsidR="007F3440">
        <w:rPr>
          <w:rFonts w:asciiTheme="majorEastAsia" w:eastAsiaTheme="majorEastAsia" w:hAnsiTheme="majorEastAsia" w:hint="eastAsia"/>
          <w:szCs w:val="21"/>
        </w:rPr>
        <w:t>６</w:t>
      </w:r>
      <w:r w:rsidRPr="00B00247">
        <w:rPr>
          <w:rFonts w:asciiTheme="majorEastAsia" w:eastAsiaTheme="majorEastAsia" w:hAnsiTheme="majorEastAsia" w:hint="eastAsia"/>
          <w:szCs w:val="21"/>
        </w:rPr>
        <w:t xml:space="preserve">) </w:t>
      </w:r>
      <w:r>
        <w:rPr>
          <w:rFonts w:asciiTheme="majorEastAsia" w:eastAsiaTheme="majorEastAsia" w:hAnsiTheme="majorEastAsia" w:hint="eastAsia"/>
          <w:szCs w:val="21"/>
        </w:rPr>
        <w:t>打合せ</w:t>
      </w:r>
    </w:p>
    <w:p w14:paraId="63EC0F94" w14:textId="4D963D30" w:rsidR="007D4996" w:rsidRPr="003A2E46" w:rsidRDefault="00935B38" w:rsidP="00935B38">
      <w:pPr>
        <w:ind w:leftChars="100" w:left="216" w:firstLineChars="100" w:firstLine="216"/>
        <w:rPr>
          <w:rFonts w:asciiTheme="minorEastAsia" w:eastAsiaTheme="minorEastAsia" w:hAnsiTheme="minorEastAsia"/>
          <w:szCs w:val="21"/>
        </w:rPr>
      </w:pPr>
      <w:r w:rsidRPr="00935B38">
        <w:rPr>
          <w:rFonts w:asciiTheme="minorEastAsia" w:eastAsiaTheme="minorEastAsia" w:hAnsiTheme="minorEastAsia" w:hint="eastAsia"/>
          <w:szCs w:val="21"/>
        </w:rPr>
        <w:t>打合せは、業務着手時、中間打合せ（1</w:t>
      </w:r>
      <w:r w:rsidR="004B7F54">
        <w:rPr>
          <w:rFonts w:asciiTheme="minorEastAsia" w:eastAsiaTheme="minorEastAsia" w:hAnsiTheme="minorEastAsia" w:hint="eastAsia"/>
          <w:szCs w:val="21"/>
        </w:rPr>
        <w:t>6</w:t>
      </w:r>
      <w:r w:rsidRPr="00935B38">
        <w:rPr>
          <w:rFonts w:asciiTheme="minorEastAsia" w:eastAsiaTheme="minorEastAsia" w:hAnsiTheme="minorEastAsia" w:hint="eastAsia"/>
          <w:szCs w:val="21"/>
        </w:rPr>
        <w:t>回）、成果品納入時の計1</w:t>
      </w:r>
      <w:r w:rsidR="006251C5">
        <w:rPr>
          <w:rFonts w:asciiTheme="minorEastAsia" w:eastAsiaTheme="minorEastAsia" w:hAnsiTheme="minorEastAsia" w:hint="eastAsia"/>
          <w:szCs w:val="21"/>
        </w:rPr>
        <w:t>8</w:t>
      </w:r>
      <w:r w:rsidRPr="00935B38">
        <w:rPr>
          <w:rFonts w:asciiTheme="minorEastAsia" w:eastAsiaTheme="minorEastAsia" w:hAnsiTheme="minorEastAsia" w:hint="eastAsia"/>
          <w:szCs w:val="21"/>
        </w:rPr>
        <w:t>回を</w:t>
      </w:r>
      <w:r w:rsidR="003065A5">
        <w:rPr>
          <w:rFonts w:asciiTheme="minorEastAsia" w:eastAsiaTheme="minorEastAsia" w:hAnsiTheme="minorEastAsia" w:hint="eastAsia"/>
          <w:szCs w:val="21"/>
        </w:rPr>
        <w:t>行う</w:t>
      </w:r>
      <w:r w:rsidRPr="00935B38">
        <w:rPr>
          <w:rFonts w:asciiTheme="minorEastAsia" w:eastAsiaTheme="minorEastAsia" w:hAnsiTheme="minorEastAsia" w:hint="eastAsia"/>
          <w:szCs w:val="21"/>
        </w:rPr>
        <w:t>。必要に応じて、</w:t>
      </w:r>
      <w:del w:id="25" w:author="山田芽衣" w:date="2024-04-26T09:50:00Z">
        <w:r w:rsidR="002B0B73" w:rsidDel="00DB0E4B">
          <w:rPr>
            <w:rFonts w:asciiTheme="minorEastAsia" w:eastAsiaTheme="minorEastAsia" w:hAnsiTheme="minorEastAsia" w:hint="eastAsia"/>
            <w:szCs w:val="21"/>
          </w:rPr>
          <w:delText>後述の</w:delText>
        </w:r>
        <w:r w:rsidR="006251C5" w:rsidDel="00DB0E4B">
          <w:rPr>
            <w:rFonts w:asciiTheme="minorEastAsia" w:eastAsiaTheme="minorEastAsia" w:hAnsiTheme="minorEastAsia" w:hint="eastAsia"/>
            <w:szCs w:val="21"/>
          </w:rPr>
          <w:delText xml:space="preserve">8　</w:delText>
        </w:r>
      </w:del>
      <w:r w:rsidRPr="00935B38">
        <w:rPr>
          <w:rFonts w:asciiTheme="minorEastAsia" w:eastAsiaTheme="minorEastAsia" w:hAnsiTheme="minorEastAsia" w:hint="eastAsia"/>
          <w:szCs w:val="21"/>
        </w:rPr>
        <w:t>本委託業務と関連する委託業務</w:t>
      </w:r>
      <w:ins w:id="26" w:author="山田芽衣" w:date="2024-04-26T09:50:00Z">
        <w:r w:rsidR="00DB0E4B">
          <w:rPr>
            <w:rFonts w:asciiTheme="minorEastAsia" w:eastAsiaTheme="minorEastAsia" w:hAnsiTheme="minorEastAsia" w:hint="eastAsia"/>
            <w:szCs w:val="21"/>
          </w:rPr>
          <w:t>の</w:t>
        </w:r>
      </w:ins>
      <w:del w:id="27" w:author="山田芽衣" w:date="2024-04-26T09:50:00Z">
        <w:r w:rsidRPr="00935B38" w:rsidDel="00DB0E4B">
          <w:rPr>
            <w:rFonts w:asciiTheme="minorEastAsia" w:eastAsiaTheme="minorEastAsia" w:hAnsiTheme="minorEastAsia" w:hint="eastAsia"/>
            <w:szCs w:val="21"/>
          </w:rPr>
          <w:delText>に示す</w:delText>
        </w:r>
      </w:del>
      <w:r w:rsidRPr="00935B38">
        <w:rPr>
          <w:rFonts w:asciiTheme="minorEastAsia" w:eastAsiaTheme="minorEastAsia" w:hAnsiTheme="minorEastAsia" w:hint="eastAsia"/>
          <w:szCs w:val="21"/>
        </w:rPr>
        <w:t>受託者が参加するので、各業務の連携を図り、その内容を反映</w:t>
      </w:r>
      <w:r w:rsidR="003065A5">
        <w:rPr>
          <w:rFonts w:asciiTheme="minorEastAsia" w:eastAsiaTheme="minorEastAsia" w:hAnsiTheme="minorEastAsia" w:hint="eastAsia"/>
          <w:szCs w:val="21"/>
        </w:rPr>
        <w:t>する</w:t>
      </w:r>
      <w:r w:rsidRPr="00935B38">
        <w:rPr>
          <w:rFonts w:asciiTheme="minorEastAsia" w:eastAsiaTheme="minorEastAsia" w:hAnsiTheme="minorEastAsia" w:hint="eastAsia"/>
          <w:szCs w:val="21"/>
        </w:rPr>
        <w:t>。なお、業務着手時及び業務完了時には管理技術者が立ち会う。</w:t>
      </w:r>
    </w:p>
    <w:p w14:paraId="2BCD2450" w14:textId="77777777" w:rsidR="002B0B73" w:rsidRDefault="002B0B73" w:rsidP="007B03A6">
      <w:pPr>
        <w:rPr>
          <w:rFonts w:asciiTheme="majorEastAsia" w:eastAsiaTheme="majorEastAsia" w:hAnsiTheme="majorEastAsia"/>
          <w:szCs w:val="21"/>
        </w:rPr>
      </w:pPr>
    </w:p>
    <w:p w14:paraId="290B0A4B" w14:textId="7BD8662A" w:rsidR="007B03A6" w:rsidRDefault="007B03A6" w:rsidP="007B03A6">
      <w:pPr>
        <w:rPr>
          <w:rFonts w:asciiTheme="majorEastAsia" w:eastAsiaTheme="majorEastAsia" w:hAnsiTheme="majorEastAsia"/>
          <w:szCs w:val="21"/>
        </w:rPr>
      </w:pPr>
      <w:r w:rsidRPr="00B00247">
        <w:rPr>
          <w:rFonts w:asciiTheme="majorEastAsia" w:eastAsiaTheme="majorEastAsia" w:hAnsiTheme="majorEastAsia" w:hint="eastAsia"/>
          <w:szCs w:val="21"/>
        </w:rPr>
        <w:t xml:space="preserve">　(</w:t>
      </w:r>
      <w:r w:rsidR="00E36339">
        <w:rPr>
          <w:rFonts w:asciiTheme="majorEastAsia" w:eastAsiaTheme="majorEastAsia" w:hAnsiTheme="majorEastAsia" w:hint="eastAsia"/>
          <w:szCs w:val="21"/>
        </w:rPr>
        <w:t>７</w:t>
      </w:r>
      <w:r w:rsidRPr="00B00247">
        <w:rPr>
          <w:rFonts w:asciiTheme="majorEastAsia" w:eastAsiaTheme="majorEastAsia" w:hAnsiTheme="majorEastAsia" w:hint="eastAsia"/>
          <w:szCs w:val="21"/>
        </w:rPr>
        <w:t xml:space="preserve">) </w:t>
      </w:r>
      <w:r>
        <w:rPr>
          <w:rFonts w:asciiTheme="majorEastAsia" w:eastAsiaTheme="majorEastAsia" w:hAnsiTheme="majorEastAsia" w:hint="eastAsia"/>
          <w:szCs w:val="21"/>
        </w:rPr>
        <w:t>報告書作成</w:t>
      </w:r>
    </w:p>
    <w:p w14:paraId="767C8B0D" w14:textId="69B1FFC3" w:rsidR="007B03A6" w:rsidRDefault="007B03A6" w:rsidP="007B03A6">
      <w:pPr>
        <w:ind w:leftChars="100" w:left="216" w:firstLineChars="100" w:firstLine="216"/>
        <w:rPr>
          <w:rFonts w:asciiTheme="minorEastAsia" w:eastAsiaTheme="minorEastAsia" w:hAnsiTheme="minorEastAsia"/>
          <w:szCs w:val="21"/>
        </w:rPr>
      </w:pPr>
      <w:r w:rsidRPr="007B03A6">
        <w:rPr>
          <w:rFonts w:asciiTheme="minorEastAsia" w:eastAsiaTheme="minorEastAsia" w:hAnsiTheme="minorEastAsia" w:hint="eastAsia"/>
          <w:szCs w:val="21"/>
        </w:rPr>
        <w:t>前項（２）から（</w:t>
      </w:r>
      <w:r w:rsidR="00EE6D1C" w:rsidRPr="00EE6D1C">
        <w:rPr>
          <w:rFonts w:asciiTheme="minorEastAsia" w:eastAsiaTheme="minorEastAsia" w:hAnsiTheme="minorEastAsia" w:hint="eastAsia"/>
          <w:szCs w:val="21"/>
        </w:rPr>
        <w:t>６</w:t>
      </w:r>
      <w:r w:rsidRPr="007B03A6">
        <w:rPr>
          <w:rFonts w:asciiTheme="minorEastAsia" w:eastAsiaTheme="minorEastAsia" w:hAnsiTheme="minorEastAsia" w:hint="eastAsia"/>
          <w:szCs w:val="21"/>
        </w:rPr>
        <w:t>）までの業務内容を取りまとめ、報告書を作成</w:t>
      </w:r>
      <w:r>
        <w:rPr>
          <w:rFonts w:asciiTheme="minorEastAsia" w:eastAsiaTheme="minorEastAsia" w:hAnsiTheme="minorEastAsia" w:hint="eastAsia"/>
          <w:szCs w:val="21"/>
        </w:rPr>
        <w:t>する。</w:t>
      </w:r>
      <w:r w:rsidRPr="007B03A6">
        <w:rPr>
          <w:rFonts w:asciiTheme="minorEastAsia" w:eastAsiaTheme="minorEastAsia" w:hAnsiTheme="minorEastAsia" w:hint="eastAsia"/>
          <w:szCs w:val="21"/>
        </w:rPr>
        <w:t>R４委託</w:t>
      </w:r>
      <w:r w:rsidR="00D24512">
        <w:rPr>
          <w:rFonts w:asciiTheme="minorEastAsia" w:eastAsiaTheme="minorEastAsia" w:hAnsiTheme="minorEastAsia" w:hint="eastAsia"/>
          <w:szCs w:val="21"/>
        </w:rPr>
        <w:t>及びR５委託</w:t>
      </w:r>
      <w:r w:rsidRPr="007B03A6">
        <w:rPr>
          <w:rFonts w:asciiTheme="minorEastAsia" w:eastAsiaTheme="minorEastAsia" w:hAnsiTheme="minorEastAsia" w:hint="eastAsia"/>
          <w:szCs w:val="21"/>
        </w:rPr>
        <w:t>と同様に、成果品は今後検討する工事発注形態に合わせて分割して作成</w:t>
      </w:r>
      <w:r>
        <w:rPr>
          <w:rFonts w:asciiTheme="minorEastAsia" w:eastAsiaTheme="minorEastAsia" w:hAnsiTheme="minorEastAsia" w:hint="eastAsia"/>
          <w:szCs w:val="21"/>
        </w:rPr>
        <w:t>する</w:t>
      </w:r>
      <w:r w:rsidRPr="007B03A6">
        <w:rPr>
          <w:rFonts w:asciiTheme="minorEastAsia" w:eastAsiaTheme="minorEastAsia" w:hAnsiTheme="minorEastAsia" w:hint="eastAsia"/>
          <w:szCs w:val="21"/>
        </w:rPr>
        <w:t>。</w:t>
      </w:r>
    </w:p>
    <w:p w14:paraId="56163D44" w14:textId="72B130F2" w:rsidR="004D4B87" w:rsidRDefault="004D4B87" w:rsidP="007B03A6">
      <w:pPr>
        <w:ind w:leftChars="100" w:left="216" w:firstLineChars="100" w:firstLine="216"/>
        <w:rPr>
          <w:rFonts w:asciiTheme="minorEastAsia" w:eastAsiaTheme="minorEastAsia" w:hAnsiTheme="minorEastAsia"/>
          <w:szCs w:val="21"/>
        </w:rPr>
      </w:pPr>
      <w:r>
        <w:rPr>
          <w:rFonts w:asciiTheme="minorEastAsia" w:eastAsiaTheme="minorEastAsia" w:hAnsiTheme="minorEastAsia" w:hint="eastAsia"/>
          <w:szCs w:val="21"/>
        </w:rPr>
        <w:t>なお、データ形式は、Microsoft</w:t>
      </w:r>
      <w:r w:rsidR="00E9016E">
        <w:rPr>
          <w:rFonts w:asciiTheme="minorEastAsia" w:eastAsiaTheme="minorEastAsia" w:hAnsiTheme="minorEastAsia" w:hint="eastAsia"/>
          <w:szCs w:val="21"/>
        </w:rPr>
        <w:t xml:space="preserve"> Office等の</w:t>
      </w:r>
      <w:r w:rsidR="00EA7717">
        <w:rPr>
          <w:rFonts w:asciiTheme="minorEastAsia" w:eastAsiaTheme="minorEastAsia" w:hAnsiTheme="minorEastAsia" w:hint="eastAsia"/>
          <w:szCs w:val="21"/>
        </w:rPr>
        <w:t>汎用的なものとし、ＣＡＤデータについては</w:t>
      </w:r>
      <w:r w:rsidR="00EA7717">
        <w:rPr>
          <w:rFonts w:asciiTheme="minorEastAsia" w:eastAsiaTheme="minorEastAsia" w:hAnsiTheme="minorEastAsia" w:hint="eastAsia"/>
          <w:szCs w:val="21"/>
        </w:rPr>
        <w:lastRenderedPageBreak/>
        <w:t>原則</w:t>
      </w:r>
      <w:r w:rsidR="00AF650A">
        <w:rPr>
          <w:rFonts w:asciiTheme="minorEastAsia" w:eastAsiaTheme="minorEastAsia" w:hAnsiTheme="minorEastAsia" w:hint="eastAsia"/>
          <w:szCs w:val="21"/>
        </w:rPr>
        <w:t>SFC形式で格納する。</w:t>
      </w:r>
    </w:p>
    <w:p w14:paraId="437836CD" w14:textId="31BF6063" w:rsidR="008B303E" w:rsidRPr="004D4B87" w:rsidRDefault="008B303E" w:rsidP="007B03A6">
      <w:pPr>
        <w:ind w:leftChars="100" w:left="216" w:firstLineChars="100" w:firstLine="216"/>
        <w:rPr>
          <w:rFonts w:asciiTheme="minorEastAsia" w:eastAsiaTheme="minorEastAsia" w:hAnsiTheme="minorEastAsia"/>
          <w:szCs w:val="21"/>
        </w:rPr>
      </w:pPr>
      <w:r>
        <w:rPr>
          <w:rFonts w:asciiTheme="minorEastAsia" w:eastAsiaTheme="minorEastAsia" w:hAnsiTheme="minorEastAsia" w:hint="eastAsia"/>
          <w:szCs w:val="21"/>
        </w:rPr>
        <w:t>成果品となる各図面、</w:t>
      </w:r>
      <w:r w:rsidR="001B33DA">
        <w:rPr>
          <w:rFonts w:asciiTheme="minorEastAsia" w:eastAsiaTheme="minorEastAsia" w:hAnsiTheme="minorEastAsia" w:hint="eastAsia"/>
          <w:szCs w:val="21"/>
        </w:rPr>
        <w:t>図書については</w:t>
      </w:r>
      <w:r w:rsidR="00382ED4">
        <w:rPr>
          <w:rFonts w:asciiTheme="minorEastAsia" w:eastAsiaTheme="minorEastAsia" w:hAnsiTheme="minorEastAsia" w:hint="eastAsia"/>
          <w:szCs w:val="21"/>
        </w:rPr>
        <w:t>「</w:t>
      </w:r>
      <w:ins w:id="28" w:author="山田芽衣" w:date="2024-04-26T09:51:00Z">
        <w:r w:rsidR="00DB0E4B" w:rsidRPr="00DB0E4B">
          <w:rPr>
            <w:rFonts w:asciiTheme="minorEastAsia" w:eastAsiaTheme="minorEastAsia" w:hAnsiTheme="minorEastAsia" w:hint="eastAsia"/>
            <w:szCs w:val="21"/>
          </w:rPr>
          <w:t>第7章　成果品の内容、部数</w:t>
        </w:r>
      </w:ins>
      <w:del w:id="29" w:author="山田芽衣" w:date="2024-04-26T09:51:00Z">
        <w:r w:rsidR="00382ED4" w:rsidDel="00DB0E4B">
          <w:rPr>
            <w:rFonts w:asciiTheme="minorEastAsia" w:eastAsiaTheme="minorEastAsia" w:hAnsiTheme="minorEastAsia" w:hint="eastAsia"/>
            <w:szCs w:val="21"/>
          </w:rPr>
          <w:delText>４　成果品</w:delText>
        </w:r>
      </w:del>
      <w:r w:rsidR="00382ED4">
        <w:rPr>
          <w:rFonts w:asciiTheme="minorEastAsia" w:eastAsiaTheme="minorEastAsia" w:hAnsiTheme="minorEastAsia" w:hint="eastAsia"/>
          <w:szCs w:val="21"/>
        </w:rPr>
        <w:t>」を参照。</w:t>
      </w:r>
    </w:p>
    <w:p w14:paraId="2DEFC429" w14:textId="77777777" w:rsidR="005B1766" w:rsidRPr="007B03A6" w:rsidRDefault="005B1766" w:rsidP="007B03A6">
      <w:pPr>
        <w:ind w:leftChars="100" w:left="216" w:firstLineChars="100" w:firstLine="216"/>
        <w:rPr>
          <w:rFonts w:asciiTheme="minorEastAsia" w:eastAsiaTheme="minorEastAsia" w:hAnsiTheme="minorEastAsia"/>
          <w:szCs w:val="21"/>
        </w:rPr>
      </w:pPr>
    </w:p>
    <w:p w14:paraId="0BECAA1F" w14:textId="4A68316C" w:rsidR="00F74130" w:rsidRPr="00B7052D" w:rsidRDefault="00513C41" w:rsidP="00513C41">
      <w:pPr>
        <w:rPr>
          <w:rFonts w:asciiTheme="majorEastAsia" w:eastAsiaTheme="majorEastAsia" w:hAnsiTheme="majorEastAsia"/>
          <w:szCs w:val="21"/>
        </w:rPr>
      </w:pPr>
      <w:r w:rsidRPr="00513C41">
        <w:rPr>
          <w:rFonts w:asciiTheme="majorEastAsia" w:eastAsiaTheme="majorEastAsia" w:hAnsiTheme="majorEastAsia" w:hint="eastAsia"/>
          <w:color w:val="FF0000"/>
          <w:szCs w:val="21"/>
        </w:rPr>
        <w:t xml:space="preserve">　</w:t>
      </w:r>
      <w:r w:rsidRPr="00B7052D">
        <w:rPr>
          <w:rFonts w:asciiTheme="majorEastAsia" w:eastAsiaTheme="majorEastAsia" w:hAnsiTheme="majorEastAsia" w:hint="eastAsia"/>
          <w:szCs w:val="21"/>
        </w:rPr>
        <w:t>(</w:t>
      </w:r>
      <w:r w:rsidR="00B7052D" w:rsidRPr="00B7052D">
        <w:rPr>
          <w:rFonts w:asciiTheme="majorEastAsia" w:eastAsiaTheme="majorEastAsia" w:hAnsiTheme="majorEastAsia" w:hint="eastAsia"/>
          <w:szCs w:val="21"/>
        </w:rPr>
        <w:t>８</w:t>
      </w:r>
      <w:r w:rsidRPr="00B7052D">
        <w:rPr>
          <w:rFonts w:asciiTheme="majorEastAsia" w:eastAsiaTheme="majorEastAsia" w:hAnsiTheme="majorEastAsia" w:hint="eastAsia"/>
          <w:szCs w:val="21"/>
        </w:rPr>
        <w:t>) 照査</w:t>
      </w:r>
    </w:p>
    <w:p w14:paraId="294FB46D" w14:textId="77777777" w:rsidR="00884CDD" w:rsidRPr="00EC7E1D" w:rsidRDefault="00884CDD" w:rsidP="00884CDD">
      <w:pPr>
        <w:ind w:firstLineChars="200" w:firstLine="432"/>
        <w:rPr>
          <w:rFonts w:asciiTheme="minorEastAsia" w:eastAsiaTheme="minorEastAsia" w:hAnsiTheme="minorEastAsia"/>
          <w:szCs w:val="21"/>
        </w:rPr>
      </w:pPr>
      <w:r w:rsidRPr="00EC7E1D">
        <w:rPr>
          <w:rFonts w:asciiTheme="minorEastAsia" w:eastAsiaTheme="minorEastAsia" w:hAnsiTheme="minorEastAsia" w:hint="eastAsia"/>
          <w:szCs w:val="21"/>
        </w:rPr>
        <w:t>実施設計における照査には次の内容を含みます。</w:t>
      </w:r>
    </w:p>
    <w:p w14:paraId="71C98965" w14:textId="77777777" w:rsidR="00884CDD" w:rsidRPr="00EC7E1D" w:rsidRDefault="00884CDD" w:rsidP="00884CDD">
      <w:pPr>
        <w:ind w:firstLineChars="200" w:firstLine="432"/>
        <w:rPr>
          <w:rFonts w:asciiTheme="minorEastAsia" w:eastAsiaTheme="minorEastAsia" w:hAnsiTheme="minorEastAsia"/>
          <w:szCs w:val="21"/>
        </w:rPr>
      </w:pPr>
      <w:r w:rsidRPr="00EC7E1D">
        <w:rPr>
          <w:rFonts w:asciiTheme="minorEastAsia" w:eastAsiaTheme="minorEastAsia" w:hAnsiTheme="minorEastAsia" w:hint="eastAsia"/>
          <w:szCs w:val="21"/>
        </w:rPr>
        <w:t>・</w:t>
      </w:r>
      <w:r w:rsidRPr="00EC7E1D">
        <w:rPr>
          <w:rFonts w:asciiTheme="minorEastAsia" w:eastAsiaTheme="minorEastAsia" w:hAnsiTheme="minorEastAsia" w:hint="eastAsia"/>
          <w:szCs w:val="21"/>
        </w:rPr>
        <w:tab/>
        <w:t>基礎情報や敷地情報の把握と設計計画の適正照査</w:t>
      </w:r>
    </w:p>
    <w:p w14:paraId="5BA8D2B0" w14:textId="77777777" w:rsidR="00884CDD" w:rsidRPr="00EC7E1D" w:rsidRDefault="00884CDD" w:rsidP="00884CDD">
      <w:pPr>
        <w:ind w:firstLineChars="200" w:firstLine="432"/>
        <w:rPr>
          <w:rFonts w:asciiTheme="minorEastAsia" w:eastAsiaTheme="minorEastAsia" w:hAnsiTheme="minorEastAsia"/>
          <w:szCs w:val="21"/>
        </w:rPr>
      </w:pPr>
      <w:r w:rsidRPr="00EC7E1D">
        <w:rPr>
          <w:rFonts w:asciiTheme="minorEastAsia" w:eastAsiaTheme="minorEastAsia" w:hAnsiTheme="minorEastAsia" w:hint="eastAsia"/>
          <w:szCs w:val="21"/>
        </w:rPr>
        <w:t>・</w:t>
      </w:r>
      <w:r w:rsidRPr="00EC7E1D">
        <w:rPr>
          <w:rFonts w:asciiTheme="minorEastAsia" w:eastAsiaTheme="minorEastAsia" w:hAnsiTheme="minorEastAsia" w:hint="eastAsia"/>
          <w:szCs w:val="21"/>
        </w:rPr>
        <w:tab/>
        <w:t>設計方法や設計手法の妥当性の照査</w:t>
      </w:r>
    </w:p>
    <w:p w14:paraId="39577C60" w14:textId="76A79276" w:rsidR="00EF5F65" w:rsidRPr="00EC7E1D" w:rsidRDefault="00884CDD" w:rsidP="00884CDD">
      <w:pPr>
        <w:ind w:firstLineChars="200" w:firstLine="432"/>
        <w:rPr>
          <w:rFonts w:asciiTheme="minorEastAsia" w:eastAsiaTheme="minorEastAsia" w:hAnsiTheme="minorEastAsia"/>
          <w:szCs w:val="21"/>
        </w:rPr>
      </w:pPr>
      <w:r w:rsidRPr="00EC7E1D">
        <w:rPr>
          <w:rFonts w:asciiTheme="minorEastAsia" w:eastAsiaTheme="minorEastAsia" w:hAnsiTheme="minorEastAsia" w:hint="eastAsia"/>
          <w:szCs w:val="21"/>
        </w:rPr>
        <w:t>・</w:t>
      </w:r>
      <w:r w:rsidRPr="00EC7E1D">
        <w:rPr>
          <w:rFonts w:asciiTheme="minorEastAsia" w:eastAsiaTheme="minorEastAsia" w:hAnsiTheme="minorEastAsia" w:hint="eastAsia"/>
          <w:szCs w:val="21"/>
        </w:rPr>
        <w:tab/>
        <w:t>成果品の内容の適正照査</w:t>
      </w:r>
    </w:p>
    <w:p w14:paraId="1BC71D9E" w14:textId="77777777" w:rsidR="006E0C8E" w:rsidRPr="00B7052D" w:rsidRDefault="006E0C8E" w:rsidP="00884CDD">
      <w:pPr>
        <w:ind w:firstLineChars="200" w:firstLine="432"/>
        <w:rPr>
          <w:rFonts w:asciiTheme="majorEastAsia" w:eastAsiaTheme="majorEastAsia" w:hAnsiTheme="majorEastAsia"/>
          <w:szCs w:val="21"/>
        </w:rPr>
      </w:pPr>
    </w:p>
    <w:p w14:paraId="2B73DF6D" w14:textId="10749993" w:rsidR="00572274" w:rsidRPr="00ED3B00" w:rsidRDefault="00572274" w:rsidP="00EE3794">
      <w:pPr>
        <w:pStyle w:val="10"/>
        <w:spacing w:beforeLines="50" w:before="175"/>
        <w:rPr>
          <w:rFonts w:asciiTheme="majorEastAsia" w:eastAsiaTheme="majorEastAsia" w:hAnsiTheme="majorEastAsia"/>
          <w:sz w:val="24"/>
        </w:rPr>
      </w:pPr>
      <w:bookmarkStart w:id="30" w:name="_Toc132329817"/>
      <w:r w:rsidRPr="00ED3B00">
        <w:rPr>
          <w:rFonts w:asciiTheme="majorEastAsia" w:eastAsiaTheme="majorEastAsia" w:hAnsiTheme="majorEastAsia" w:hint="eastAsia"/>
          <w:sz w:val="24"/>
        </w:rPr>
        <w:t>第3章　業務工程</w:t>
      </w:r>
      <w:bookmarkEnd w:id="30"/>
    </w:p>
    <w:p w14:paraId="16EE870E" w14:textId="744AA0FA" w:rsidR="00211B68" w:rsidRDefault="00572274" w:rsidP="00E15787">
      <w:pPr>
        <w:ind w:firstLineChars="100" w:firstLine="216"/>
        <w:jc w:val="left"/>
      </w:pPr>
      <w:r>
        <w:rPr>
          <w:rFonts w:hint="eastAsia"/>
        </w:rPr>
        <w:t>業務工程</w:t>
      </w:r>
      <w:r w:rsidR="00AE5221">
        <w:rPr>
          <w:rFonts w:hint="eastAsia"/>
        </w:rPr>
        <w:t>を</w:t>
      </w:r>
      <w:r w:rsidR="00ED3B00">
        <w:rPr>
          <w:rFonts w:hint="eastAsia"/>
        </w:rPr>
        <w:t>以下に</w:t>
      </w:r>
      <w:r w:rsidR="00211B68">
        <w:rPr>
          <w:rFonts w:hint="eastAsia"/>
        </w:rPr>
        <w:t>示す。</w:t>
      </w:r>
    </w:p>
    <w:p w14:paraId="5FA2BD2E" w14:textId="7DEC7A63" w:rsidR="0078089C" w:rsidRDefault="0078089C" w:rsidP="00A20F7A">
      <w:pPr>
        <w:jc w:val="center"/>
      </w:pPr>
    </w:p>
    <w:p w14:paraId="19BD835E" w14:textId="09C43D75" w:rsidR="00B204C3" w:rsidRDefault="009C3522" w:rsidP="00A20F7A">
      <w:pPr>
        <w:jc w:val="center"/>
      </w:pPr>
      <w:r w:rsidRPr="008D1981">
        <w:rPr>
          <w:rFonts w:asciiTheme="majorEastAsia" w:eastAsiaTheme="majorEastAsia" w:hAnsiTheme="majorEastAsia" w:hint="eastAsia"/>
          <w:szCs w:val="21"/>
        </w:rPr>
        <w:t>表</w:t>
      </w:r>
      <w:r>
        <w:rPr>
          <w:rFonts w:asciiTheme="majorEastAsia" w:eastAsiaTheme="majorEastAsia" w:hAnsiTheme="majorEastAsia" w:hint="eastAsia"/>
          <w:szCs w:val="21"/>
        </w:rPr>
        <w:t xml:space="preserve">　</w:t>
      </w:r>
      <w:r w:rsidRPr="008D1981">
        <w:rPr>
          <w:rFonts w:asciiTheme="majorEastAsia" w:eastAsiaTheme="majorEastAsia" w:hAnsiTheme="majorEastAsia" w:hint="eastAsia"/>
          <w:szCs w:val="21"/>
        </w:rPr>
        <w:t>業務</w:t>
      </w:r>
      <w:r>
        <w:rPr>
          <w:rFonts w:asciiTheme="majorEastAsia" w:eastAsiaTheme="majorEastAsia" w:hAnsiTheme="majorEastAsia" w:hint="eastAsia"/>
          <w:szCs w:val="21"/>
        </w:rPr>
        <w:t>工程</w:t>
      </w:r>
    </w:p>
    <w:p w14:paraId="74C1D55D" w14:textId="48765D1D" w:rsidR="009C3522" w:rsidRDefault="00C755BD" w:rsidP="009C3522">
      <w:pPr>
        <w:pStyle w:val="Web"/>
      </w:pPr>
      <w:r>
        <w:rPr>
          <w:noProof/>
        </w:rPr>
        <w:drawing>
          <wp:anchor distT="0" distB="0" distL="114300" distR="114300" simplePos="0" relativeHeight="251731456" behindDoc="0" locked="0" layoutInCell="1" allowOverlap="1" wp14:anchorId="103A22B8" wp14:editId="67DCCD95">
            <wp:simplePos x="0" y="0"/>
            <wp:positionH relativeFrom="margin">
              <wp:posOffset>-22481</wp:posOffset>
            </wp:positionH>
            <wp:positionV relativeFrom="paragraph">
              <wp:posOffset>96957</wp:posOffset>
            </wp:positionV>
            <wp:extent cx="5758180" cy="3395345"/>
            <wp:effectExtent l="0" t="0" r="0" b="0"/>
            <wp:wrapNone/>
            <wp:docPr id="1199264353" name="図 1" descr="グラフ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64353" name="図 1" descr="グラフ が含まれている画像&#10;&#10;自動的に生成された説明"/>
                    <pic:cNvPicPr>
                      <a:picLocks noChangeAspect="1"/>
                    </pic:cNvPicPr>
                  </pic:nvPicPr>
                  <pic:blipFill rotWithShape="1">
                    <a:blip r:embed="rId18" cstate="print">
                      <a:extLst>
                        <a:ext uri="{28A0092B-C50C-407E-A947-70E740481C1C}">
                          <a14:useLocalDpi xmlns:a14="http://schemas.microsoft.com/office/drawing/2010/main" val="0"/>
                        </a:ext>
                      </a:extLst>
                    </a:blip>
                    <a:srcRect t="8314" b="49976"/>
                    <a:stretch/>
                  </pic:blipFill>
                  <pic:spPr bwMode="auto">
                    <a:xfrm>
                      <a:off x="0" y="0"/>
                      <a:ext cx="5758180" cy="3395345"/>
                    </a:xfrm>
                    <a:prstGeom prst="rect">
                      <a:avLst/>
                    </a:prstGeom>
                    <a:noFill/>
                    <a:ln>
                      <a:noFill/>
                    </a:ln>
                    <a:extLst>
                      <a:ext uri="{53640926-AAD7-44D8-BBD7-CCE9431645EC}">
                        <a14:shadowObscured xmlns:a14="http://schemas.microsoft.com/office/drawing/2010/main"/>
                      </a:ext>
                    </a:extLst>
                  </pic:spPr>
                </pic:pic>
              </a:graphicData>
            </a:graphic>
          </wp:anchor>
        </w:drawing>
      </w:r>
    </w:p>
    <w:p w14:paraId="206CD5D3" w14:textId="40E39B68" w:rsidR="00466AB8" w:rsidRDefault="00466AB8" w:rsidP="00A20F7A">
      <w:pPr>
        <w:jc w:val="center"/>
      </w:pPr>
    </w:p>
    <w:tbl>
      <w:tblPr>
        <w:tblpPr w:leftFromText="142" w:rightFromText="142" w:vertAnchor="text" w:horzAnchor="page" w:tblpX="13381" w:tblpY="10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
        <w:gridCol w:w="15"/>
        <w:gridCol w:w="843"/>
        <w:gridCol w:w="15"/>
        <w:gridCol w:w="842"/>
        <w:gridCol w:w="15"/>
        <w:gridCol w:w="843"/>
        <w:gridCol w:w="15"/>
        <w:gridCol w:w="848"/>
        <w:gridCol w:w="15"/>
        <w:gridCol w:w="848"/>
        <w:gridCol w:w="15"/>
        <w:gridCol w:w="848"/>
        <w:gridCol w:w="15"/>
        <w:gridCol w:w="843"/>
        <w:gridCol w:w="15"/>
        <w:gridCol w:w="843"/>
        <w:gridCol w:w="15"/>
        <w:gridCol w:w="925"/>
        <w:gridCol w:w="15"/>
      </w:tblGrid>
      <w:tr w:rsidR="006B0694" w:rsidRPr="00404779" w14:paraId="72C11E72" w14:textId="77777777" w:rsidTr="00226B7D">
        <w:tc>
          <w:tcPr>
            <w:tcW w:w="879" w:type="dxa"/>
            <w:gridSpan w:val="2"/>
            <w:shd w:val="clear" w:color="auto" w:fill="F2F2F2"/>
          </w:tcPr>
          <w:p w14:paraId="5BA41816" w14:textId="77777777" w:rsidR="006B0694" w:rsidRPr="00E47F9A" w:rsidRDefault="006B0694" w:rsidP="00F0711C">
            <w:pPr>
              <w:rPr>
                <w:rFonts w:ascii="Meiryo UI" w:eastAsia="Meiryo UI" w:hAnsi="Meiryo UI"/>
              </w:rPr>
            </w:pPr>
          </w:p>
        </w:tc>
        <w:tc>
          <w:tcPr>
            <w:tcW w:w="858" w:type="dxa"/>
            <w:gridSpan w:val="2"/>
            <w:shd w:val="clear" w:color="auto" w:fill="F2F2F2"/>
          </w:tcPr>
          <w:p w14:paraId="413CDAD6"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７月</w:t>
            </w:r>
          </w:p>
        </w:tc>
        <w:tc>
          <w:tcPr>
            <w:tcW w:w="857" w:type="dxa"/>
            <w:gridSpan w:val="2"/>
            <w:shd w:val="clear" w:color="auto" w:fill="F2F2F2"/>
          </w:tcPr>
          <w:p w14:paraId="56A40B39"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８月</w:t>
            </w:r>
          </w:p>
        </w:tc>
        <w:tc>
          <w:tcPr>
            <w:tcW w:w="858" w:type="dxa"/>
            <w:gridSpan w:val="2"/>
            <w:shd w:val="clear" w:color="auto" w:fill="F2F2F2"/>
          </w:tcPr>
          <w:p w14:paraId="6E4F6E7C"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９月</w:t>
            </w:r>
          </w:p>
        </w:tc>
        <w:tc>
          <w:tcPr>
            <w:tcW w:w="863" w:type="dxa"/>
            <w:gridSpan w:val="2"/>
            <w:shd w:val="clear" w:color="auto" w:fill="F2F2F2"/>
          </w:tcPr>
          <w:p w14:paraId="784E70A6"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10月</w:t>
            </w:r>
          </w:p>
        </w:tc>
        <w:tc>
          <w:tcPr>
            <w:tcW w:w="863" w:type="dxa"/>
            <w:gridSpan w:val="2"/>
            <w:shd w:val="clear" w:color="auto" w:fill="F2F2F2"/>
          </w:tcPr>
          <w:p w14:paraId="744475D4"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11月</w:t>
            </w:r>
          </w:p>
        </w:tc>
        <w:tc>
          <w:tcPr>
            <w:tcW w:w="863" w:type="dxa"/>
            <w:gridSpan w:val="2"/>
            <w:shd w:val="clear" w:color="auto" w:fill="F2F2F2"/>
          </w:tcPr>
          <w:p w14:paraId="01694B04"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12月</w:t>
            </w:r>
          </w:p>
        </w:tc>
        <w:tc>
          <w:tcPr>
            <w:tcW w:w="858" w:type="dxa"/>
            <w:gridSpan w:val="2"/>
            <w:shd w:val="clear" w:color="auto" w:fill="F2F2F2"/>
          </w:tcPr>
          <w:p w14:paraId="3F6F9BD0"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１月</w:t>
            </w:r>
          </w:p>
        </w:tc>
        <w:tc>
          <w:tcPr>
            <w:tcW w:w="858" w:type="dxa"/>
            <w:gridSpan w:val="2"/>
            <w:shd w:val="clear" w:color="auto" w:fill="F2F2F2"/>
          </w:tcPr>
          <w:p w14:paraId="37B95FB8"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２月</w:t>
            </w:r>
          </w:p>
        </w:tc>
        <w:tc>
          <w:tcPr>
            <w:tcW w:w="940" w:type="dxa"/>
            <w:gridSpan w:val="2"/>
            <w:shd w:val="clear" w:color="auto" w:fill="F2F2F2"/>
          </w:tcPr>
          <w:p w14:paraId="5D99DD06"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３月</w:t>
            </w:r>
          </w:p>
        </w:tc>
      </w:tr>
      <w:tr w:rsidR="006B0694" w:rsidRPr="00404779" w14:paraId="4FB7A16C" w14:textId="77777777" w:rsidTr="00226B7D">
        <w:trPr>
          <w:trHeight w:val="2037"/>
        </w:trPr>
        <w:tc>
          <w:tcPr>
            <w:tcW w:w="879" w:type="dxa"/>
            <w:gridSpan w:val="2"/>
            <w:tcBorders>
              <w:right w:val="double" w:sz="4" w:space="0" w:color="auto"/>
            </w:tcBorders>
            <w:shd w:val="clear" w:color="auto" w:fill="auto"/>
            <w:vAlign w:val="center"/>
          </w:tcPr>
          <w:p w14:paraId="75B9F180" w14:textId="77777777" w:rsidR="006B0694" w:rsidRPr="00404779" w:rsidRDefault="006B0694" w:rsidP="006E68EB">
            <w:pPr>
              <w:jc w:val="center"/>
              <w:rPr>
                <w:rFonts w:ascii="Meiryo UI" w:eastAsia="Meiryo UI" w:hAnsi="Meiryo UI"/>
                <w:b/>
                <w:bCs/>
              </w:rPr>
            </w:pPr>
            <w:r w:rsidRPr="00404779">
              <w:rPr>
                <w:rFonts w:ascii="Meiryo UI" w:eastAsia="Meiryo UI" w:hAnsi="Meiryo UI" w:hint="eastAsia"/>
                <w:b/>
                <w:bCs/>
              </w:rPr>
              <w:t>全体</w:t>
            </w:r>
          </w:p>
        </w:tc>
        <w:tc>
          <w:tcPr>
            <w:tcW w:w="858" w:type="dxa"/>
            <w:gridSpan w:val="2"/>
            <w:tcBorders>
              <w:left w:val="double" w:sz="4" w:space="0" w:color="auto"/>
            </w:tcBorders>
            <w:shd w:val="clear" w:color="auto" w:fill="auto"/>
          </w:tcPr>
          <w:p w14:paraId="79729F87" w14:textId="77777777" w:rsidR="006B0694" w:rsidRPr="00404779" w:rsidRDefault="006B0694" w:rsidP="006E68EB">
            <w:pPr>
              <w:rPr>
                <w:rFonts w:ascii="Meiryo UI" w:eastAsia="Meiryo UI" w:hAnsi="Meiryo UI"/>
              </w:rPr>
            </w:pPr>
          </w:p>
        </w:tc>
        <w:tc>
          <w:tcPr>
            <w:tcW w:w="857" w:type="dxa"/>
            <w:gridSpan w:val="2"/>
            <w:shd w:val="clear" w:color="auto" w:fill="auto"/>
          </w:tcPr>
          <w:p w14:paraId="3D5EEAC4" w14:textId="77777777" w:rsidR="006B0694" w:rsidRPr="00404779" w:rsidRDefault="006B0694" w:rsidP="006E68EB">
            <w:pPr>
              <w:rPr>
                <w:rFonts w:ascii="Meiryo UI" w:eastAsia="Meiryo UI" w:hAnsi="Meiryo UI"/>
              </w:rPr>
            </w:pPr>
          </w:p>
        </w:tc>
        <w:tc>
          <w:tcPr>
            <w:tcW w:w="858" w:type="dxa"/>
            <w:gridSpan w:val="2"/>
            <w:shd w:val="clear" w:color="auto" w:fill="auto"/>
          </w:tcPr>
          <w:p w14:paraId="7D612A41"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17792" behindDoc="0" locked="0" layoutInCell="1" allowOverlap="1" wp14:anchorId="0D6498FB" wp14:editId="693F6533">
                      <wp:simplePos x="0" y="0"/>
                      <wp:positionH relativeFrom="column">
                        <wp:posOffset>-1049655</wp:posOffset>
                      </wp:positionH>
                      <wp:positionV relativeFrom="paragraph">
                        <wp:posOffset>33655</wp:posOffset>
                      </wp:positionV>
                      <wp:extent cx="1691640" cy="845820"/>
                      <wp:effectExtent l="7620" t="14605" r="15240" b="6350"/>
                      <wp:wrapNone/>
                      <wp:docPr id="90" name="ホームベース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1640" cy="845820"/>
                              </a:xfrm>
                              <a:prstGeom prst="homePlate">
                                <a:avLst>
                                  <a:gd name="adj" fmla="val 19370"/>
                                </a:avLst>
                              </a:prstGeom>
                              <a:solidFill>
                                <a:srgbClr val="FFFFFF"/>
                              </a:solidFill>
                              <a:ln w="12700" algn="ctr">
                                <a:solidFill>
                                  <a:srgbClr val="0D0D0D"/>
                                </a:solidFill>
                                <a:miter lim="800000"/>
                                <a:headEnd/>
                                <a:tailEnd/>
                              </a:ln>
                            </wps:spPr>
                            <wps:txbx>
                              <w:txbxContent>
                                <w:p w14:paraId="7ACFCD5F"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・(１)～(３)</w:t>
                                  </w:r>
                                </w:p>
                                <w:p w14:paraId="1106BC63"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・各項目考え方、具体的検討</w:t>
                                  </w:r>
                                </w:p>
                                <w:p w14:paraId="4A75D3A4"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・早期検討項目※</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6498FB"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ホームベース 90" o:spid="_x0000_s1036" type="#_x0000_t15" style="position:absolute;left:0;text-align:left;margin-left:-82.65pt;margin-top:2.65pt;width:133.2pt;height:66.6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" adj="19508" strokecolor="#0d0d0d" strokeweight="1pt">
                      <v:textbox>
                        <w:txbxContent>
                          <w:p w14:paraId="7ACFCD5F"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・(１)～(３)</w:t>
                            </w:r>
                          </w:p>
                          <w:p w14:paraId="1106BC63"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・各項目考え方、具体的検討</w:t>
                            </w:r>
                          </w:p>
                          <w:p w14:paraId="4A75D3A4"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・早期検討項目※</w:t>
                            </w:r>
                          </w:p>
                        </w:txbxContent>
                      </v:textbox>
                    </v:shape>
                  </w:pict>
                </mc:Fallback>
              </mc:AlternateContent>
            </w:r>
          </w:p>
        </w:tc>
        <w:tc>
          <w:tcPr>
            <w:tcW w:w="863" w:type="dxa"/>
            <w:gridSpan w:val="2"/>
            <w:shd w:val="clear" w:color="auto" w:fill="auto"/>
          </w:tcPr>
          <w:p w14:paraId="139F03A4" w14:textId="77777777" w:rsidR="006B0694" w:rsidRPr="00404779" w:rsidRDefault="006B0694" w:rsidP="006E68EB">
            <w:pPr>
              <w:rPr>
                <w:rFonts w:ascii="Meiryo UI" w:eastAsia="Meiryo UI" w:hAnsi="Meiryo UI"/>
              </w:rPr>
            </w:pPr>
            <w:r>
              <w:rPr>
                <w:rFonts w:ascii="Meiryo UI" w:eastAsia="Meiryo UI" w:hAnsi="Meiryo UI"/>
                <w:noProof/>
              </w:rPr>
              <mc:AlternateContent>
                <mc:Choice Requires="wps">
                  <w:drawing>
                    <wp:anchor distT="0" distB="0" distL="114300" distR="114300" simplePos="0" relativeHeight="251640320" behindDoc="0" locked="0" layoutInCell="1" allowOverlap="1" wp14:anchorId="26271A0F" wp14:editId="0FA5049A">
                      <wp:simplePos x="0" y="0"/>
                      <wp:positionH relativeFrom="column">
                        <wp:posOffset>63500</wp:posOffset>
                      </wp:positionH>
                      <wp:positionV relativeFrom="paragraph">
                        <wp:posOffset>887095</wp:posOffset>
                      </wp:positionV>
                      <wp:extent cx="189230" cy="267335"/>
                      <wp:effectExtent l="19050" t="19050" r="20320" b="37465"/>
                      <wp:wrapNone/>
                      <wp:docPr id="15" name="上下矢印 14"/>
                      <wp:cNvGraphicFramePr/>
                      <a:graphic xmlns:a="http://schemas.openxmlformats.org/drawingml/2006/main">
                        <a:graphicData uri="http://schemas.microsoft.com/office/word/2010/wordprocessingShape">
                          <wps:wsp>
                            <wps:cNvSpPr/>
                            <wps:spPr>
                              <a:xfrm>
                                <a:off x="0" y="0"/>
                                <a:ext cx="189230" cy="267335"/>
                              </a:xfrm>
                              <a:prstGeom prst="upDownArrow">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A8BF198"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矢印 14" o:spid="_x0000_s1026" type="#_x0000_t70" style="position:absolute;left:0;text-align:left;margin-left:5pt;margin-top:69.85pt;width:14.9pt;height:21.05pt;z-index:25162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" adj=",7645" fillcolor="#a5a5a5 [2092]" strokecolor="#7f7f7f [1612]" strokeweight="2pt"/>
                  </w:pict>
                </mc:Fallback>
              </mc:AlternateContent>
            </w:r>
            <w:r w:rsidRPr="00404779">
              <w:rPr>
                <w:rFonts w:ascii="Meiryo UI" w:eastAsia="Meiryo UI" w:hAnsi="Meiryo UI"/>
                <w:noProof/>
              </w:rPr>
              <mc:AlternateContent>
                <mc:Choice Requires="wps">
                  <w:drawing>
                    <wp:anchor distT="45720" distB="45720" distL="114300" distR="114300" simplePos="0" relativeHeight="251627008" behindDoc="0" locked="0" layoutInCell="1" allowOverlap="1" wp14:anchorId="6191FCB5" wp14:editId="75B7F994">
                      <wp:simplePos x="0" y="0"/>
                      <wp:positionH relativeFrom="column">
                        <wp:posOffset>-178649</wp:posOffset>
                      </wp:positionH>
                      <wp:positionV relativeFrom="paragraph">
                        <wp:posOffset>1126152</wp:posOffset>
                      </wp:positionV>
                      <wp:extent cx="701040" cy="199390"/>
                      <wp:effectExtent l="0" t="635" r="0" b="0"/>
                      <wp:wrapNone/>
                      <wp:docPr id="88" name="テキスト ボックス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524D4"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有識者ヒア</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191FCB5" id="テキスト ボックス 88" o:spid="_x0000_s1037" type="#_x0000_t202" style="position:absolute;left:0;text-align:left;margin-left:-14.05pt;margin-top:88.65pt;width:55.2pt;height:15.7pt;z-index:25162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" filled="f" stroked="f">
                      <v:textbox>
                        <w:txbxContent>
                          <w:p w14:paraId="254524D4"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有識者ヒア</w:t>
                            </w:r>
                          </w:p>
                        </w:txbxContent>
                      </v:textbox>
                    </v:shape>
                  </w:pict>
                </mc:Fallback>
              </mc:AlternateContent>
            </w:r>
            <w:r w:rsidRPr="00404779">
              <w:rPr>
                <w:rFonts w:ascii="Meiryo UI" w:eastAsia="Meiryo UI" w:hAnsi="Meiryo UI"/>
                <w:noProof/>
              </w:rPr>
              <mc:AlternateContent>
                <mc:Choice Requires="wps">
                  <w:drawing>
                    <wp:anchor distT="0" distB="0" distL="114300" distR="114300" simplePos="0" relativeHeight="251620864" behindDoc="0" locked="0" layoutInCell="1" allowOverlap="1" wp14:anchorId="4F1600B5" wp14:editId="4577FA36">
                      <wp:simplePos x="0" y="0"/>
                      <wp:positionH relativeFrom="column">
                        <wp:posOffset>127635</wp:posOffset>
                      </wp:positionH>
                      <wp:positionV relativeFrom="paragraph">
                        <wp:posOffset>361315</wp:posOffset>
                      </wp:positionV>
                      <wp:extent cx="190500" cy="190500"/>
                      <wp:effectExtent l="13335" t="8890" r="15240" b="10160"/>
                      <wp:wrapNone/>
                      <wp:docPr id="89" name="円/楕円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7F7F7F"/>
                              </a:solidFill>
                              <a:ln w="12700" algn="ctr">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053664" id="円/楕円 89" o:spid="_x0000_s1026" style="position:absolute;left:0;text-align:left;margin-left:10.05pt;margin-top:28.45pt;width:15pt;height:1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" fillcolor="#7f7f7f" strokeweight="1pt">
                      <v:stroke joinstyle="miter"/>
                    </v:oval>
                  </w:pict>
                </mc:Fallback>
              </mc:AlternateContent>
            </w:r>
            <w:r w:rsidRPr="00404779">
              <w:rPr>
                <w:rFonts w:ascii="Meiryo UI" w:eastAsia="Meiryo UI" w:hAnsi="Meiryo UI"/>
                <w:noProof/>
              </w:rPr>
              <mc:AlternateContent>
                <mc:Choice Requires="wps">
                  <w:drawing>
                    <wp:anchor distT="45720" distB="45720" distL="114300" distR="114300" simplePos="0" relativeHeight="251623936" behindDoc="0" locked="0" layoutInCell="1" allowOverlap="1" wp14:anchorId="3FF8D5F7" wp14:editId="0785ABAC">
                      <wp:simplePos x="0" y="0"/>
                      <wp:positionH relativeFrom="column">
                        <wp:posOffset>-316230</wp:posOffset>
                      </wp:positionH>
                      <wp:positionV relativeFrom="paragraph">
                        <wp:posOffset>564515</wp:posOffset>
                      </wp:positionV>
                      <wp:extent cx="1043940" cy="320040"/>
                      <wp:effectExtent l="0" t="2540" r="0" b="3810"/>
                      <wp:wrapNone/>
                      <wp:docPr id="86" name="テキスト ボックス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2A238"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中間</w:t>
                                  </w:r>
                                </w:p>
                                <w:p w14:paraId="423629F1"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とりまとめ</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FF8D5F7" id="テキスト ボックス 86" o:spid="_x0000_s1038" type="#_x0000_t202" style="position:absolute;left:0;text-align:left;margin-left:-24.9pt;margin-top:44.45pt;width:82.2pt;height:25.2pt;z-index:251623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" filled="f" stroked="f">
                      <v:textbox style="mso-fit-shape-to-text:t">
                        <w:txbxContent>
                          <w:p w14:paraId="68A2A238"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中間</w:t>
                            </w:r>
                          </w:p>
                          <w:p w14:paraId="423629F1"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とりまとめ</w:t>
                            </w:r>
                          </w:p>
                        </w:txbxContent>
                      </v:textbox>
                    </v:shape>
                  </w:pict>
                </mc:Fallback>
              </mc:AlternateContent>
            </w:r>
          </w:p>
        </w:tc>
        <w:tc>
          <w:tcPr>
            <w:tcW w:w="863" w:type="dxa"/>
            <w:gridSpan w:val="2"/>
            <w:shd w:val="clear" w:color="auto" w:fill="auto"/>
          </w:tcPr>
          <w:p w14:paraId="565B6027" w14:textId="77777777" w:rsidR="006B0694" w:rsidRPr="00404779" w:rsidRDefault="006B0694" w:rsidP="006E68EB">
            <w:pPr>
              <w:rPr>
                <w:rFonts w:ascii="Meiryo UI" w:eastAsia="Meiryo UI" w:hAnsi="Meiryo UI"/>
              </w:rPr>
            </w:pPr>
          </w:p>
        </w:tc>
        <w:tc>
          <w:tcPr>
            <w:tcW w:w="863" w:type="dxa"/>
            <w:gridSpan w:val="2"/>
            <w:shd w:val="clear" w:color="auto" w:fill="auto"/>
          </w:tcPr>
          <w:p w14:paraId="0A848D24" w14:textId="77777777" w:rsidR="006B0694" w:rsidRPr="00404779" w:rsidRDefault="006B0694" w:rsidP="006E68EB">
            <w:pPr>
              <w:rPr>
                <w:rFonts w:ascii="Meiryo UI" w:eastAsia="Meiryo UI" w:hAnsi="Meiryo UI"/>
              </w:rPr>
            </w:pPr>
            <w:r>
              <w:rPr>
                <w:rFonts w:ascii="Meiryo UI" w:eastAsia="Meiryo UI" w:hAnsi="Meiryo UI"/>
                <w:noProof/>
              </w:rPr>
              <mc:AlternateContent>
                <mc:Choice Requires="wps">
                  <w:drawing>
                    <wp:anchor distT="0" distB="0" distL="114300" distR="114300" simplePos="0" relativeHeight="251641344" behindDoc="0" locked="0" layoutInCell="1" allowOverlap="1" wp14:anchorId="3E57D115" wp14:editId="48AE4084">
                      <wp:simplePos x="0" y="0"/>
                      <wp:positionH relativeFrom="column">
                        <wp:posOffset>183960</wp:posOffset>
                      </wp:positionH>
                      <wp:positionV relativeFrom="paragraph">
                        <wp:posOffset>862330</wp:posOffset>
                      </wp:positionV>
                      <wp:extent cx="189230" cy="267335"/>
                      <wp:effectExtent l="19050" t="19050" r="20320" b="37465"/>
                      <wp:wrapNone/>
                      <wp:docPr id="17" name="上下矢印 15"/>
                      <wp:cNvGraphicFramePr/>
                      <a:graphic xmlns:a="http://schemas.openxmlformats.org/drawingml/2006/main">
                        <a:graphicData uri="http://schemas.microsoft.com/office/word/2010/wordprocessingShape">
                          <wps:wsp>
                            <wps:cNvSpPr/>
                            <wps:spPr>
                              <a:xfrm>
                                <a:off x="0" y="0"/>
                                <a:ext cx="189230" cy="267335"/>
                              </a:xfrm>
                              <a:prstGeom prst="upDownArrow">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10940" id="上下矢印 15" o:spid="_x0000_s1026" type="#_x0000_t70" style="position:absolute;left:0;text-align:left;margin-left:14.5pt;margin-top:67.9pt;width:14.9pt;height:21.0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" adj=",7645" fillcolor="#a5a5a5 [2092]" strokecolor="#7f7f7f [1612]" strokeweight="2pt"/>
                  </w:pict>
                </mc:Fallback>
              </mc:AlternateContent>
            </w:r>
            <w:r w:rsidRPr="00404779">
              <w:rPr>
                <w:rFonts w:ascii="Meiryo UI" w:eastAsia="Meiryo UI" w:hAnsi="Meiryo UI"/>
                <w:noProof/>
              </w:rPr>
              <mc:AlternateContent>
                <mc:Choice Requires="wps">
                  <w:drawing>
                    <wp:anchor distT="0" distB="0" distL="114300" distR="114300" simplePos="0" relativeHeight="251618816" behindDoc="0" locked="0" layoutInCell="1" allowOverlap="1" wp14:anchorId="0506006B" wp14:editId="401A34B0">
                      <wp:simplePos x="0" y="0"/>
                      <wp:positionH relativeFrom="column">
                        <wp:posOffset>-709295</wp:posOffset>
                      </wp:positionH>
                      <wp:positionV relativeFrom="paragraph">
                        <wp:posOffset>29845</wp:posOffset>
                      </wp:positionV>
                      <wp:extent cx="899160" cy="845820"/>
                      <wp:effectExtent l="14605" t="10795" r="19685" b="10160"/>
                      <wp:wrapNone/>
                      <wp:docPr id="85" name="ホームベース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845820"/>
                              </a:xfrm>
                              <a:prstGeom prst="homePlate">
                                <a:avLst>
                                  <a:gd name="adj" fmla="val 19371"/>
                                </a:avLst>
                              </a:prstGeom>
                              <a:solidFill>
                                <a:srgbClr val="FFFFFF"/>
                              </a:solidFill>
                              <a:ln w="12700" algn="ctr">
                                <a:solidFill>
                                  <a:srgbClr val="000000"/>
                                </a:solidFill>
                                <a:miter lim="800000"/>
                                <a:headEnd/>
                                <a:tailEnd/>
                              </a:ln>
                            </wps:spPr>
                            <wps:txbx>
                              <w:txbxContent>
                                <w:p w14:paraId="32F3D619"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・各計画作成</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506006B" id="ホームベース 85" o:spid="_x0000_s1039" type="#_x0000_t15" style="position:absolute;left:0;text-align:left;margin-left:-55.85pt;margin-top:2.35pt;width:70.8pt;height:66.6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" adj="17664" strokeweight="1pt">
                      <v:textbox>
                        <w:txbxContent>
                          <w:p w14:paraId="32F3D619"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・各計画作成</w:t>
                            </w:r>
                          </w:p>
                        </w:txbxContent>
                      </v:textbox>
                    </v:shape>
                  </w:pict>
                </mc:Fallback>
              </mc:AlternateContent>
            </w:r>
            <w:r w:rsidRPr="00404779">
              <w:rPr>
                <w:rFonts w:ascii="Meiryo UI" w:eastAsia="Meiryo UI" w:hAnsi="Meiryo UI"/>
                <w:noProof/>
              </w:rPr>
              <mc:AlternateContent>
                <mc:Choice Requires="wps">
                  <w:drawing>
                    <wp:anchor distT="45720" distB="45720" distL="114300" distR="114300" simplePos="0" relativeHeight="251624960" behindDoc="0" locked="0" layoutInCell="1" allowOverlap="1" wp14:anchorId="196785A7" wp14:editId="2E178FAC">
                      <wp:simplePos x="0" y="0"/>
                      <wp:positionH relativeFrom="column">
                        <wp:posOffset>41275</wp:posOffset>
                      </wp:positionH>
                      <wp:positionV relativeFrom="paragraph">
                        <wp:posOffset>593725</wp:posOffset>
                      </wp:positionV>
                      <wp:extent cx="594360" cy="222250"/>
                      <wp:effectExtent l="3175" t="3175" r="2540" b="3175"/>
                      <wp:wrapNone/>
                      <wp:docPr id="83" name="テキスト ボックス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944DD"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計画(案)</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6785A7" id="テキスト ボックス 83" o:spid="_x0000_s1040" type="#_x0000_t202" style="position:absolute;left:0;text-align:left;margin-left:3.25pt;margin-top:46.75pt;width:46.8pt;height:17.5pt;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" filled="f" stroked="f">
                      <v:textbox>
                        <w:txbxContent>
                          <w:p w14:paraId="4F6944DD"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計画(案)</w:t>
                            </w:r>
                          </w:p>
                        </w:txbxContent>
                      </v:textbox>
                    </v:shape>
                  </w:pict>
                </mc:Fallback>
              </mc:AlternateContent>
            </w:r>
            <w:r w:rsidRPr="00404779">
              <w:rPr>
                <w:rFonts w:ascii="Meiryo UI" w:eastAsia="Meiryo UI" w:hAnsi="Meiryo UI"/>
                <w:noProof/>
              </w:rPr>
              <mc:AlternateContent>
                <mc:Choice Requires="wps">
                  <w:drawing>
                    <wp:anchor distT="0" distB="0" distL="114300" distR="114300" simplePos="0" relativeHeight="251621888" behindDoc="0" locked="0" layoutInCell="1" allowOverlap="1" wp14:anchorId="2C3A37D9" wp14:editId="26C6D345">
                      <wp:simplePos x="0" y="0"/>
                      <wp:positionH relativeFrom="column">
                        <wp:posOffset>241300</wp:posOffset>
                      </wp:positionH>
                      <wp:positionV relativeFrom="paragraph">
                        <wp:posOffset>358775</wp:posOffset>
                      </wp:positionV>
                      <wp:extent cx="190500" cy="190500"/>
                      <wp:effectExtent l="12700" t="6350" r="6350" b="12700"/>
                      <wp:wrapNone/>
                      <wp:docPr id="82" name="円/楕円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7F7F7F"/>
                              </a:solidFill>
                              <a:ln w="12700" algn="ctr">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2A53173" id="円/楕円 82" o:spid="_x0000_s1026" style="position:absolute;left:0;text-align:left;margin-left:19pt;margin-top:28.25pt;width:15pt;height:1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" fillcolor="#7f7f7f" strokeweight="1pt">
                      <v:stroke joinstyle="miter"/>
                    </v:oval>
                  </w:pict>
                </mc:Fallback>
              </mc:AlternateContent>
            </w:r>
          </w:p>
        </w:tc>
        <w:tc>
          <w:tcPr>
            <w:tcW w:w="858" w:type="dxa"/>
            <w:gridSpan w:val="2"/>
            <w:shd w:val="clear" w:color="auto" w:fill="auto"/>
          </w:tcPr>
          <w:p w14:paraId="1A2750CF"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45720" distB="45720" distL="114300" distR="114300" simplePos="0" relativeHeight="251628032" behindDoc="0" locked="0" layoutInCell="1" allowOverlap="1" wp14:anchorId="70B2B203" wp14:editId="2DEE8F43">
                      <wp:simplePos x="0" y="0"/>
                      <wp:positionH relativeFrom="column">
                        <wp:posOffset>-780802</wp:posOffset>
                      </wp:positionH>
                      <wp:positionV relativeFrom="paragraph">
                        <wp:posOffset>1139635</wp:posOffset>
                      </wp:positionV>
                      <wp:extent cx="1043940" cy="205740"/>
                      <wp:effectExtent l="0" t="0" r="0" b="3810"/>
                      <wp:wrapNone/>
                      <wp:docPr id="81" name="テキスト ボックス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3AC94"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有識者ヒア</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0B2B203" id="テキスト ボックス 81" o:spid="_x0000_s1041" type="#_x0000_t202" style="position:absolute;left:0;text-align:left;margin-left:-61.5pt;margin-top:89.75pt;width:82.2pt;height:16.2pt;z-index:251628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" filled="f" stroked="f">
                      <v:textbox style="mso-fit-shape-to-text:t">
                        <w:txbxContent>
                          <w:p w14:paraId="1483AC94" w14:textId="77777777" w:rsidR="00AA20CC" w:rsidRPr="00404779" w:rsidRDefault="00AA20CC" w:rsidP="006B0694">
                            <w:pPr>
                              <w:spacing w:line="180" w:lineRule="exact"/>
                              <w:jc w:val="center"/>
                              <w:rPr>
                                <w:rFonts w:ascii="Meiryo UI" w:eastAsia="Meiryo UI" w:hAnsi="Meiryo UI"/>
                                <w:b/>
                                <w:bCs/>
                                <w:sz w:val="16"/>
                                <w:szCs w:val="18"/>
                              </w:rPr>
                            </w:pPr>
                            <w:r w:rsidRPr="00404779">
                              <w:rPr>
                                <w:rFonts w:ascii="Meiryo UI" w:eastAsia="Meiryo UI" w:hAnsi="Meiryo UI" w:hint="eastAsia"/>
                                <w:b/>
                                <w:bCs/>
                                <w:sz w:val="16"/>
                                <w:szCs w:val="18"/>
                              </w:rPr>
                              <w:t>有識者ヒア</w:t>
                            </w:r>
                          </w:p>
                        </w:txbxContent>
                      </v:textbox>
                    </v:shape>
                  </w:pict>
                </mc:Fallback>
              </mc:AlternateContent>
            </w:r>
          </w:p>
        </w:tc>
        <w:tc>
          <w:tcPr>
            <w:tcW w:w="858" w:type="dxa"/>
            <w:gridSpan w:val="2"/>
            <w:shd w:val="clear" w:color="auto" w:fill="auto"/>
          </w:tcPr>
          <w:p w14:paraId="7153C78C"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19840" behindDoc="0" locked="0" layoutInCell="1" allowOverlap="1" wp14:anchorId="237D122C" wp14:editId="486428A4">
                      <wp:simplePos x="0" y="0"/>
                      <wp:positionH relativeFrom="column">
                        <wp:posOffset>-552450</wp:posOffset>
                      </wp:positionH>
                      <wp:positionV relativeFrom="paragraph">
                        <wp:posOffset>29845</wp:posOffset>
                      </wp:positionV>
                      <wp:extent cx="1242060" cy="845820"/>
                      <wp:effectExtent l="9525" t="10795" r="15240" b="10160"/>
                      <wp:wrapNone/>
                      <wp:docPr id="80" name="ホームベース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2060" cy="845820"/>
                              </a:xfrm>
                              <a:prstGeom prst="homePlate">
                                <a:avLst>
                                  <a:gd name="adj" fmla="val 19369"/>
                                </a:avLst>
                              </a:prstGeom>
                              <a:solidFill>
                                <a:srgbClr val="FFFFFF"/>
                              </a:solidFill>
                              <a:ln w="12700" algn="ctr">
                                <a:solidFill>
                                  <a:srgbClr val="000000"/>
                                </a:solidFill>
                                <a:miter lim="800000"/>
                                <a:headEnd/>
                                <a:tailEnd/>
                              </a:ln>
                            </wps:spPr>
                            <wps:txbx>
                              <w:txbxContent>
                                <w:p w14:paraId="1A805886" w14:textId="77777777" w:rsidR="00AA20CC" w:rsidRPr="00512F30"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・計画(</w:t>
                                  </w:r>
                                  <w:r w:rsidRPr="00512F30">
                                    <w:rPr>
                                      <w:rFonts w:ascii="Meiryo UI" w:eastAsia="Meiryo UI" w:hAnsi="Meiryo UI" w:hint="eastAsia"/>
                                      <w:b/>
                                      <w:bCs/>
                                      <w:color w:val="000000"/>
                                      <w:sz w:val="14"/>
                                      <w:szCs w:val="18"/>
                                    </w:rPr>
                                    <w:t>案)完成度高める</w:t>
                                  </w:r>
                                </w:p>
                                <w:p w14:paraId="48D0CD58" w14:textId="77777777" w:rsidR="00AA20CC" w:rsidRPr="00512F30"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・パース作成</w:t>
                                  </w:r>
                                </w:p>
                                <w:p w14:paraId="0D627972" w14:textId="77777777" w:rsidR="00AA20CC" w:rsidRPr="00512F30"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w:t>
                                  </w:r>
                                  <w:r w:rsidRPr="00512F30">
                                    <w:rPr>
                                      <w:rFonts w:ascii="Meiryo UI" w:eastAsia="Meiryo UI" w:hAnsi="Meiryo UI"/>
                                      <w:b/>
                                      <w:bCs/>
                                      <w:color w:val="000000"/>
                                      <w:sz w:val="14"/>
                                      <w:szCs w:val="18"/>
                                    </w:rPr>
                                    <w:t>整備費試算</w:t>
                                  </w:r>
                                </w:p>
                                <w:p w14:paraId="15D9C10A" w14:textId="77777777" w:rsidR="00AA20CC"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w:t>
                                  </w:r>
                                  <w:r w:rsidRPr="00512F30">
                                    <w:rPr>
                                      <w:rFonts w:ascii="Meiryo UI" w:eastAsia="Meiryo UI" w:hAnsi="Meiryo UI"/>
                                      <w:b/>
                                      <w:bCs/>
                                      <w:color w:val="000000"/>
                                      <w:sz w:val="14"/>
                                      <w:szCs w:val="18"/>
                                    </w:rPr>
                                    <w:t>施行スケジュール検討</w:t>
                                  </w:r>
                                </w:p>
                                <w:p w14:paraId="5DCF6011" w14:textId="77777777" w:rsidR="00AA20CC" w:rsidRPr="00512F30" w:rsidRDefault="00AA20CC" w:rsidP="006B0694">
                                  <w:pPr>
                                    <w:snapToGrid w:val="0"/>
                                    <w:jc w:val="right"/>
                                    <w:rPr>
                                      <w:rFonts w:ascii="Meiryo UI" w:eastAsia="Meiryo UI" w:hAnsi="Meiryo UI"/>
                                      <w:b/>
                                      <w:bCs/>
                                      <w:color w:val="000000"/>
                                      <w:sz w:val="14"/>
                                      <w:szCs w:val="18"/>
                                    </w:rPr>
                                  </w:pPr>
                                  <w:r>
                                    <w:rPr>
                                      <w:rFonts w:ascii="Meiryo UI" w:eastAsia="Meiryo UI" w:hAnsi="Meiryo UI" w:hint="eastAsia"/>
                                      <w:b/>
                                      <w:bCs/>
                                      <w:color w:val="000000"/>
                                      <w:sz w:val="14"/>
                                      <w:szCs w:val="18"/>
                                    </w:rPr>
                                    <w:t xml:space="preserve">　</w:t>
                                  </w:r>
                                  <w:r>
                                    <w:rPr>
                                      <w:rFonts w:ascii="Meiryo UI" w:eastAsia="Meiryo UI" w:hAnsi="Meiryo UI"/>
                                      <w:b/>
                                      <w:bCs/>
                                      <w:color w:val="000000"/>
                                      <w:sz w:val="14"/>
                                      <w:szCs w:val="18"/>
                                    </w:rPr>
                                    <w:t>等</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37D122C" id="ホームベース 80" o:spid="_x0000_s1042" type="#_x0000_t15" style="position:absolute;left:0;text-align:left;margin-left:-43.5pt;margin-top:2.35pt;width:97.8pt;height:66.6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" adj="18751" strokeweight="1pt">
                      <v:textbox>
                        <w:txbxContent>
                          <w:p w14:paraId="1A805886" w14:textId="77777777" w:rsidR="00AA20CC" w:rsidRPr="00512F30"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・計画(</w:t>
                            </w:r>
                            <w:r w:rsidRPr="00512F30">
                              <w:rPr>
                                <w:rFonts w:ascii="Meiryo UI" w:eastAsia="Meiryo UI" w:hAnsi="Meiryo UI" w:hint="eastAsia"/>
                                <w:b/>
                                <w:bCs/>
                                <w:color w:val="000000"/>
                                <w:sz w:val="14"/>
                                <w:szCs w:val="18"/>
                              </w:rPr>
                              <w:t>案)完成度高める</w:t>
                            </w:r>
                          </w:p>
                          <w:p w14:paraId="48D0CD58" w14:textId="77777777" w:rsidR="00AA20CC" w:rsidRPr="00512F30"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・パース作成</w:t>
                            </w:r>
                          </w:p>
                          <w:p w14:paraId="0D627972" w14:textId="77777777" w:rsidR="00AA20CC" w:rsidRPr="00512F30"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w:t>
                            </w:r>
                            <w:r w:rsidRPr="00512F30">
                              <w:rPr>
                                <w:rFonts w:ascii="Meiryo UI" w:eastAsia="Meiryo UI" w:hAnsi="Meiryo UI"/>
                                <w:b/>
                                <w:bCs/>
                                <w:color w:val="000000"/>
                                <w:sz w:val="14"/>
                                <w:szCs w:val="18"/>
                              </w:rPr>
                              <w:t>整備費試算</w:t>
                            </w:r>
                          </w:p>
                          <w:p w14:paraId="15D9C10A" w14:textId="77777777" w:rsidR="00AA20CC" w:rsidRDefault="00AA20CC" w:rsidP="006B0694">
                            <w:pPr>
                              <w:snapToGrid w:val="0"/>
                              <w:jc w:val="left"/>
                              <w:rPr>
                                <w:rFonts w:ascii="Meiryo UI" w:eastAsia="Meiryo UI" w:hAnsi="Meiryo UI"/>
                                <w:b/>
                                <w:bCs/>
                                <w:color w:val="000000"/>
                                <w:sz w:val="14"/>
                                <w:szCs w:val="18"/>
                              </w:rPr>
                            </w:pPr>
                            <w:r w:rsidRPr="00512F30">
                              <w:rPr>
                                <w:rFonts w:ascii="Meiryo UI" w:eastAsia="Meiryo UI" w:hAnsi="Meiryo UI" w:hint="eastAsia"/>
                                <w:b/>
                                <w:bCs/>
                                <w:color w:val="000000"/>
                                <w:sz w:val="14"/>
                                <w:szCs w:val="18"/>
                              </w:rPr>
                              <w:t>・</w:t>
                            </w:r>
                            <w:r w:rsidRPr="00512F30">
                              <w:rPr>
                                <w:rFonts w:ascii="Meiryo UI" w:eastAsia="Meiryo UI" w:hAnsi="Meiryo UI"/>
                                <w:b/>
                                <w:bCs/>
                                <w:color w:val="000000"/>
                                <w:sz w:val="14"/>
                                <w:szCs w:val="18"/>
                              </w:rPr>
                              <w:t>施行スケジュール検討</w:t>
                            </w:r>
                          </w:p>
                          <w:p w14:paraId="5DCF6011" w14:textId="77777777" w:rsidR="00AA20CC" w:rsidRPr="00512F30" w:rsidRDefault="00AA20CC" w:rsidP="006B0694">
                            <w:pPr>
                              <w:snapToGrid w:val="0"/>
                              <w:jc w:val="right"/>
                              <w:rPr>
                                <w:rFonts w:ascii="Meiryo UI" w:eastAsia="Meiryo UI" w:hAnsi="Meiryo UI"/>
                                <w:b/>
                                <w:bCs/>
                                <w:color w:val="000000"/>
                                <w:sz w:val="14"/>
                                <w:szCs w:val="18"/>
                              </w:rPr>
                            </w:pPr>
                            <w:r>
                              <w:rPr>
                                <w:rFonts w:ascii="Meiryo UI" w:eastAsia="Meiryo UI" w:hAnsi="Meiryo UI" w:hint="eastAsia"/>
                                <w:b/>
                                <w:bCs/>
                                <w:color w:val="000000"/>
                                <w:sz w:val="14"/>
                                <w:szCs w:val="18"/>
                              </w:rPr>
                              <w:t xml:space="preserve">　</w:t>
                            </w:r>
                            <w:r>
                              <w:rPr>
                                <w:rFonts w:ascii="Meiryo UI" w:eastAsia="Meiryo UI" w:hAnsi="Meiryo UI"/>
                                <w:b/>
                                <w:bCs/>
                                <w:color w:val="000000"/>
                                <w:sz w:val="14"/>
                                <w:szCs w:val="18"/>
                              </w:rPr>
                              <w:t>等</w:t>
                            </w:r>
                          </w:p>
                        </w:txbxContent>
                      </v:textbox>
                    </v:shape>
                  </w:pict>
                </mc:Fallback>
              </mc:AlternateContent>
            </w:r>
          </w:p>
        </w:tc>
        <w:tc>
          <w:tcPr>
            <w:tcW w:w="940" w:type="dxa"/>
            <w:gridSpan w:val="2"/>
            <w:shd w:val="clear" w:color="auto" w:fill="auto"/>
          </w:tcPr>
          <w:p w14:paraId="361B4876"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45720" distB="45720" distL="114300" distR="114300" simplePos="0" relativeHeight="251625984" behindDoc="0" locked="0" layoutInCell="1" allowOverlap="1" wp14:anchorId="7451CCE7" wp14:editId="58EF7713">
                      <wp:simplePos x="0" y="0"/>
                      <wp:positionH relativeFrom="margin">
                        <wp:posOffset>3175</wp:posOffset>
                      </wp:positionH>
                      <wp:positionV relativeFrom="paragraph">
                        <wp:posOffset>570865</wp:posOffset>
                      </wp:positionV>
                      <wp:extent cx="502920" cy="214630"/>
                      <wp:effectExtent l="3175" t="0" r="0" b="0"/>
                      <wp:wrapNone/>
                      <wp:docPr id="79" name="テキスト ボックス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5584B" w14:textId="77777777" w:rsidR="00AA20CC" w:rsidRPr="00404779" w:rsidRDefault="00AA20CC" w:rsidP="006B0694">
                                  <w:pPr>
                                    <w:spacing w:line="180" w:lineRule="exact"/>
                                    <w:rPr>
                                      <w:rFonts w:ascii="Meiryo UI" w:eastAsia="Meiryo UI" w:hAnsi="Meiryo UI"/>
                                      <w:b/>
                                      <w:bCs/>
                                      <w:sz w:val="16"/>
                                      <w:szCs w:val="18"/>
                                    </w:rPr>
                                  </w:pPr>
                                  <w:r w:rsidRPr="00404779">
                                    <w:rPr>
                                      <w:rFonts w:ascii="Meiryo UI" w:eastAsia="Meiryo UI" w:hAnsi="Meiryo UI" w:hint="eastAsia"/>
                                      <w:b/>
                                      <w:bCs/>
                                      <w:sz w:val="16"/>
                                      <w:szCs w:val="18"/>
                                    </w:rPr>
                                    <w:t>報告書</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51CCE7" id="テキスト ボックス 79" o:spid="_x0000_s1043" type="#_x0000_t202" style="position:absolute;left:0;text-align:left;margin-left:.25pt;margin-top:44.95pt;width:39.6pt;height:16.9pt;z-index:251625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" filled="f" stroked="f">
                      <v:textbox>
                        <w:txbxContent>
                          <w:p w14:paraId="77A5584B" w14:textId="77777777" w:rsidR="00AA20CC" w:rsidRPr="00404779" w:rsidRDefault="00AA20CC" w:rsidP="006B0694">
                            <w:pPr>
                              <w:spacing w:line="180" w:lineRule="exact"/>
                              <w:rPr>
                                <w:rFonts w:ascii="Meiryo UI" w:eastAsia="Meiryo UI" w:hAnsi="Meiryo UI"/>
                                <w:b/>
                                <w:bCs/>
                                <w:sz w:val="16"/>
                                <w:szCs w:val="18"/>
                              </w:rPr>
                            </w:pPr>
                            <w:r w:rsidRPr="00404779">
                              <w:rPr>
                                <w:rFonts w:ascii="Meiryo UI" w:eastAsia="Meiryo UI" w:hAnsi="Meiryo UI" w:hint="eastAsia"/>
                                <w:b/>
                                <w:bCs/>
                                <w:sz w:val="16"/>
                                <w:szCs w:val="18"/>
                              </w:rPr>
                              <w:t>報告書</w:t>
                            </w:r>
                          </w:p>
                        </w:txbxContent>
                      </v:textbox>
                      <w10:wrap anchorx="margin"/>
                    </v:shape>
                  </w:pict>
                </mc:Fallback>
              </mc:AlternateContent>
            </w:r>
            <w:r w:rsidRPr="00404779">
              <w:rPr>
                <w:rFonts w:ascii="Meiryo UI" w:eastAsia="Meiryo UI" w:hAnsi="Meiryo UI"/>
                <w:noProof/>
              </w:rPr>
              <mc:AlternateContent>
                <mc:Choice Requires="wps">
                  <w:drawing>
                    <wp:anchor distT="0" distB="0" distL="114300" distR="114300" simplePos="0" relativeHeight="251622912" behindDoc="0" locked="0" layoutInCell="1" allowOverlap="1" wp14:anchorId="7471196E" wp14:editId="34A3B5E4">
                      <wp:simplePos x="0" y="0"/>
                      <wp:positionH relativeFrom="column">
                        <wp:posOffset>156210</wp:posOffset>
                      </wp:positionH>
                      <wp:positionV relativeFrom="paragraph">
                        <wp:posOffset>358775</wp:posOffset>
                      </wp:positionV>
                      <wp:extent cx="190500" cy="190500"/>
                      <wp:effectExtent l="13335" t="6350" r="15240" b="12700"/>
                      <wp:wrapNone/>
                      <wp:docPr id="78" name="円/楕円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7F7F7F"/>
                              </a:solidFill>
                              <a:ln w="12700" algn="ctr">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95A6277" id="円/楕円 78" o:spid="_x0000_s1026" style="position:absolute;left:0;text-align:left;margin-left:12.3pt;margin-top:28.25pt;width:15pt;height:1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" fillcolor="#7f7f7f" strokeweight="1pt">
                      <v:stroke joinstyle="miter"/>
                    </v:oval>
                  </w:pict>
                </mc:Fallback>
              </mc:AlternateContent>
            </w:r>
          </w:p>
        </w:tc>
      </w:tr>
      <w:tr w:rsidR="006B0694" w:rsidRPr="00404779" w14:paraId="0A728A4C" w14:textId="77777777" w:rsidTr="00226B7D">
        <w:tc>
          <w:tcPr>
            <w:tcW w:w="8697" w:type="dxa"/>
            <w:gridSpan w:val="20"/>
            <w:shd w:val="clear" w:color="auto" w:fill="auto"/>
          </w:tcPr>
          <w:p w14:paraId="52B87BCF" w14:textId="4882C89E" w:rsidR="006B0694" w:rsidRPr="00404779" w:rsidRDefault="006B0694" w:rsidP="006E68EB">
            <w:pPr>
              <w:rPr>
                <w:rFonts w:ascii="Meiryo UI" w:eastAsia="Meiryo UI" w:hAnsi="Meiryo UI"/>
              </w:rPr>
            </w:pPr>
            <w:r w:rsidRPr="00404779">
              <w:rPr>
                <w:rFonts w:ascii="Meiryo UI" w:eastAsia="Meiryo UI" w:hAnsi="Meiryo UI" w:hint="eastAsia"/>
              </w:rPr>
              <w:t>以下、早期検討項目</w:t>
            </w:r>
          </w:p>
        </w:tc>
      </w:tr>
      <w:tr w:rsidR="006B0694" w:rsidRPr="00404779" w14:paraId="1A8BBB05" w14:textId="77777777" w:rsidTr="00226B7D">
        <w:trPr>
          <w:trHeight w:val="646"/>
        </w:trPr>
        <w:tc>
          <w:tcPr>
            <w:tcW w:w="879" w:type="dxa"/>
            <w:gridSpan w:val="2"/>
            <w:tcBorders>
              <w:right w:val="double" w:sz="4" w:space="0" w:color="auto"/>
            </w:tcBorders>
            <w:shd w:val="clear" w:color="auto" w:fill="auto"/>
            <w:vAlign w:val="center"/>
          </w:tcPr>
          <w:p w14:paraId="67302DC5" w14:textId="77777777" w:rsidR="006B0694" w:rsidRPr="00404779" w:rsidRDefault="006B0694" w:rsidP="006E68EB">
            <w:pPr>
              <w:rPr>
                <w:rFonts w:ascii="Meiryo UI" w:eastAsia="Meiryo UI" w:hAnsi="Meiryo UI"/>
                <w:b/>
                <w:bCs/>
              </w:rPr>
            </w:pPr>
            <w:r w:rsidRPr="00404779">
              <w:rPr>
                <w:rFonts w:ascii="Meiryo UI" w:eastAsia="Meiryo UI" w:hAnsi="Meiryo UI" w:hint="eastAsia"/>
                <w:b/>
                <w:bCs/>
              </w:rPr>
              <w:t>造成</w:t>
            </w:r>
          </w:p>
        </w:tc>
        <w:tc>
          <w:tcPr>
            <w:tcW w:w="858" w:type="dxa"/>
            <w:gridSpan w:val="2"/>
            <w:tcBorders>
              <w:left w:val="double" w:sz="4" w:space="0" w:color="auto"/>
            </w:tcBorders>
            <w:shd w:val="clear" w:color="auto" w:fill="auto"/>
          </w:tcPr>
          <w:p w14:paraId="3E58C631" w14:textId="77777777" w:rsidR="006B0694" w:rsidRPr="00404779" w:rsidRDefault="006B0694" w:rsidP="006E68EB">
            <w:pPr>
              <w:rPr>
                <w:rFonts w:ascii="Meiryo UI" w:eastAsia="Meiryo UI" w:hAnsi="Meiryo UI"/>
              </w:rPr>
            </w:pPr>
          </w:p>
        </w:tc>
        <w:tc>
          <w:tcPr>
            <w:tcW w:w="857" w:type="dxa"/>
            <w:gridSpan w:val="2"/>
            <w:shd w:val="clear" w:color="auto" w:fill="auto"/>
          </w:tcPr>
          <w:p w14:paraId="6EB827A8"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29056" behindDoc="0" locked="0" layoutInCell="1" allowOverlap="1" wp14:anchorId="6442A5B5" wp14:editId="33FAD7C8">
                      <wp:simplePos x="0" y="0"/>
                      <wp:positionH relativeFrom="column">
                        <wp:posOffset>-459740</wp:posOffset>
                      </wp:positionH>
                      <wp:positionV relativeFrom="paragraph">
                        <wp:posOffset>26670</wp:posOffset>
                      </wp:positionV>
                      <wp:extent cx="914400" cy="289560"/>
                      <wp:effectExtent l="6985" t="7620" r="21590" b="7620"/>
                      <wp:wrapNone/>
                      <wp:docPr id="77" name="ホームベース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89560"/>
                              </a:xfrm>
                              <a:prstGeom prst="homePlate">
                                <a:avLst>
                                  <a:gd name="adj" fmla="val 19371"/>
                                </a:avLst>
                              </a:prstGeom>
                              <a:solidFill>
                                <a:srgbClr val="FFFFFF"/>
                              </a:solidFill>
                              <a:ln w="12700" algn="ctr">
                                <a:solidFill>
                                  <a:srgbClr val="0D0D0D"/>
                                </a:solidFill>
                                <a:miter lim="800000"/>
                                <a:headEnd/>
                                <a:tailEnd/>
                              </a:ln>
                            </wps:spPr>
                            <wps:txbx>
                              <w:txbxContent>
                                <w:p w14:paraId="1D393992"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造成計画</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442A5B5" id="ホームベース 77" o:spid="_x0000_s1044" type="#_x0000_t15" style="position:absolute;left:0;text-align:left;margin-left:-36.2pt;margin-top:2.1pt;width:1in;height:22.8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" adj="20275" strokecolor="#0d0d0d" strokeweight="1pt">
                      <v:textbox>
                        <w:txbxContent>
                          <w:p w14:paraId="1D393992" w14:textId="77777777" w:rsidR="00AA20CC" w:rsidRPr="00404779" w:rsidRDefault="00AA20CC" w:rsidP="006B0694">
                            <w:pPr>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造成計画</w:t>
                            </w:r>
                          </w:p>
                        </w:txbxContent>
                      </v:textbox>
                    </v:shape>
                  </w:pict>
                </mc:Fallback>
              </mc:AlternateContent>
            </w:r>
          </w:p>
        </w:tc>
        <w:tc>
          <w:tcPr>
            <w:tcW w:w="6103" w:type="dxa"/>
            <w:gridSpan w:val="14"/>
            <w:shd w:val="clear" w:color="auto" w:fill="auto"/>
            <w:vAlign w:val="center"/>
          </w:tcPr>
          <w:p w14:paraId="29D63A6A" w14:textId="77777777" w:rsidR="006B0694" w:rsidRPr="00404779" w:rsidRDefault="006B0694" w:rsidP="006E68EB">
            <w:pPr>
              <w:rPr>
                <w:rFonts w:ascii="Meiryo UI" w:eastAsia="Meiryo UI" w:hAnsi="Meiryo UI"/>
              </w:rPr>
            </w:pPr>
            <w:r w:rsidRPr="00404779">
              <w:rPr>
                <w:rFonts w:ascii="Meiryo UI" w:eastAsia="Meiryo UI" w:hAnsi="Meiryo UI" w:hint="eastAsia"/>
                <w:sz w:val="18"/>
              </w:rPr>
              <w:t>⇒区画整理詳細設計に反映</w:t>
            </w:r>
          </w:p>
        </w:tc>
      </w:tr>
      <w:tr w:rsidR="006B0694" w:rsidRPr="00404779" w14:paraId="7F6FAF60" w14:textId="77777777" w:rsidTr="00226B7D">
        <w:trPr>
          <w:trHeight w:val="646"/>
        </w:trPr>
        <w:tc>
          <w:tcPr>
            <w:tcW w:w="879" w:type="dxa"/>
            <w:gridSpan w:val="2"/>
            <w:tcBorders>
              <w:right w:val="double" w:sz="4" w:space="0" w:color="auto"/>
            </w:tcBorders>
            <w:shd w:val="clear" w:color="auto" w:fill="auto"/>
            <w:vAlign w:val="center"/>
          </w:tcPr>
          <w:p w14:paraId="7D925F5E" w14:textId="77777777" w:rsidR="006B0694" w:rsidRPr="00404779" w:rsidRDefault="006B0694" w:rsidP="006E68EB">
            <w:pPr>
              <w:rPr>
                <w:rFonts w:ascii="Meiryo UI" w:eastAsia="Meiryo UI" w:hAnsi="Meiryo UI"/>
                <w:b/>
                <w:bCs/>
              </w:rPr>
            </w:pPr>
            <w:r w:rsidRPr="00404779">
              <w:rPr>
                <w:rFonts w:ascii="Meiryo UI" w:eastAsia="Meiryo UI" w:hAnsi="Meiryo UI" w:hint="eastAsia"/>
                <w:b/>
                <w:bCs/>
              </w:rPr>
              <w:t>立体</w:t>
            </w:r>
          </w:p>
          <w:p w14:paraId="73618DF5" w14:textId="77777777" w:rsidR="006B0694" w:rsidRPr="00404779" w:rsidRDefault="006B0694" w:rsidP="006E68EB">
            <w:pPr>
              <w:rPr>
                <w:rFonts w:ascii="Meiryo UI" w:eastAsia="Meiryo UI" w:hAnsi="Meiryo UI"/>
                <w:b/>
                <w:bCs/>
              </w:rPr>
            </w:pPr>
            <w:r w:rsidRPr="00404779">
              <w:rPr>
                <w:rFonts w:ascii="Meiryo UI" w:eastAsia="Meiryo UI" w:hAnsi="Meiryo UI" w:hint="eastAsia"/>
                <w:b/>
                <w:bCs/>
              </w:rPr>
              <w:t>横断</w:t>
            </w:r>
          </w:p>
        </w:tc>
        <w:tc>
          <w:tcPr>
            <w:tcW w:w="858" w:type="dxa"/>
            <w:gridSpan w:val="2"/>
            <w:tcBorders>
              <w:left w:val="double" w:sz="4" w:space="0" w:color="auto"/>
            </w:tcBorders>
            <w:shd w:val="clear" w:color="auto" w:fill="auto"/>
          </w:tcPr>
          <w:p w14:paraId="008FF71B" w14:textId="77777777" w:rsidR="006B0694" w:rsidRPr="00404779" w:rsidRDefault="006B0694" w:rsidP="006E68EB">
            <w:pPr>
              <w:rPr>
                <w:rFonts w:ascii="Meiryo UI" w:eastAsia="Meiryo UI" w:hAnsi="Meiryo UI"/>
              </w:rPr>
            </w:pPr>
          </w:p>
        </w:tc>
        <w:tc>
          <w:tcPr>
            <w:tcW w:w="857" w:type="dxa"/>
            <w:gridSpan w:val="2"/>
            <w:shd w:val="clear" w:color="auto" w:fill="auto"/>
          </w:tcPr>
          <w:p w14:paraId="2E07671B"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4176" behindDoc="0" locked="0" layoutInCell="1" allowOverlap="1" wp14:anchorId="6EEEB8F3" wp14:editId="651109EA">
                      <wp:simplePos x="0" y="0"/>
                      <wp:positionH relativeFrom="column">
                        <wp:posOffset>-481389</wp:posOffset>
                      </wp:positionH>
                      <wp:positionV relativeFrom="paragraph">
                        <wp:posOffset>48481</wp:posOffset>
                      </wp:positionV>
                      <wp:extent cx="952500" cy="335280"/>
                      <wp:effectExtent l="6985" t="12700" r="21590" b="13970"/>
                      <wp:wrapNone/>
                      <wp:docPr id="33" name="ホームベース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335280"/>
                              </a:xfrm>
                              <a:prstGeom prst="homePlate">
                                <a:avLst>
                                  <a:gd name="adj" fmla="val 19373"/>
                                </a:avLst>
                              </a:prstGeom>
                              <a:solidFill>
                                <a:srgbClr val="FFFFFF"/>
                              </a:solidFill>
                              <a:ln w="12700" algn="ctr">
                                <a:solidFill>
                                  <a:srgbClr val="0D0D0D"/>
                                </a:solidFill>
                                <a:miter lim="800000"/>
                                <a:headEnd/>
                                <a:tailEnd/>
                              </a:ln>
                            </wps:spPr>
                            <wps:txbx>
                              <w:txbxContent>
                                <w:p w14:paraId="3762677D" w14:textId="77777777" w:rsidR="00AA20CC" w:rsidRDefault="00AA20CC" w:rsidP="006B0694">
                                  <w:pPr>
                                    <w:spacing w:line="180" w:lineRule="exact"/>
                                    <w:jc w:val="left"/>
                                    <w:rPr>
                                      <w:rFonts w:ascii="Meiryo UI" w:eastAsia="Meiryo UI" w:hAnsi="Meiryo UI"/>
                                      <w:b/>
                                      <w:bCs/>
                                      <w:color w:val="000000"/>
                                      <w:sz w:val="14"/>
                                      <w:szCs w:val="18"/>
                                    </w:rPr>
                                  </w:pPr>
                                  <w:r w:rsidRPr="002D576B">
                                    <w:rPr>
                                      <w:rFonts w:ascii="Meiryo UI" w:eastAsia="Meiryo UI" w:hAnsi="Meiryo UI" w:hint="eastAsia"/>
                                      <w:b/>
                                      <w:bCs/>
                                      <w:color w:val="000000"/>
                                      <w:sz w:val="14"/>
                                      <w:szCs w:val="18"/>
                                    </w:rPr>
                                    <w:t>立体横断</w:t>
                                  </w:r>
                                  <w:r w:rsidRPr="002D576B">
                                    <w:rPr>
                                      <w:rFonts w:ascii="Meiryo UI" w:eastAsia="Meiryo UI" w:hAnsi="Meiryo UI"/>
                                      <w:b/>
                                      <w:bCs/>
                                      <w:color w:val="000000"/>
                                      <w:sz w:val="14"/>
                                      <w:szCs w:val="18"/>
                                    </w:rPr>
                                    <w:t>の方向性</w:t>
                                  </w:r>
                                </w:p>
                                <w:p w14:paraId="5528EAE5" w14:textId="77777777" w:rsidR="00AA20CC" w:rsidRPr="002D576B" w:rsidRDefault="00AA20CC" w:rsidP="006B0694">
                                  <w:pPr>
                                    <w:spacing w:line="180" w:lineRule="exact"/>
                                    <w:jc w:val="left"/>
                                    <w:rPr>
                                      <w:rFonts w:ascii="Meiryo UI" w:eastAsia="Meiryo UI" w:hAnsi="Meiryo UI"/>
                                      <w:b/>
                                      <w:bCs/>
                                      <w:color w:val="000000"/>
                                      <w:sz w:val="14"/>
                                      <w:szCs w:val="18"/>
                                    </w:rPr>
                                  </w:pPr>
                                  <w:r>
                                    <w:rPr>
                                      <w:rFonts w:ascii="Meiryo UI" w:eastAsia="Meiryo UI" w:hAnsi="Meiryo UI" w:hint="eastAsia"/>
                                      <w:b/>
                                      <w:bCs/>
                                      <w:color w:val="000000"/>
                                      <w:sz w:val="14"/>
                                      <w:szCs w:val="18"/>
                                    </w:rPr>
                                    <w:t>スタディ</w:t>
                                  </w:r>
                                  <w:r>
                                    <w:rPr>
                                      <w:rFonts w:ascii="Meiryo UI" w:eastAsia="Meiryo UI" w:hAnsi="Meiryo UI"/>
                                      <w:b/>
                                      <w:bCs/>
                                      <w:color w:val="000000"/>
                                      <w:sz w:val="14"/>
                                      <w:szCs w:val="18"/>
                                    </w:rPr>
                                    <w:t>模型</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EEEB8F3" id="ホームベース 33" o:spid="_x0000_s1045" type="#_x0000_t15" style="position:absolute;left:0;text-align:left;margin-left:-37.9pt;margin-top:3.8pt;width:75pt;height:26.4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" adj="20127" strokecolor="#0d0d0d" strokeweight="1pt">
                      <v:textbox>
                        <w:txbxContent>
                          <w:p w14:paraId="3762677D" w14:textId="77777777" w:rsidR="00AA20CC" w:rsidRDefault="00AA20CC" w:rsidP="006B0694">
                            <w:pPr>
                              <w:spacing w:line="180" w:lineRule="exact"/>
                              <w:jc w:val="left"/>
                              <w:rPr>
                                <w:rFonts w:ascii="Meiryo UI" w:eastAsia="Meiryo UI" w:hAnsi="Meiryo UI"/>
                                <w:b/>
                                <w:bCs/>
                                <w:color w:val="000000"/>
                                <w:sz w:val="14"/>
                                <w:szCs w:val="18"/>
                              </w:rPr>
                            </w:pPr>
                            <w:r w:rsidRPr="002D576B">
                              <w:rPr>
                                <w:rFonts w:ascii="Meiryo UI" w:eastAsia="Meiryo UI" w:hAnsi="Meiryo UI" w:hint="eastAsia"/>
                                <w:b/>
                                <w:bCs/>
                                <w:color w:val="000000"/>
                                <w:sz w:val="14"/>
                                <w:szCs w:val="18"/>
                              </w:rPr>
                              <w:t>立体横断</w:t>
                            </w:r>
                            <w:r w:rsidRPr="002D576B">
                              <w:rPr>
                                <w:rFonts w:ascii="Meiryo UI" w:eastAsia="Meiryo UI" w:hAnsi="Meiryo UI"/>
                                <w:b/>
                                <w:bCs/>
                                <w:color w:val="000000"/>
                                <w:sz w:val="14"/>
                                <w:szCs w:val="18"/>
                              </w:rPr>
                              <w:t>の方向性</w:t>
                            </w:r>
                          </w:p>
                          <w:p w14:paraId="5528EAE5" w14:textId="77777777" w:rsidR="00AA20CC" w:rsidRPr="002D576B" w:rsidRDefault="00AA20CC" w:rsidP="006B0694">
                            <w:pPr>
                              <w:spacing w:line="180" w:lineRule="exact"/>
                              <w:jc w:val="left"/>
                              <w:rPr>
                                <w:rFonts w:ascii="Meiryo UI" w:eastAsia="Meiryo UI" w:hAnsi="Meiryo UI"/>
                                <w:b/>
                                <w:bCs/>
                                <w:color w:val="000000"/>
                                <w:sz w:val="14"/>
                                <w:szCs w:val="18"/>
                              </w:rPr>
                            </w:pPr>
                            <w:r>
                              <w:rPr>
                                <w:rFonts w:ascii="Meiryo UI" w:eastAsia="Meiryo UI" w:hAnsi="Meiryo UI" w:hint="eastAsia"/>
                                <w:b/>
                                <w:bCs/>
                                <w:color w:val="000000"/>
                                <w:sz w:val="14"/>
                                <w:szCs w:val="18"/>
                              </w:rPr>
                              <w:t>スタディ</w:t>
                            </w:r>
                            <w:r>
                              <w:rPr>
                                <w:rFonts w:ascii="Meiryo UI" w:eastAsia="Meiryo UI" w:hAnsi="Meiryo UI"/>
                                <w:b/>
                                <w:bCs/>
                                <w:color w:val="000000"/>
                                <w:sz w:val="14"/>
                                <w:szCs w:val="18"/>
                              </w:rPr>
                              <w:t>模型</w:t>
                            </w:r>
                          </w:p>
                        </w:txbxContent>
                      </v:textbox>
                    </v:shape>
                  </w:pict>
                </mc:Fallback>
              </mc:AlternateContent>
            </w:r>
          </w:p>
        </w:tc>
        <w:tc>
          <w:tcPr>
            <w:tcW w:w="6103" w:type="dxa"/>
            <w:gridSpan w:val="14"/>
            <w:shd w:val="clear" w:color="auto" w:fill="auto"/>
          </w:tcPr>
          <w:p w14:paraId="6D0B354C" w14:textId="77777777" w:rsidR="006B0694" w:rsidRPr="00404779" w:rsidRDefault="006B0694" w:rsidP="006E68EB">
            <w:pPr>
              <w:rPr>
                <w:rFonts w:ascii="Meiryo UI" w:eastAsia="Meiryo UI" w:hAnsi="Meiryo UI"/>
              </w:rPr>
            </w:pPr>
            <w:r w:rsidRPr="00404779">
              <w:rPr>
                <w:rFonts w:ascii="Meiryo UI" w:eastAsia="Meiryo UI" w:hAnsi="Meiryo UI" w:hint="eastAsia"/>
                <w:sz w:val="18"/>
              </w:rPr>
              <w:t>⇒</w:t>
            </w:r>
            <w:r>
              <w:rPr>
                <w:rFonts w:ascii="Meiryo UI" w:eastAsia="Meiryo UI" w:hAnsi="Meiryo UI" w:hint="eastAsia"/>
                <w:sz w:val="18"/>
              </w:rPr>
              <w:t>区画・公園と調整</w:t>
            </w:r>
          </w:p>
          <w:p w14:paraId="62089CAE" w14:textId="77777777" w:rsidR="006B0694" w:rsidRPr="00404779" w:rsidRDefault="006B0694" w:rsidP="006E68EB">
            <w:pPr>
              <w:ind w:firstLineChars="100" w:firstLine="216"/>
              <w:rPr>
                <w:rFonts w:ascii="Meiryo UI" w:eastAsia="Meiryo UI" w:hAnsi="Meiryo UI"/>
              </w:rPr>
            </w:pPr>
          </w:p>
        </w:tc>
      </w:tr>
      <w:tr w:rsidR="006B0694" w:rsidRPr="00404779" w14:paraId="734888BE" w14:textId="77777777" w:rsidTr="00226B7D">
        <w:trPr>
          <w:trHeight w:val="646"/>
        </w:trPr>
        <w:tc>
          <w:tcPr>
            <w:tcW w:w="879" w:type="dxa"/>
            <w:gridSpan w:val="2"/>
            <w:tcBorders>
              <w:right w:val="double" w:sz="4" w:space="0" w:color="auto"/>
            </w:tcBorders>
            <w:shd w:val="clear" w:color="auto" w:fill="auto"/>
            <w:vAlign w:val="center"/>
          </w:tcPr>
          <w:p w14:paraId="7AA7F2DA" w14:textId="77777777" w:rsidR="006B0694" w:rsidRPr="00404779" w:rsidRDefault="006B0694" w:rsidP="006E68EB">
            <w:pPr>
              <w:rPr>
                <w:rFonts w:ascii="Meiryo UI" w:eastAsia="Meiryo UI" w:hAnsi="Meiryo UI"/>
                <w:b/>
                <w:bCs/>
              </w:rPr>
            </w:pPr>
            <w:r w:rsidRPr="00404779">
              <w:rPr>
                <w:rFonts w:ascii="Meiryo UI" w:eastAsia="Meiryo UI" w:hAnsi="Meiryo UI" w:hint="eastAsia"/>
                <w:b/>
                <w:bCs/>
              </w:rPr>
              <w:t>移植</w:t>
            </w:r>
          </w:p>
        </w:tc>
        <w:tc>
          <w:tcPr>
            <w:tcW w:w="858" w:type="dxa"/>
            <w:gridSpan w:val="2"/>
            <w:tcBorders>
              <w:left w:val="double" w:sz="4" w:space="0" w:color="auto"/>
            </w:tcBorders>
            <w:shd w:val="clear" w:color="auto" w:fill="auto"/>
          </w:tcPr>
          <w:p w14:paraId="181C9480" w14:textId="77777777" w:rsidR="006B0694" w:rsidRPr="00404779" w:rsidRDefault="006B0694" w:rsidP="006E68EB">
            <w:pPr>
              <w:rPr>
                <w:rFonts w:ascii="Meiryo UI" w:eastAsia="Meiryo UI" w:hAnsi="Meiryo UI"/>
              </w:rPr>
            </w:pPr>
          </w:p>
        </w:tc>
        <w:tc>
          <w:tcPr>
            <w:tcW w:w="857" w:type="dxa"/>
            <w:gridSpan w:val="2"/>
            <w:shd w:val="clear" w:color="auto" w:fill="auto"/>
          </w:tcPr>
          <w:p w14:paraId="1B79BD5B"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3152" behindDoc="0" locked="0" layoutInCell="1" allowOverlap="1" wp14:anchorId="6D83238E" wp14:editId="7E783833">
                      <wp:simplePos x="0" y="0"/>
                      <wp:positionH relativeFrom="column">
                        <wp:posOffset>-497840</wp:posOffset>
                      </wp:positionH>
                      <wp:positionV relativeFrom="paragraph">
                        <wp:posOffset>31750</wp:posOffset>
                      </wp:positionV>
                      <wp:extent cx="952500" cy="335280"/>
                      <wp:effectExtent l="6985" t="12700" r="21590" b="13970"/>
                      <wp:wrapNone/>
                      <wp:docPr id="18" name="ホームベース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335280"/>
                              </a:xfrm>
                              <a:prstGeom prst="homePlate">
                                <a:avLst>
                                  <a:gd name="adj" fmla="val 19373"/>
                                </a:avLst>
                              </a:prstGeom>
                              <a:solidFill>
                                <a:srgbClr val="FFFFFF"/>
                              </a:solidFill>
                              <a:ln w="12700" algn="ctr">
                                <a:solidFill>
                                  <a:srgbClr val="0D0D0D"/>
                                </a:solidFill>
                                <a:miter lim="800000"/>
                                <a:headEnd/>
                                <a:tailEnd/>
                              </a:ln>
                            </wps:spPr>
                            <wps:txbx>
                              <w:txbxContent>
                                <w:p w14:paraId="1DC82DC8" w14:textId="77777777" w:rsidR="00AA20CC" w:rsidRPr="00404779" w:rsidRDefault="00AA20CC" w:rsidP="006B0694">
                                  <w:pPr>
                                    <w:spacing w:line="180" w:lineRule="exact"/>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残置・移植樹木の決定</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D83238E" id="ホームベース 76" o:spid="_x0000_s1046" type="#_x0000_t15" style="position:absolute;left:0;text-align:left;margin-left:-39.2pt;margin-top:2.5pt;width:75pt;height:26.4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" adj="20127" strokecolor="#0d0d0d" strokeweight="1pt">
                      <v:textbox>
                        <w:txbxContent>
                          <w:p w14:paraId="1DC82DC8" w14:textId="77777777" w:rsidR="00AA20CC" w:rsidRPr="00404779" w:rsidRDefault="00AA20CC" w:rsidP="006B0694">
                            <w:pPr>
                              <w:spacing w:line="180" w:lineRule="exact"/>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残置・移植樹木の決定</w:t>
                            </w:r>
                          </w:p>
                        </w:txbxContent>
                      </v:textbox>
                    </v:shape>
                  </w:pict>
                </mc:Fallback>
              </mc:AlternateContent>
            </w:r>
          </w:p>
        </w:tc>
        <w:tc>
          <w:tcPr>
            <w:tcW w:w="6103" w:type="dxa"/>
            <w:gridSpan w:val="14"/>
            <w:shd w:val="clear" w:color="auto" w:fill="auto"/>
          </w:tcPr>
          <w:p w14:paraId="28621125" w14:textId="77777777" w:rsidR="006B0694" w:rsidRPr="00404779" w:rsidRDefault="006B0694" w:rsidP="006E68EB">
            <w:pPr>
              <w:rPr>
                <w:rFonts w:ascii="Meiryo UI" w:eastAsia="Meiryo UI" w:hAnsi="Meiryo UI"/>
                <w:sz w:val="18"/>
              </w:rPr>
            </w:pPr>
            <w:r w:rsidRPr="00404779">
              <w:rPr>
                <w:rFonts w:ascii="Meiryo UI" w:eastAsia="Meiryo UI" w:hAnsi="Meiryo UI" w:hint="eastAsia"/>
                <w:sz w:val="18"/>
              </w:rPr>
              <w:t>⇒区画整理詳細設計、</w:t>
            </w:r>
          </w:p>
          <w:p w14:paraId="55387E0C" w14:textId="77777777" w:rsidR="006B0694" w:rsidRPr="00404779" w:rsidRDefault="006B0694" w:rsidP="006E68EB">
            <w:pPr>
              <w:ind w:firstLineChars="100" w:firstLine="186"/>
              <w:rPr>
                <w:rFonts w:ascii="Meiryo UI" w:eastAsia="Meiryo UI" w:hAnsi="Meiryo UI"/>
              </w:rPr>
            </w:pPr>
            <w:r w:rsidRPr="00404779">
              <w:rPr>
                <w:rFonts w:ascii="Meiryo UI" w:eastAsia="Meiryo UI" w:hAnsi="Meiryo UI" w:hint="eastAsia"/>
                <w:sz w:val="18"/>
              </w:rPr>
              <w:t>公園設計に反映</w:t>
            </w:r>
          </w:p>
        </w:tc>
      </w:tr>
      <w:tr w:rsidR="006B0694" w:rsidRPr="00404779" w14:paraId="080577C8" w14:textId="77777777" w:rsidTr="00226B7D">
        <w:trPr>
          <w:trHeight w:val="646"/>
        </w:trPr>
        <w:tc>
          <w:tcPr>
            <w:tcW w:w="879" w:type="dxa"/>
            <w:gridSpan w:val="2"/>
            <w:tcBorders>
              <w:right w:val="double" w:sz="4" w:space="0" w:color="auto"/>
            </w:tcBorders>
            <w:shd w:val="clear" w:color="auto" w:fill="auto"/>
            <w:vAlign w:val="center"/>
          </w:tcPr>
          <w:p w14:paraId="40B2E0ED" w14:textId="77777777" w:rsidR="006B0694" w:rsidRPr="00404779" w:rsidRDefault="006B0694" w:rsidP="006E68EB">
            <w:pPr>
              <w:rPr>
                <w:rFonts w:ascii="Meiryo UI" w:eastAsia="Meiryo UI" w:hAnsi="Meiryo UI"/>
                <w:b/>
                <w:bCs/>
              </w:rPr>
            </w:pPr>
            <w:r w:rsidRPr="00404779">
              <w:rPr>
                <w:rFonts w:ascii="Meiryo UI" w:eastAsia="Meiryo UI" w:hAnsi="Meiryo UI" w:hint="eastAsia"/>
                <w:b/>
                <w:bCs/>
              </w:rPr>
              <w:t>GI</w:t>
            </w:r>
          </w:p>
        </w:tc>
        <w:tc>
          <w:tcPr>
            <w:tcW w:w="858" w:type="dxa"/>
            <w:gridSpan w:val="2"/>
            <w:tcBorders>
              <w:left w:val="double" w:sz="4" w:space="0" w:color="auto"/>
            </w:tcBorders>
            <w:shd w:val="clear" w:color="auto" w:fill="auto"/>
          </w:tcPr>
          <w:p w14:paraId="296BC056"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1104" behindDoc="0" locked="0" layoutInCell="1" allowOverlap="1" wp14:anchorId="731C6969" wp14:editId="3A29C51E">
                      <wp:simplePos x="0" y="0"/>
                      <wp:positionH relativeFrom="column">
                        <wp:posOffset>-5080</wp:posOffset>
                      </wp:positionH>
                      <wp:positionV relativeFrom="paragraph">
                        <wp:posOffset>157480</wp:posOffset>
                      </wp:positionV>
                      <wp:extent cx="609600" cy="335280"/>
                      <wp:effectExtent l="4445" t="0" r="0" b="2540"/>
                      <wp:wrapNone/>
                      <wp:docPr id="75" name="ホームベース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335280"/>
                              </a:xfrm>
                              <a:prstGeom prst="homePlate">
                                <a:avLst>
                                  <a:gd name="adj" fmla="val 0"/>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14:paraId="23911C49" w14:textId="77777777" w:rsidR="00AA20CC" w:rsidRPr="00404779" w:rsidRDefault="00AA20CC" w:rsidP="006B0694">
                                  <w:pPr>
                                    <w:spacing w:line="180" w:lineRule="exact"/>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方針検討</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31C6969" id="ホームベース 75" o:spid="_x0000_s1047" type="#_x0000_t15" style="position:absolute;left:0;text-align:left;margin-left:-.4pt;margin-top:12.4pt;width:48pt;height:26.4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" adj="21600" filled="f" stroked="f" strokeweight="1pt">
                      <v:textbox>
                        <w:txbxContent>
                          <w:p w14:paraId="23911C49" w14:textId="77777777" w:rsidR="00AA20CC" w:rsidRPr="00404779" w:rsidRDefault="00AA20CC" w:rsidP="006B0694">
                            <w:pPr>
                              <w:spacing w:line="180" w:lineRule="exact"/>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方針検討</w:t>
                            </w:r>
                          </w:p>
                        </w:txbxContent>
                      </v:textbox>
                    </v:shape>
                  </w:pict>
                </mc:Fallback>
              </mc:AlternateContent>
            </w:r>
            <w:r w:rsidRPr="00404779">
              <w:rPr>
                <w:rFonts w:ascii="Meiryo UI" w:eastAsia="Meiryo UI" w:hAnsi="Meiryo UI"/>
                <w:noProof/>
              </w:rPr>
              <mc:AlternateContent>
                <mc:Choice Requires="wps">
                  <w:drawing>
                    <wp:anchor distT="0" distB="0" distL="114300" distR="114300" simplePos="0" relativeHeight="251630080" behindDoc="0" locked="0" layoutInCell="1" allowOverlap="1" wp14:anchorId="69519025" wp14:editId="3934D059">
                      <wp:simplePos x="0" y="0"/>
                      <wp:positionH relativeFrom="column">
                        <wp:posOffset>227965</wp:posOffset>
                      </wp:positionH>
                      <wp:positionV relativeFrom="paragraph">
                        <wp:posOffset>35560</wp:posOffset>
                      </wp:positionV>
                      <wp:extent cx="190500" cy="190500"/>
                      <wp:effectExtent l="8890" t="6985" r="10160" b="12065"/>
                      <wp:wrapNone/>
                      <wp:docPr id="74" name="円/楕円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7F7F7F"/>
                              </a:solidFill>
                              <a:ln w="12700" algn="ctr">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4B2C81" id="円/楕円 74" o:spid="_x0000_s1026" style="position:absolute;left:0;text-align:left;margin-left:17.95pt;margin-top:2.8pt;width:15pt;height:1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" fillcolor="#7f7f7f" strokeweight="1pt">
                      <v:stroke joinstyle="miter"/>
                    </v:oval>
                  </w:pict>
                </mc:Fallback>
              </mc:AlternateContent>
            </w:r>
          </w:p>
        </w:tc>
        <w:tc>
          <w:tcPr>
            <w:tcW w:w="6960" w:type="dxa"/>
            <w:gridSpan w:val="16"/>
            <w:shd w:val="clear" w:color="auto" w:fill="auto"/>
          </w:tcPr>
          <w:p w14:paraId="25BE6DB9" w14:textId="77777777" w:rsidR="006B0694" w:rsidRPr="00404779" w:rsidRDefault="006B0694" w:rsidP="006E68EB">
            <w:pPr>
              <w:rPr>
                <w:rFonts w:ascii="Meiryo UI" w:eastAsia="Meiryo UI" w:hAnsi="Meiryo UI"/>
                <w:sz w:val="18"/>
              </w:rPr>
            </w:pPr>
            <w:r w:rsidRPr="00404779">
              <w:rPr>
                <w:rFonts w:ascii="Meiryo UI" w:eastAsia="Meiryo UI" w:hAnsi="Meiryo UI" w:hint="eastAsia"/>
                <w:sz w:val="18"/>
              </w:rPr>
              <w:t>⇒区画、公園、園芸博での実装計画検討</w:t>
            </w:r>
          </w:p>
          <w:p w14:paraId="15841AD1" w14:textId="77777777" w:rsidR="006B0694" w:rsidRPr="00404779" w:rsidRDefault="006B0694" w:rsidP="006E68EB">
            <w:pPr>
              <w:rPr>
                <w:rFonts w:ascii="Meiryo UI" w:eastAsia="Meiryo UI" w:hAnsi="Meiryo UI"/>
              </w:rPr>
            </w:pPr>
            <w:r w:rsidRPr="00404779">
              <w:rPr>
                <w:rFonts w:ascii="Meiryo UI" w:eastAsia="Meiryo UI" w:hAnsi="Meiryo UI" w:hint="eastAsia"/>
                <w:sz w:val="18"/>
              </w:rPr>
              <w:t xml:space="preserve">　各事業アセスへの反映？</w:t>
            </w:r>
          </w:p>
        </w:tc>
      </w:tr>
      <w:tr w:rsidR="006B0694" w:rsidRPr="00404779" w14:paraId="63ACCDD2" w14:textId="77777777" w:rsidTr="00226B7D">
        <w:trPr>
          <w:trHeight w:val="646"/>
        </w:trPr>
        <w:tc>
          <w:tcPr>
            <w:tcW w:w="879" w:type="dxa"/>
            <w:gridSpan w:val="2"/>
            <w:tcBorders>
              <w:right w:val="double" w:sz="4" w:space="0" w:color="auto"/>
            </w:tcBorders>
            <w:shd w:val="clear" w:color="auto" w:fill="auto"/>
            <w:vAlign w:val="center"/>
          </w:tcPr>
          <w:p w14:paraId="54D0DB71" w14:textId="77777777" w:rsidR="006B0694" w:rsidRPr="00404779" w:rsidRDefault="006B0694" w:rsidP="006E68EB">
            <w:pPr>
              <w:rPr>
                <w:rFonts w:ascii="Meiryo UI" w:eastAsia="Meiryo UI" w:hAnsi="Meiryo UI"/>
                <w:b/>
                <w:bCs/>
              </w:rPr>
            </w:pPr>
            <w:r w:rsidRPr="00404779">
              <w:rPr>
                <w:rFonts w:ascii="Meiryo UI" w:eastAsia="Meiryo UI" w:hAnsi="Meiryo UI" w:hint="eastAsia"/>
                <w:b/>
                <w:bCs/>
              </w:rPr>
              <w:t>中核</w:t>
            </w:r>
          </w:p>
        </w:tc>
        <w:tc>
          <w:tcPr>
            <w:tcW w:w="1715" w:type="dxa"/>
            <w:gridSpan w:val="4"/>
            <w:tcBorders>
              <w:left w:val="double" w:sz="4" w:space="0" w:color="auto"/>
            </w:tcBorders>
            <w:shd w:val="clear" w:color="auto" w:fill="auto"/>
          </w:tcPr>
          <w:p w14:paraId="6B7F6932" w14:textId="77777777" w:rsidR="006B0694" w:rsidRDefault="006B0694" w:rsidP="006E68EB">
            <w:pPr>
              <w:ind w:left="186" w:hangingChars="100" w:hanging="186"/>
              <w:rPr>
                <w:rFonts w:ascii="Meiryo UI" w:eastAsia="Meiryo UI" w:hAnsi="Meiryo UI"/>
                <w:sz w:val="18"/>
              </w:rPr>
            </w:pPr>
            <w:r w:rsidRPr="00404779">
              <w:rPr>
                <w:rFonts w:ascii="Meiryo UI" w:eastAsia="Meiryo UI" w:hAnsi="Meiryo UI" w:hint="eastAsia"/>
                <w:sz w:val="18"/>
              </w:rPr>
              <w:t>・企画委託で内容</w:t>
            </w:r>
          </w:p>
          <w:p w14:paraId="11F399A1" w14:textId="77777777" w:rsidR="006B0694" w:rsidRPr="00404779" w:rsidRDefault="006B0694" w:rsidP="006E68EB">
            <w:pPr>
              <w:ind w:leftChars="100" w:left="216"/>
              <w:rPr>
                <w:rFonts w:ascii="Meiryo UI" w:eastAsia="Meiryo UI" w:hAnsi="Meiryo UI"/>
                <w:sz w:val="18"/>
              </w:rPr>
            </w:pPr>
            <w:r w:rsidRPr="00404779">
              <w:rPr>
                <w:rFonts w:ascii="Meiryo UI" w:eastAsia="Meiryo UI" w:hAnsi="Meiryo UI" w:hint="eastAsia"/>
                <w:sz w:val="18"/>
              </w:rPr>
              <w:t>検討</w:t>
            </w:r>
          </w:p>
        </w:tc>
        <w:tc>
          <w:tcPr>
            <w:tcW w:w="858" w:type="dxa"/>
            <w:gridSpan w:val="2"/>
            <w:shd w:val="clear" w:color="auto" w:fill="auto"/>
          </w:tcPr>
          <w:p w14:paraId="49596FB5" w14:textId="77777777" w:rsidR="006B0694" w:rsidRPr="00404779" w:rsidRDefault="006B0694" w:rsidP="006E68EB">
            <w:pPr>
              <w:rPr>
                <w:rFonts w:ascii="Meiryo UI" w:eastAsia="Meiryo UI" w:hAnsi="Meiryo UI"/>
              </w:rPr>
            </w:pPr>
          </w:p>
        </w:tc>
        <w:tc>
          <w:tcPr>
            <w:tcW w:w="863" w:type="dxa"/>
            <w:gridSpan w:val="2"/>
            <w:shd w:val="clear" w:color="auto" w:fill="auto"/>
          </w:tcPr>
          <w:p w14:paraId="071F51C4"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2128" behindDoc="0" locked="0" layoutInCell="1" allowOverlap="1" wp14:anchorId="06E45CE3" wp14:editId="6F7BE11E">
                      <wp:simplePos x="0" y="0"/>
                      <wp:positionH relativeFrom="column">
                        <wp:posOffset>-657225</wp:posOffset>
                      </wp:positionH>
                      <wp:positionV relativeFrom="paragraph">
                        <wp:posOffset>44450</wp:posOffset>
                      </wp:positionV>
                      <wp:extent cx="739140" cy="335280"/>
                      <wp:effectExtent l="9525" t="15875" r="13335" b="10795"/>
                      <wp:wrapNone/>
                      <wp:docPr id="73" name="ホームベース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140" cy="335280"/>
                              </a:xfrm>
                              <a:prstGeom prst="homePlate">
                                <a:avLst>
                                  <a:gd name="adj" fmla="val 19371"/>
                                </a:avLst>
                              </a:prstGeom>
                              <a:solidFill>
                                <a:srgbClr val="FFFFFF"/>
                              </a:solidFill>
                              <a:ln w="12700" algn="ctr">
                                <a:solidFill>
                                  <a:srgbClr val="0D0D0D"/>
                                </a:solidFill>
                                <a:miter lim="800000"/>
                                <a:headEnd/>
                                <a:tailEnd/>
                              </a:ln>
                            </wps:spPr>
                            <wps:txbx>
                              <w:txbxContent>
                                <w:p w14:paraId="10F6F311" w14:textId="77777777" w:rsidR="00AA20CC" w:rsidRPr="00404779" w:rsidRDefault="00AA20CC" w:rsidP="006B0694">
                                  <w:pPr>
                                    <w:spacing w:line="180" w:lineRule="exact"/>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施設の検討</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6E45CE3" id="ホームベース 73" o:spid="_x0000_s1048" type="#_x0000_t15" style="position:absolute;left:0;text-align:left;margin-left:-51.75pt;margin-top:3.5pt;width:58.2pt;height:26.4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" adj="19702" strokecolor="#0d0d0d" strokeweight="1pt">
                      <v:textbox>
                        <w:txbxContent>
                          <w:p w14:paraId="10F6F311" w14:textId="77777777" w:rsidR="00AA20CC" w:rsidRPr="00404779" w:rsidRDefault="00AA20CC" w:rsidP="006B0694">
                            <w:pPr>
                              <w:spacing w:line="180" w:lineRule="exact"/>
                              <w:jc w:val="left"/>
                              <w:rPr>
                                <w:rFonts w:ascii="Meiryo UI" w:eastAsia="Meiryo UI" w:hAnsi="Meiryo UI"/>
                                <w:b/>
                                <w:bCs/>
                                <w:color w:val="000000"/>
                                <w:sz w:val="16"/>
                                <w:szCs w:val="18"/>
                              </w:rPr>
                            </w:pPr>
                            <w:r w:rsidRPr="00404779">
                              <w:rPr>
                                <w:rFonts w:ascii="Meiryo UI" w:eastAsia="Meiryo UI" w:hAnsi="Meiryo UI" w:hint="eastAsia"/>
                                <w:b/>
                                <w:bCs/>
                                <w:color w:val="000000"/>
                                <w:sz w:val="16"/>
                                <w:szCs w:val="18"/>
                              </w:rPr>
                              <w:t>施設の検討</w:t>
                            </w:r>
                          </w:p>
                        </w:txbxContent>
                      </v:textbox>
                    </v:shape>
                  </w:pict>
                </mc:Fallback>
              </mc:AlternateContent>
            </w:r>
          </w:p>
        </w:tc>
        <w:tc>
          <w:tcPr>
            <w:tcW w:w="863" w:type="dxa"/>
            <w:gridSpan w:val="2"/>
            <w:shd w:val="clear" w:color="auto" w:fill="auto"/>
          </w:tcPr>
          <w:p w14:paraId="57908BF7" w14:textId="77777777" w:rsidR="006B0694" w:rsidRPr="00404779" w:rsidRDefault="006B0694" w:rsidP="006E68EB">
            <w:pPr>
              <w:rPr>
                <w:rFonts w:ascii="Meiryo UI" w:eastAsia="Meiryo UI" w:hAnsi="Meiryo UI"/>
              </w:rPr>
            </w:pPr>
          </w:p>
        </w:tc>
        <w:tc>
          <w:tcPr>
            <w:tcW w:w="863" w:type="dxa"/>
            <w:gridSpan w:val="2"/>
            <w:shd w:val="clear" w:color="auto" w:fill="auto"/>
          </w:tcPr>
          <w:p w14:paraId="5F5672AC" w14:textId="77777777" w:rsidR="006B0694" w:rsidRPr="00404779" w:rsidRDefault="006B0694" w:rsidP="006E68EB">
            <w:pPr>
              <w:rPr>
                <w:rFonts w:ascii="Meiryo UI" w:eastAsia="Meiryo UI" w:hAnsi="Meiryo UI"/>
              </w:rPr>
            </w:pPr>
          </w:p>
        </w:tc>
        <w:tc>
          <w:tcPr>
            <w:tcW w:w="858" w:type="dxa"/>
            <w:gridSpan w:val="2"/>
            <w:shd w:val="clear" w:color="auto" w:fill="auto"/>
          </w:tcPr>
          <w:p w14:paraId="127A1890" w14:textId="77777777" w:rsidR="006B0694" w:rsidRPr="00404779" w:rsidRDefault="006B0694" w:rsidP="006E68EB">
            <w:pPr>
              <w:rPr>
                <w:rFonts w:ascii="Meiryo UI" w:eastAsia="Meiryo UI" w:hAnsi="Meiryo UI"/>
              </w:rPr>
            </w:pPr>
          </w:p>
        </w:tc>
        <w:tc>
          <w:tcPr>
            <w:tcW w:w="858" w:type="dxa"/>
            <w:gridSpan w:val="2"/>
            <w:shd w:val="clear" w:color="auto" w:fill="auto"/>
          </w:tcPr>
          <w:p w14:paraId="710D0B40" w14:textId="77777777" w:rsidR="006B0694" w:rsidRPr="00404779" w:rsidRDefault="006B0694" w:rsidP="006E68EB">
            <w:pPr>
              <w:rPr>
                <w:rFonts w:ascii="Meiryo UI" w:eastAsia="Meiryo UI" w:hAnsi="Meiryo UI"/>
              </w:rPr>
            </w:pPr>
          </w:p>
        </w:tc>
        <w:tc>
          <w:tcPr>
            <w:tcW w:w="940" w:type="dxa"/>
            <w:gridSpan w:val="2"/>
            <w:shd w:val="clear" w:color="auto" w:fill="auto"/>
          </w:tcPr>
          <w:p w14:paraId="1C758645" w14:textId="77777777" w:rsidR="006B0694" w:rsidRPr="00404779" w:rsidRDefault="006B0694" w:rsidP="006E68EB">
            <w:pPr>
              <w:rPr>
                <w:rFonts w:ascii="Meiryo UI" w:eastAsia="Meiryo UI" w:hAnsi="Meiryo UI"/>
              </w:rPr>
            </w:pPr>
          </w:p>
        </w:tc>
      </w:tr>
      <w:tr w:rsidR="006B0694" w:rsidRPr="00404779" w14:paraId="4EF93B48" w14:textId="77777777" w:rsidTr="00226B7D">
        <w:trPr>
          <w:trHeight w:val="646"/>
        </w:trPr>
        <w:tc>
          <w:tcPr>
            <w:tcW w:w="879" w:type="dxa"/>
            <w:gridSpan w:val="2"/>
            <w:tcBorders>
              <w:right w:val="double" w:sz="4" w:space="0" w:color="auto"/>
            </w:tcBorders>
            <w:shd w:val="clear" w:color="auto" w:fill="auto"/>
            <w:vAlign w:val="center"/>
          </w:tcPr>
          <w:p w14:paraId="7760D970" w14:textId="77777777" w:rsidR="006B0694" w:rsidRPr="00404779" w:rsidRDefault="006B0694" w:rsidP="006E68EB">
            <w:pPr>
              <w:rPr>
                <w:rFonts w:ascii="Meiryo UI" w:eastAsia="Meiryo UI" w:hAnsi="Meiryo UI"/>
              </w:rPr>
            </w:pPr>
            <w:r w:rsidRPr="00404779">
              <w:rPr>
                <w:rFonts w:ascii="Meiryo UI" w:eastAsia="Meiryo UI" w:hAnsi="Meiryo UI" w:hint="eastAsia"/>
                <w:b/>
                <w:bCs/>
                <w:sz w:val="20"/>
                <w:szCs w:val="21"/>
              </w:rPr>
              <w:lastRenderedPageBreak/>
              <w:t>施工ｽｹ</w:t>
            </w:r>
          </w:p>
        </w:tc>
        <w:tc>
          <w:tcPr>
            <w:tcW w:w="858" w:type="dxa"/>
            <w:gridSpan w:val="2"/>
            <w:tcBorders>
              <w:left w:val="double" w:sz="4" w:space="0" w:color="auto"/>
            </w:tcBorders>
            <w:shd w:val="clear" w:color="auto" w:fill="auto"/>
          </w:tcPr>
          <w:p w14:paraId="598289F5" w14:textId="77777777" w:rsidR="006B0694" w:rsidRPr="00404779" w:rsidRDefault="006B0694" w:rsidP="006E68EB">
            <w:pPr>
              <w:rPr>
                <w:rFonts w:ascii="Meiryo UI" w:eastAsia="Meiryo UI" w:hAnsi="Meiryo UI"/>
              </w:rPr>
            </w:pPr>
          </w:p>
        </w:tc>
        <w:tc>
          <w:tcPr>
            <w:tcW w:w="857" w:type="dxa"/>
            <w:gridSpan w:val="2"/>
            <w:shd w:val="clear" w:color="auto" w:fill="auto"/>
          </w:tcPr>
          <w:p w14:paraId="7FF367F9"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5200" behindDoc="0" locked="0" layoutInCell="1" allowOverlap="1" wp14:anchorId="122C47F7" wp14:editId="59B64CEB">
                      <wp:simplePos x="0" y="0"/>
                      <wp:positionH relativeFrom="column">
                        <wp:posOffset>-477520</wp:posOffset>
                      </wp:positionH>
                      <wp:positionV relativeFrom="paragraph">
                        <wp:posOffset>40640</wp:posOffset>
                      </wp:positionV>
                      <wp:extent cx="2019300" cy="335280"/>
                      <wp:effectExtent l="0" t="0" r="0" b="7620"/>
                      <wp:wrapNone/>
                      <wp:docPr id="34" name="ホームベース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300" cy="335280"/>
                              </a:xfrm>
                              <a:prstGeom prst="homePlate">
                                <a:avLst>
                                  <a:gd name="adj" fmla="val 19371"/>
                                </a:avLst>
                              </a:prstGeom>
                              <a:solidFill>
                                <a:srgbClr val="FFFFFF"/>
                              </a:solidFill>
                              <a:ln w="12700" algn="ctr">
                                <a:noFill/>
                                <a:miter lim="800000"/>
                                <a:headEnd/>
                                <a:tailEnd/>
                              </a:ln>
                            </wps:spPr>
                            <wps:txbx>
                              <w:txbxContent>
                                <w:p w14:paraId="6CD77EC8" w14:textId="77777777" w:rsidR="00AA20CC" w:rsidRPr="00404779"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PM</w:t>
                                  </w:r>
                                  <w:r>
                                    <w:rPr>
                                      <w:rFonts w:ascii="Meiryo UI" w:eastAsia="Meiryo UI" w:hAnsi="Meiryo UI"/>
                                      <w:b/>
                                      <w:bCs/>
                                      <w:color w:val="000000"/>
                                      <w:sz w:val="16"/>
                                      <w:szCs w:val="18"/>
                                    </w:rPr>
                                    <w:t>委託と連携してスケジュール作成</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22C47F7" id="ホームベース 34" o:spid="_x0000_s1049" type="#_x0000_t15" style="position:absolute;left:0;text-align:left;margin-left:-37.6pt;margin-top:3.2pt;width:159pt;height:26.4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" adj="20905" stroked="f" strokeweight="1pt">
                      <v:textbox>
                        <w:txbxContent>
                          <w:p w14:paraId="6CD77EC8" w14:textId="77777777" w:rsidR="00AA20CC" w:rsidRPr="00404779"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PM</w:t>
                            </w:r>
                            <w:r>
                              <w:rPr>
                                <w:rFonts w:ascii="Meiryo UI" w:eastAsia="Meiryo UI" w:hAnsi="Meiryo UI"/>
                                <w:b/>
                                <w:bCs/>
                                <w:color w:val="000000"/>
                                <w:sz w:val="16"/>
                                <w:szCs w:val="18"/>
                              </w:rPr>
                              <w:t>委託と連携してスケジュール作成</w:t>
                            </w:r>
                          </w:p>
                        </w:txbxContent>
                      </v:textbox>
                    </v:shape>
                  </w:pict>
                </mc:Fallback>
              </mc:AlternateContent>
            </w:r>
          </w:p>
        </w:tc>
        <w:tc>
          <w:tcPr>
            <w:tcW w:w="858" w:type="dxa"/>
            <w:gridSpan w:val="2"/>
            <w:shd w:val="clear" w:color="auto" w:fill="auto"/>
          </w:tcPr>
          <w:p w14:paraId="37E8B1D8" w14:textId="77777777" w:rsidR="006B0694" w:rsidRPr="00404779" w:rsidRDefault="006B0694" w:rsidP="006E68EB">
            <w:pPr>
              <w:rPr>
                <w:rFonts w:ascii="Meiryo UI" w:eastAsia="Meiryo UI" w:hAnsi="Meiryo UI"/>
              </w:rPr>
            </w:pPr>
          </w:p>
        </w:tc>
        <w:tc>
          <w:tcPr>
            <w:tcW w:w="863" w:type="dxa"/>
            <w:gridSpan w:val="2"/>
            <w:shd w:val="clear" w:color="auto" w:fill="auto"/>
          </w:tcPr>
          <w:p w14:paraId="74FB8501" w14:textId="77777777" w:rsidR="006B0694" w:rsidRPr="00404779" w:rsidRDefault="006B0694" w:rsidP="006E68EB">
            <w:pPr>
              <w:rPr>
                <w:rFonts w:ascii="Meiryo UI" w:eastAsia="Meiryo UI" w:hAnsi="Meiryo UI"/>
              </w:rPr>
            </w:pPr>
          </w:p>
        </w:tc>
        <w:tc>
          <w:tcPr>
            <w:tcW w:w="863" w:type="dxa"/>
            <w:gridSpan w:val="2"/>
            <w:shd w:val="clear" w:color="auto" w:fill="auto"/>
          </w:tcPr>
          <w:p w14:paraId="702A79E3" w14:textId="77777777" w:rsidR="006B0694" w:rsidRPr="00404779" w:rsidRDefault="006B0694" w:rsidP="006E68EB">
            <w:pPr>
              <w:rPr>
                <w:rFonts w:ascii="Meiryo UI" w:eastAsia="Meiryo UI" w:hAnsi="Meiryo UI"/>
              </w:rPr>
            </w:pPr>
          </w:p>
        </w:tc>
        <w:tc>
          <w:tcPr>
            <w:tcW w:w="863" w:type="dxa"/>
            <w:gridSpan w:val="2"/>
            <w:shd w:val="clear" w:color="auto" w:fill="auto"/>
          </w:tcPr>
          <w:p w14:paraId="2892E37D" w14:textId="77777777" w:rsidR="006B0694" w:rsidRPr="00404779" w:rsidRDefault="006B0694" w:rsidP="006E68EB">
            <w:pPr>
              <w:rPr>
                <w:rFonts w:ascii="Meiryo UI" w:eastAsia="Meiryo UI" w:hAnsi="Meiryo UI"/>
              </w:rPr>
            </w:pPr>
          </w:p>
        </w:tc>
        <w:tc>
          <w:tcPr>
            <w:tcW w:w="858" w:type="dxa"/>
            <w:gridSpan w:val="2"/>
            <w:shd w:val="clear" w:color="auto" w:fill="auto"/>
          </w:tcPr>
          <w:p w14:paraId="262E0D26" w14:textId="77777777" w:rsidR="006B0694" w:rsidRPr="00404779" w:rsidRDefault="006B0694" w:rsidP="006E68EB">
            <w:pPr>
              <w:rPr>
                <w:rFonts w:ascii="Meiryo UI" w:eastAsia="Meiryo UI" w:hAnsi="Meiryo UI"/>
              </w:rPr>
            </w:pPr>
          </w:p>
        </w:tc>
        <w:tc>
          <w:tcPr>
            <w:tcW w:w="858" w:type="dxa"/>
            <w:gridSpan w:val="2"/>
            <w:shd w:val="clear" w:color="auto" w:fill="auto"/>
          </w:tcPr>
          <w:p w14:paraId="4FBB435F" w14:textId="77777777" w:rsidR="006B0694" w:rsidRPr="00404779" w:rsidRDefault="006B0694" w:rsidP="006E68EB">
            <w:pPr>
              <w:rPr>
                <w:rFonts w:ascii="Meiryo UI" w:eastAsia="Meiryo UI" w:hAnsi="Meiryo UI"/>
              </w:rPr>
            </w:pPr>
          </w:p>
        </w:tc>
        <w:tc>
          <w:tcPr>
            <w:tcW w:w="940" w:type="dxa"/>
            <w:gridSpan w:val="2"/>
            <w:shd w:val="clear" w:color="auto" w:fill="auto"/>
          </w:tcPr>
          <w:p w14:paraId="5E1461CF" w14:textId="77777777" w:rsidR="006B0694" w:rsidRPr="00404779" w:rsidRDefault="006B0694" w:rsidP="006E68EB">
            <w:pPr>
              <w:rPr>
                <w:rFonts w:ascii="Meiryo UI" w:eastAsia="Meiryo UI" w:hAnsi="Meiryo UI"/>
              </w:rPr>
            </w:pPr>
          </w:p>
        </w:tc>
      </w:tr>
      <w:tr w:rsidR="006B0694" w:rsidRPr="00404779" w14:paraId="3D372F64" w14:textId="77777777" w:rsidTr="00226B7D">
        <w:trPr>
          <w:trHeight w:val="646"/>
        </w:trPr>
        <w:tc>
          <w:tcPr>
            <w:tcW w:w="879" w:type="dxa"/>
            <w:gridSpan w:val="2"/>
            <w:tcBorders>
              <w:right w:val="double" w:sz="4" w:space="0" w:color="auto"/>
            </w:tcBorders>
            <w:shd w:val="clear" w:color="auto" w:fill="auto"/>
            <w:vAlign w:val="center"/>
          </w:tcPr>
          <w:p w14:paraId="4A642760" w14:textId="77777777" w:rsidR="006B0694" w:rsidRPr="001328F9" w:rsidRDefault="006B0694" w:rsidP="006E68EB">
            <w:pPr>
              <w:rPr>
                <w:rFonts w:ascii="Meiryo UI" w:eastAsia="Meiryo UI" w:hAnsi="Meiryo UI"/>
                <w:b/>
              </w:rPr>
            </w:pPr>
            <w:r w:rsidRPr="001328F9">
              <w:rPr>
                <w:rFonts w:ascii="Meiryo UI" w:eastAsia="Meiryo UI" w:hAnsi="Meiryo UI" w:hint="eastAsia"/>
                <w:b/>
                <w:sz w:val="18"/>
              </w:rPr>
              <w:t>インフラ</w:t>
            </w:r>
          </w:p>
        </w:tc>
        <w:tc>
          <w:tcPr>
            <w:tcW w:w="858" w:type="dxa"/>
            <w:gridSpan w:val="2"/>
            <w:tcBorders>
              <w:left w:val="double" w:sz="4" w:space="0" w:color="auto"/>
            </w:tcBorders>
            <w:shd w:val="clear" w:color="auto" w:fill="auto"/>
          </w:tcPr>
          <w:p w14:paraId="7F476F21" w14:textId="77777777" w:rsidR="006B0694" w:rsidRPr="00404779" w:rsidRDefault="006B0694" w:rsidP="006E68EB">
            <w:pPr>
              <w:rPr>
                <w:rFonts w:ascii="Meiryo UI" w:eastAsia="Meiryo UI" w:hAnsi="Meiryo UI"/>
              </w:rPr>
            </w:pPr>
          </w:p>
        </w:tc>
        <w:tc>
          <w:tcPr>
            <w:tcW w:w="857" w:type="dxa"/>
            <w:gridSpan w:val="2"/>
            <w:shd w:val="clear" w:color="auto" w:fill="auto"/>
          </w:tcPr>
          <w:p w14:paraId="727F3C59"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9296" behindDoc="0" locked="0" layoutInCell="1" allowOverlap="1" wp14:anchorId="4AA29DC2" wp14:editId="76B81906">
                      <wp:simplePos x="0" y="0"/>
                      <wp:positionH relativeFrom="column">
                        <wp:posOffset>-477077</wp:posOffset>
                      </wp:positionH>
                      <wp:positionV relativeFrom="paragraph">
                        <wp:posOffset>20586</wp:posOffset>
                      </wp:positionV>
                      <wp:extent cx="1477926" cy="335280"/>
                      <wp:effectExtent l="0" t="0" r="46355" b="26670"/>
                      <wp:wrapNone/>
                      <wp:docPr id="35" name="ホームベース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7926" cy="335280"/>
                              </a:xfrm>
                              <a:prstGeom prst="homePlate">
                                <a:avLst>
                                  <a:gd name="adj" fmla="val 19373"/>
                                </a:avLst>
                              </a:prstGeom>
                              <a:solidFill>
                                <a:srgbClr val="FFFFFF"/>
                              </a:solidFill>
                              <a:ln w="12700" algn="ctr">
                                <a:solidFill>
                                  <a:srgbClr val="0D0D0D"/>
                                </a:solidFill>
                                <a:miter lim="800000"/>
                                <a:headEnd/>
                                <a:tailEnd/>
                              </a:ln>
                            </wps:spPr>
                            <wps:txbx>
                              <w:txbxContent>
                                <w:p w14:paraId="2227B3EC" w14:textId="77777777" w:rsidR="00AA20CC" w:rsidRPr="00404779"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電気・水</w:t>
                                  </w:r>
                                  <w:r>
                                    <w:rPr>
                                      <w:rFonts w:ascii="Meiryo UI" w:eastAsia="Meiryo UI" w:hAnsi="Meiryo UI"/>
                                      <w:b/>
                                      <w:bCs/>
                                      <w:color w:val="000000"/>
                                      <w:sz w:val="16"/>
                                      <w:szCs w:val="18"/>
                                    </w:rPr>
                                    <w:t>供給可能容量</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AA29DC2" id="ホームベース 35" o:spid="_x0000_s1050" type="#_x0000_t15" style="position:absolute;left:0;text-align:left;margin-left:-37.55pt;margin-top:1.6pt;width:116.35pt;height:26.4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" adj="20651" strokecolor="#0d0d0d" strokeweight="1pt">
                      <v:textbox>
                        <w:txbxContent>
                          <w:p w14:paraId="2227B3EC" w14:textId="77777777" w:rsidR="00AA20CC" w:rsidRPr="00404779"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電気・水</w:t>
                            </w:r>
                            <w:r>
                              <w:rPr>
                                <w:rFonts w:ascii="Meiryo UI" w:eastAsia="Meiryo UI" w:hAnsi="Meiryo UI"/>
                                <w:b/>
                                <w:bCs/>
                                <w:color w:val="000000"/>
                                <w:sz w:val="16"/>
                                <w:szCs w:val="18"/>
                              </w:rPr>
                              <w:t>供給可能容量</w:t>
                            </w:r>
                          </w:p>
                        </w:txbxContent>
                      </v:textbox>
                    </v:shape>
                  </w:pict>
                </mc:Fallback>
              </mc:AlternateContent>
            </w:r>
          </w:p>
        </w:tc>
        <w:tc>
          <w:tcPr>
            <w:tcW w:w="858" w:type="dxa"/>
            <w:gridSpan w:val="2"/>
            <w:shd w:val="clear" w:color="auto" w:fill="auto"/>
          </w:tcPr>
          <w:p w14:paraId="163B09D0" w14:textId="77777777" w:rsidR="006B0694" w:rsidRPr="00404779" w:rsidRDefault="006B0694" w:rsidP="006E68EB">
            <w:pPr>
              <w:rPr>
                <w:rFonts w:ascii="Meiryo UI" w:eastAsia="Meiryo UI" w:hAnsi="Meiryo UI"/>
              </w:rPr>
            </w:pPr>
          </w:p>
        </w:tc>
        <w:tc>
          <w:tcPr>
            <w:tcW w:w="5245" w:type="dxa"/>
            <w:gridSpan w:val="12"/>
            <w:shd w:val="clear" w:color="auto" w:fill="auto"/>
          </w:tcPr>
          <w:p w14:paraId="71F41E31" w14:textId="77777777" w:rsidR="006B0694" w:rsidRPr="00404779" w:rsidRDefault="006B0694" w:rsidP="006E68EB">
            <w:pPr>
              <w:rPr>
                <w:rFonts w:ascii="Meiryo UI" w:eastAsia="Meiryo UI" w:hAnsi="Meiryo UI"/>
              </w:rPr>
            </w:pPr>
            <w:r w:rsidRPr="001328F9">
              <w:rPr>
                <w:rFonts w:ascii="Meiryo UI" w:eastAsia="Meiryo UI" w:hAnsi="Meiryo UI" w:hint="eastAsia"/>
                <w:sz w:val="18"/>
              </w:rPr>
              <w:t>⇒事業者調整</w:t>
            </w:r>
          </w:p>
        </w:tc>
      </w:tr>
      <w:tr w:rsidR="006B0694" w:rsidRPr="00404779" w14:paraId="6B762AAF" w14:textId="77777777" w:rsidTr="00226B7D">
        <w:trPr>
          <w:trHeight w:val="646"/>
        </w:trPr>
        <w:tc>
          <w:tcPr>
            <w:tcW w:w="879" w:type="dxa"/>
            <w:gridSpan w:val="2"/>
            <w:tcBorders>
              <w:right w:val="double" w:sz="4" w:space="0" w:color="auto"/>
            </w:tcBorders>
            <w:shd w:val="clear" w:color="auto" w:fill="auto"/>
            <w:vAlign w:val="center"/>
          </w:tcPr>
          <w:p w14:paraId="0921F742" w14:textId="77777777" w:rsidR="006B0694" w:rsidRDefault="006B0694" w:rsidP="006E68EB">
            <w:pPr>
              <w:rPr>
                <w:rFonts w:ascii="Meiryo UI" w:eastAsia="Meiryo UI" w:hAnsi="Meiryo UI"/>
                <w:b/>
                <w:sz w:val="18"/>
              </w:rPr>
            </w:pPr>
            <w:r>
              <w:rPr>
                <w:rFonts w:ascii="Meiryo UI" w:eastAsia="Meiryo UI" w:hAnsi="Meiryo UI" w:hint="eastAsia"/>
                <w:b/>
                <w:sz w:val="18"/>
              </w:rPr>
              <w:t>植栽</w:t>
            </w:r>
          </w:p>
          <w:p w14:paraId="77174FFA" w14:textId="77777777" w:rsidR="006B0694" w:rsidRPr="001328F9" w:rsidRDefault="006B0694" w:rsidP="006E68EB">
            <w:pPr>
              <w:rPr>
                <w:rFonts w:ascii="Meiryo UI" w:eastAsia="Meiryo UI" w:hAnsi="Meiryo UI"/>
                <w:b/>
                <w:sz w:val="18"/>
              </w:rPr>
            </w:pPr>
            <w:r>
              <w:rPr>
                <w:rFonts w:ascii="Meiryo UI" w:eastAsia="Meiryo UI" w:hAnsi="Meiryo UI" w:hint="eastAsia"/>
                <w:b/>
                <w:sz w:val="18"/>
              </w:rPr>
              <w:t>エリア</w:t>
            </w:r>
          </w:p>
        </w:tc>
        <w:tc>
          <w:tcPr>
            <w:tcW w:w="858" w:type="dxa"/>
            <w:gridSpan w:val="2"/>
            <w:tcBorders>
              <w:left w:val="double" w:sz="4" w:space="0" w:color="auto"/>
            </w:tcBorders>
            <w:shd w:val="clear" w:color="auto" w:fill="auto"/>
          </w:tcPr>
          <w:p w14:paraId="54642214"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8272" behindDoc="0" locked="0" layoutInCell="1" allowOverlap="1" wp14:anchorId="7C765BA8" wp14:editId="07A24184">
                      <wp:simplePos x="0" y="0"/>
                      <wp:positionH relativeFrom="column">
                        <wp:posOffset>76834</wp:posOffset>
                      </wp:positionH>
                      <wp:positionV relativeFrom="paragraph">
                        <wp:posOffset>55880</wp:posOffset>
                      </wp:positionV>
                      <wp:extent cx="1171575" cy="289560"/>
                      <wp:effectExtent l="0" t="0" r="47625" b="15240"/>
                      <wp:wrapNone/>
                      <wp:docPr id="43" name="ホームベース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289560"/>
                              </a:xfrm>
                              <a:prstGeom prst="homePlate">
                                <a:avLst>
                                  <a:gd name="adj" fmla="val 19371"/>
                                </a:avLst>
                              </a:prstGeom>
                              <a:solidFill>
                                <a:srgbClr val="FFFFFF"/>
                              </a:solidFill>
                              <a:ln w="12700" algn="ctr">
                                <a:solidFill>
                                  <a:srgbClr val="0D0D0D"/>
                                </a:solidFill>
                                <a:miter lim="800000"/>
                                <a:headEnd/>
                                <a:tailEnd/>
                              </a:ln>
                            </wps:spPr>
                            <wps:txbx>
                              <w:txbxContent>
                                <w:p w14:paraId="682E228C" w14:textId="77777777" w:rsidR="00AA20CC" w:rsidRPr="00404779" w:rsidRDefault="00AA20CC" w:rsidP="006B0694">
                                  <w:pPr>
                                    <w:jc w:val="left"/>
                                    <w:rPr>
                                      <w:rFonts w:ascii="Meiryo UI" w:eastAsia="Meiryo UI" w:hAnsi="Meiryo UI"/>
                                      <w:b/>
                                      <w:bCs/>
                                      <w:color w:val="000000"/>
                                      <w:sz w:val="16"/>
                                      <w:szCs w:val="18"/>
                                    </w:rPr>
                                  </w:pPr>
                                  <w:r>
                                    <w:rPr>
                                      <w:rFonts w:ascii="Meiryo UI" w:eastAsia="Meiryo UI" w:hAnsi="Meiryo UI" w:hint="eastAsia"/>
                                      <w:b/>
                                      <w:bCs/>
                                      <w:color w:val="000000"/>
                                      <w:sz w:val="16"/>
                                      <w:szCs w:val="18"/>
                                    </w:rPr>
                                    <w:t>植栽</w:t>
                                  </w:r>
                                  <w:r>
                                    <w:rPr>
                                      <w:rFonts w:ascii="Meiryo UI" w:eastAsia="Meiryo UI" w:hAnsi="Meiryo UI"/>
                                      <w:b/>
                                      <w:bCs/>
                                      <w:color w:val="000000"/>
                                      <w:sz w:val="16"/>
                                      <w:szCs w:val="18"/>
                                    </w:rPr>
                                    <w:t>エリア</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C765BA8" id="ホームベース 43" o:spid="_x0000_s1051" type="#_x0000_t15" style="position:absolute;left:0;text-align:left;margin-left:6.05pt;margin-top:4.4pt;width:92.25pt;height:22.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" adj="20566" strokecolor="#0d0d0d" strokeweight="1pt">
                      <v:textbox>
                        <w:txbxContent>
                          <w:p w14:paraId="682E228C" w14:textId="77777777" w:rsidR="00AA20CC" w:rsidRPr="00404779" w:rsidRDefault="00AA20CC" w:rsidP="006B0694">
                            <w:pPr>
                              <w:jc w:val="left"/>
                              <w:rPr>
                                <w:rFonts w:ascii="Meiryo UI" w:eastAsia="Meiryo UI" w:hAnsi="Meiryo UI"/>
                                <w:b/>
                                <w:bCs/>
                                <w:color w:val="000000"/>
                                <w:sz w:val="16"/>
                                <w:szCs w:val="18"/>
                              </w:rPr>
                            </w:pPr>
                            <w:r>
                              <w:rPr>
                                <w:rFonts w:ascii="Meiryo UI" w:eastAsia="Meiryo UI" w:hAnsi="Meiryo UI" w:hint="eastAsia"/>
                                <w:b/>
                                <w:bCs/>
                                <w:color w:val="000000"/>
                                <w:sz w:val="16"/>
                                <w:szCs w:val="18"/>
                              </w:rPr>
                              <w:t>植栽</w:t>
                            </w:r>
                            <w:r>
                              <w:rPr>
                                <w:rFonts w:ascii="Meiryo UI" w:eastAsia="Meiryo UI" w:hAnsi="Meiryo UI"/>
                                <w:b/>
                                <w:bCs/>
                                <w:color w:val="000000"/>
                                <w:sz w:val="16"/>
                                <w:szCs w:val="18"/>
                              </w:rPr>
                              <w:t>エリア</w:t>
                            </w:r>
                          </w:p>
                        </w:txbxContent>
                      </v:textbox>
                    </v:shape>
                  </w:pict>
                </mc:Fallback>
              </mc:AlternateContent>
            </w:r>
          </w:p>
        </w:tc>
        <w:tc>
          <w:tcPr>
            <w:tcW w:w="857" w:type="dxa"/>
            <w:gridSpan w:val="2"/>
            <w:shd w:val="clear" w:color="auto" w:fill="auto"/>
          </w:tcPr>
          <w:p w14:paraId="207C47A3" w14:textId="77777777" w:rsidR="006B0694" w:rsidRPr="00404779" w:rsidRDefault="006B0694" w:rsidP="006E68EB">
            <w:pPr>
              <w:rPr>
                <w:rFonts w:ascii="Meiryo UI" w:eastAsia="Meiryo UI" w:hAnsi="Meiryo UI"/>
                <w:noProof/>
              </w:rPr>
            </w:pPr>
          </w:p>
        </w:tc>
        <w:tc>
          <w:tcPr>
            <w:tcW w:w="858" w:type="dxa"/>
            <w:gridSpan w:val="2"/>
            <w:shd w:val="clear" w:color="auto" w:fill="auto"/>
          </w:tcPr>
          <w:p w14:paraId="5AD5010B" w14:textId="77777777" w:rsidR="006B0694" w:rsidRPr="00404779" w:rsidRDefault="006B0694" w:rsidP="006E68EB">
            <w:pPr>
              <w:rPr>
                <w:rFonts w:ascii="Meiryo UI" w:eastAsia="Meiryo UI" w:hAnsi="Meiryo UI"/>
              </w:rPr>
            </w:pPr>
          </w:p>
        </w:tc>
        <w:tc>
          <w:tcPr>
            <w:tcW w:w="5245" w:type="dxa"/>
            <w:gridSpan w:val="12"/>
            <w:shd w:val="clear" w:color="auto" w:fill="auto"/>
          </w:tcPr>
          <w:p w14:paraId="3895F21E" w14:textId="77777777" w:rsidR="006B0694" w:rsidRPr="00404779" w:rsidRDefault="006B0694" w:rsidP="006E68EB">
            <w:pPr>
              <w:rPr>
                <w:rFonts w:ascii="Meiryo UI" w:eastAsia="Meiryo UI" w:hAnsi="Meiryo UI"/>
              </w:rPr>
            </w:pPr>
            <w:r>
              <w:rPr>
                <w:rFonts w:ascii="Meiryo UI" w:eastAsia="Meiryo UI" w:hAnsi="Meiryo UI" w:hint="eastAsia"/>
                <w:sz w:val="18"/>
              </w:rPr>
              <w:t>⇒園芸博植栽委託と連携・公園設計に反映</w:t>
            </w:r>
          </w:p>
        </w:tc>
      </w:tr>
      <w:tr w:rsidR="006B0694" w:rsidRPr="00404779" w14:paraId="50E03501" w14:textId="77777777" w:rsidTr="00226B7D">
        <w:trPr>
          <w:trHeight w:val="646"/>
        </w:trPr>
        <w:tc>
          <w:tcPr>
            <w:tcW w:w="879" w:type="dxa"/>
            <w:gridSpan w:val="2"/>
            <w:tcBorders>
              <w:right w:val="double" w:sz="4" w:space="0" w:color="auto"/>
            </w:tcBorders>
            <w:shd w:val="clear" w:color="auto" w:fill="auto"/>
            <w:vAlign w:val="center"/>
          </w:tcPr>
          <w:p w14:paraId="2F5067D9" w14:textId="77777777" w:rsidR="006B0694" w:rsidRPr="001328F9" w:rsidRDefault="006B0694" w:rsidP="006E68EB">
            <w:pPr>
              <w:rPr>
                <w:rFonts w:ascii="Meiryo UI" w:eastAsia="Meiryo UI" w:hAnsi="Meiryo UI"/>
                <w:b/>
                <w:sz w:val="18"/>
              </w:rPr>
            </w:pPr>
          </w:p>
        </w:tc>
        <w:tc>
          <w:tcPr>
            <w:tcW w:w="858" w:type="dxa"/>
            <w:gridSpan w:val="2"/>
            <w:tcBorders>
              <w:left w:val="double" w:sz="4" w:space="0" w:color="auto"/>
            </w:tcBorders>
            <w:shd w:val="clear" w:color="auto" w:fill="auto"/>
          </w:tcPr>
          <w:p w14:paraId="3AACB571" w14:textId="77777777" w:rsidR="006B0694" w:rsidRPr="00404779" w:rsidRDefault="006B0694" w:rsidP="006E68EB">
            <w:pPr>
              <w:rPr>
                <w:rFonts w:ascii="Meiryo UI" w:eastAsia="Meiryo UI" w:hAnsi="Meiryo UI"/>
                <w:noProof/>
              </w:rPr>
            </w:pPr>
          </w:p>
        </w:tc>
        <w:tc>
          <w:tcPr>
            <w:tcW w:w="857" w:type="dxa"/>
            <w:gridSpan w:val="2"/>
            <w:shd w:val="clear" w:color="auto" w:fill="auto"/>
          </w:tcPr>
          <w:p w14:paraId="0EB98014" w14:textId="77777777" w:rsidR="006B0694" w:rsidRPr="00404779" w:rsidRDefault="006B0694" w:rsidP="006E68EB">
            <w:pPr>
              <w:rPr>
                <w:rFonts w:ascii="Meiryo UI" w:eastAsia="Meiryo UI" w:hAnsi="Meiryo UI"/>
                <w:noProof/>
              </w:rPr>
            </w:pPr>
          </w:p>
        </w:tc>
        <w:tc>
          <w:tcPr>
            <w:tcW w:w="858" w:type="dxa"/>
            <w:gridSpan w:val="2"/>
            <w:shd w:val="clear" w:color="auto" w:fill="auto"/>
          </w:tcPr>
          <w:p w14:paraId="7D733270" w14:textId="77777777" w:rsidR="006B0694" w:rsidRPr="00404779" w:rsidRDefault="006B0694" w:rsidP="006E68EB">
            <w:pPr>
              <w:rPr>
                <w:rFonts w:ascii="Meiryo UI" w:eastAsia="Meiryo UI" w:hAnsi="Meiryo UI"/>
              </w:rPr>
            </w:pPr>
          </w:p>
        </w:tc>
        <w:tc>
          <w:tcPr>
            <w:tcW w:w="863" w:type="dxa"/>
            <w:gridSpan w:val="2"/>
            <w:shd w:val="clear" w:color="auto" w:fill="auto"/>
          </w:tcPr>
          <w:p w14:paraId="4762F536" w14:textId="77777777" w:rsidR="006B0694" w:rsidRDefault="006B0694" w:rsidP="006E68EB">
            <w:pPr>
              <w:rPr>
                <w:rFonts w:ascii="Meiryo UI" w:eastAsia="Meiryo UI" w:hAnsi="Meiryo UI"/>
                <w:sz w:val="18"/>
              </w:rPr>
            </w:pPr>
          </w:p>
        </w:tc>
        <w:tc>
          <w:tcPr>
            <w:tcW w:w="863" w:type="dxa"/>
            <w:gridSpan w:val="2"/>
            <w:shd w:val="clear" w:color="auto" w:fill="auto"/>
          </w:tcPr>
          <w:p w14:paraId="3A6602A4" w14:textId="77777777" w:rsidR="006B0694" w:rsidRPr="00404779" w:rsidRDefault="006B0694" w:rsidP="006E68EB">
            <w:pPr>
              <w:rPr>
                <w:rFonts w:ascii="Meiryo UI" w:eastAsia="Meiryo UI" w:hAnsi="Meiryo UI"/>
              </w:rPr>
            </w:pPr>
          </w:p>
        </w:tc>
        <w:tc>
          <w:tcPr>
            <w:tcW w:w="863" w:type="dxa"/>
            <w:gridSpan w:val="2"/>
            <w:shd w:val="clear" w:color="auto" w:fill="auto"/>
          </w:tcPr>
          <w:p w14:paraId="7680283D" w14:textId="77777777" w:rsidR="006B0694" w:rsidRPr="00404779" w:rsidRDefault="006B0694" w:rsidP="006E68EB">
            <w:pPr>
              <w:rPr>
                <w:rFonts w:ascii="Meiryo UI" w:eastAsia="Meiryo UI" w:hAnsi="Meiryo UI"/>
              </w:rPr>
            </w:pPr>
          </w:p>
        </w:tc>
        <w:tc>
          <w:tcPr>
            <w:tcW w:w="858" w:type="dxa"/>
            <w:gridSpan w:val="2"/>
            <w:shd w:val="clear" w:color="auto" w:fill="auto"/>
          </w:tcPr>
          <w:p w14:paraId="2D94A41F" w14:textId="77777777" w:rsidR="006B0694" w:rsidRPr="00404779" w:rsidRDefault="006B0694" w:rsidP="006E68EB">
            <w:pPr>
              <w:rPr>
                <w:rFonts w:ascii="Meiryo UI" w:eastAsia="Meiryo UI" w:hAnsi="Meiryo UI"/>
              </w:rPr>
            </w:pPr>
          </w:p>
        </w:tc>
        <w:tc>
          <w:tcPr>
            <w:tcW w:w="858" w:type="dxa"/>
            <w:gridSpan w:val="2"/>
            <w:shd w:val="clear" w:color="auto" w:fill="auto"/>
          </w:tcPr>
          <w:p w14:paraId="3A690BC2" w14:textId="77777777" w:rsidR="006B0694" w:rsidRPr="00404779" w:rsidRDefault="006B0694" w:rsidP="006E68EB">
            <w:pPr>
              <w:rPr>
                <w:rFonts w:ascii="Meiryo UI" w:eastAsia="Meiryo UI" w:hAnsi="Meiryo UI"/>
              </w:rPr>
            </w:pPr>
          </w:p>
        </w:tc>
        <w:tc>
          <w:tcPr>
            <w:tcW w:w="940" w:type="dxa"/>
            <w:gridSpan w:val="2"/>
            <w:shd w:val="clear" w:color="auto" w:fill="auto"/>
          </w:tcPr>
          <w:p w14:paraId="6AF4EACA" w14:textId="77777777" w:rsidR="006B0694" w:rsidRPr="00404779" w:rsidRDefault="006B0694" w:rsidP="006E68EB">
            <w:pPr>
              <w:rPr>
                <w:rFonts w:ascii="Meiryo UI" w:eastAsia="Meiryo UI" w:hAnsi="Meiryo UI"/>
              </w:rPr>
            </w:pPr>
          </w:p>
        </w:tc>
      </w:tr>
      <w:tr w:rsidR="006B0694" w:rsidRPr="00404779" w14:paraId="6D7CCAA2" w14:textId="77777777" w:rsidTr="00226B7D">
        <w:trPr>
          <w:trHeight w:val="338"/>
        </w:trPr>
        <w:tc>
          <w:tcPr>
            <w:tcW w:w="8697" w:type="dxa"/>
            <w:gridSpan w:val="20"/>
            <w:shd w:val="clear" w:color="auto" w:fill="auto"/>
          </w:tcPr>
          <w:p w14:paraId="445E3750" w14:textId="77777777" w:rsidR="006B0694" w:rsidRPr="00404779" w:rsidRDefault="006B0694" w:rsidP="006E68EB">
            <w:pPr>
              <w:rPr>
                <w:rFonts w:ascii="Meiryo UI" w:eastAsia="Meiryo UI" w:hAnsi="Meiryo UI"/>
              </w:rPr>
            </w:pPr>
            <w:r w:rsidRPr="00404779">
              <w:rPr>
                <w:rFonts w:ascii="Meiryo UI" w:eastAsia="Meiryo UI" w:hAnsi="Meiryo UI" w:hint="eastAsia"/>
              </w:rPr>
              <w:t>□締め切り有の検討項目</w:t>
            </w:r>
          </w:p>
        </w:tc>
      </w:tr>
      <w:tr w:rsidR="006B0694" w:rsidRPr="00404779" w14:paraId="1CCE4B7D" w14:textId="77777777" w:rsidTr="00226B7D">
        <w:trPr>
          <w:trHeight w:val="1228"/>
        </w:trPr>
        <w:tc>
          <w:tcPr>
            <w:tcW w:w="879" w:type="dxa"/>
            <w:gridSpan w:val="2"/>
            <w:tcBorders>
              <w:right w:val="double" w:sz="4" w:space="0" w:color="auto"/>
            </w:tcBorders>
            <w:shd w:val="clear" w:color="auto" w:fill="auto"/>
          </w:tcPr>
          <w:p w14:paraId="67768922" w14:textId="77777777" w:rsidR="006B0694" w:rsidRPr="001328F9" w:rsidRDefault="006B0694" w:rsidP="006E68EB">
            <w:pPr>
              <w:rPr>
                <w:rFonts w:ascii="Meiryo UI" w:eastAsia="Meiryo UI" w:hAnsi="Meiryo UI"/>
                <w:b/>
              </w:rPr>
            </w:pPr>
            <w:r w:rsidRPr="001328F9">
              <w:rPr>
                <w:rFonts w:ascii="Meiryo UI" w:eastAsia="Meiryo UI" w:hAnsi="Meiryo UI" w:hint="eastAsia"/>
                <w:b/>
              </w:rPr>
              <w:t>アセス</w:t>
            </w:r>
          </w:p>
        </w:tc>
        <w:tc>
          <w:tcPr>
            <w:tcW w:w="858" w:type="dxa"/>
            <w:gridSpan w:val="2"/>
            <w:tcBorders>
              <w:left w:val="double" w:sz="4" w:space="0" w:color="auto"/>
            </w:tcBorders>
            <w:shd w:val="clear" w:color="auto" w:fill="auto"/>
          </w:tcPr>
          <w:p w14:paraId="4977C6ED" w14:textId="77777777" w:rsidR="006B0694" w:rsidRPr="00404779" w:rsidRDefault="006B0694" w:rsidP="006E68EB">
            <w:pPr>
              <w:rPr>
                <w:rFonts w:ascii="Meiryo UI" w:eastAsia="Meiryo UI" w:hAnsi="Meiryo UI"/>
              </w:rPr>
            </w:pPr>
          </w:p>
        </w:tc>
        <w:tc>
          <w:tcPr>
            <w:tcW w:w="857" w:type="dxa"/>
            <w:gridSpan w:val="2"/>
            <w:shd w:val="clear" w:color="auto" w:fill="auto"/>
          </w:tcPr>
          <w:p w14:paraId="13174951" w14:textId="77777777" w:rsidR="006B0694" w:rsidRPr="00404779" w:rsidRDefault="006B0694" w:rsidP="006E68EB">
            <w:pPr>
              <w:rPr>
                <w:rFonts w:ascii="Meiryo UI" w:eastAsia="Meiryo UI" w:hAnsi="Meiryo UI"/>
              </w:rPr>
            </w:pPr>
          </w:p>
        </w:tc>
        <w:tc>
          <w:tcPr>
            <w:tcW w:w="858" w:type="dxa"/>
            <w:gridSpan w:val="2"/>
            <w:shd w:val="clear" w:color="auto" w:fill="auto"/>
          </w:tcPr>
          <w:p w14:paraId="7F646C62" w14:textId="77777777" w:rsidR="006B0694" w:rsidRPr="00404779" w:rsidRDefault="006B0694" w:rsidP="006E68EB">
            <w:pPr>
              <w:rPr>
                <w:rFonts w:ascii="Meiryo UI" w:eastAsia="Meiryo UI" w:hAnsi="Meiryo UI"/>
              </w:rPr>
            </w:pPr>
          </w:p>
        </w:tc>
        <w:tc>
          <w:tcPr>
            <w:tcW w:w="863" w:type="dxa"/>
            <w:gridSpan w:val="2"/>
            <w:shd w:val="clear" w:color="auto" w:fill="auto"/>
          </w:tcPr>
          <w:p w14:paraId="4A9EE223" w14:textId="77777777" w:rsidR="006B0694" w:rsidRPr="00404779" w:rsidRDefault="006B0694" w:rsidP="006E68EB">
            <w:pPr>
              <w:rPr>
                <w:rFonts w:ascii="Meiryo UI" w:eastAsia="Meiryo UI" w:hAnsi="Meiryo UI"/>
              </w:rPr>
            </w:pPr>
            <w:r w:rsidRPr="00404779">
              <w:rPr>
                <w:rFonts w:ascii="Meiryo UI" w:eastAsia="Meiryo UI" w:hAnsi="Meiryo UI"/>
                <w:noProof/>
              </w:rPr>
              <mc:AlternateContent>
                <mc:Choice Requires="wps">
                  <w:drawing>
                    <wp:anchor distT="0" distB="0" distL="114300" distR="114300" simplePos="0" relativeHeight="251637248" behindDoc="0" locked="0" layoutInCell="1" allowOverlap="1" wp14:anchorId="1F7CD59E" wp14:editId="59D2D0D4">
                      <wp:simplePos x="0" y="0"/>
                      <wp:positionH relativeFrom="column">
                        <wp:posOffset>-1530861</wp:posOffset>
                      </wp:positionH>
                      <wp:positionV relativeFrom="paragraph">
                        <wp:posOffset>46497</wp:posOffset>
                      </wp:positionV>
                      <wp:extent cx="2522704" cy="648586"/>
                      <wp:effectExtent l="0" t="0" r="30480" b="18415"/>
                      <wp:wrapNone/>
                      <wp:docPr id="37" name="ホームベース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2704" cy="648586"/>
                              </a:xfrm>
                              <a:prstGeom prst="homePlate">
                                <a:avLst>
                                  <a:gd name="adj" fmla="val 19373"/>
                                </a:avLst>
                              </a:prstGeom>
                              <a:solidFill>
                                <a:srgbClr val="FFFFFF"/>
                              </a:solidFill>
                              <a:ln w="12700" algn="ctr">
                                <a:solidFill>
                                  <a:srgbClr val="0D0D0D"/>
                                </a:solidFill>
                                <a:miter lim="800000"/>
                                <a:headEnd/>
                                <a:tailEnd/>
                              </a:ln>
                            </wps:spPr>
                            <wps:txbx>
                              <w:txbxContent>
                                <w:p w14:paraId="4CF04F71" w14:textId="77777777" w:rsidR="00AA20CC"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会場</w:t>
                                  </w:r>
                                  <w:r>
                                    <w:rPr>
                                      <w:rFonts w:ascii="Meiryo UI" w:eastAsia="Meiryo UI" w:hAnsi="Meiryo UI" w:hint="eastAsia"/>
                                      <w:b/>
                                      <w:bCs/>
                                      <w:color w:val="000000"/>
                                      <w:sz w:val="16"/>
                                      <w:szCs w:val="18"/>
                                    </w:rPr>
                                    <w:t>計画</w:t>
                                  </w:r>
                                  <w:r>
                                    <w:rPr>
                                      <w:rFonts w:ascii="Meiryo UI" w:eastAsia="Meiryo UI" w:hAnsi="Meiryo UI"/>
                                      <w:b/>
                                      <w:bCs/>
                                      <w:color w:val="000000"/>
                                      <w:sz w:val="16"/>
                                      <w:szCs w:val="18"/>
                                    </w:rPr>
                                    <w:t>（区域</w:t>
                                  </w:r>
                                  <w:r>
                                    <w:rPr>
                                      <w:rFonts w:ascii="Meiryo UI" w:eastAsia="Meiryo UI" w:hAnsi="Meiryo UI" w:hint="eastAsia"/>
                                      <w:b/>
                                      <w:bCs/>
                                      <w:color w:val="000000"/>
                                      <w:sz w:val="16"/>
                                      <w:szCs w:val="18"/>
                                    </w:rPr>
                                    <w:t>確定</w:t>
                                  </w:r>
                                  <w:r>
                                    <w:rPr>
                                      <w:rFonts w:ascii="Meiryo UI" w:eastAsia="Meiryo UI" w:hAnsi="Meiryo UI"/>
                                      <w:b/>
                                      <w:bCs/>
                                      <w:color w:val="000000"/>
                                      <w:sz w:val="16"/>
                                      <w:szCs w:val="18"/>
                                    </w:rPr>
                                    <w:t>）</w:t>
                                  </w:r>
                                </w:p>
                                <w:p w14:paraId="3A24822F" w14:textId="77777777" w:rsidR="00AA20CC"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計画平面図</w:t>
                                  </w:r>
                                </w:p>
                                <w:p w14:paraId="25A320A3" w14:textId="77777777" w:rsidR="00AA20CC"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工事工程</w:t>
                                  </w:r>
                                  <w:r>
                                    <w:rPr>
                                      <w:rFonts w:ascii="Meiryo UI" w:eastAsia="Meiryo UI" w:hAnsi="Meiryo UI" w:hint="eastAsia"/>
                                      <w:b/>
                                      <w:bCs/>
                                      <w:color w:val="000000"/>
                                      <w:sz w:val="16"/>
                                      <w:szCs w:val="18"/>
                                    </w:rPr>
                                    <w:t>、</w:t>
                                  </w:r>
                                  <w:r>
                                    <w:rPr>
                                      <w:rFonts w:ascii="Meiryo UI" w:eastAsia="Meiryo UI" w:hAnsi="Meiryo UI"/>
                                      <w:b/>
                                      <w:bCs/>
                                      <w:color w:val="000000"/>
                                      <w:sz w:val="16"/>
                                      <w:szCs w:val="18"/>
                                    </w:rPr>
                                    <w:t>使用建機</w:t>
                                  </w:r>
                                </w:p>
                                <w:p w14:paraId="7E27E5B4" w14:textId="77777777" w:rsidR="00AA20CC" w:rsidRPr="001328F9"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廃棄物量</w:t>
                                  </w:r>
                                  <w:r>
                                    <w:rPr>
                                      <w:rFonts w:ascii="Meiryo UI" w:eastAsia="Meiryo UI" w:hAnsi="Meiryo UI" w:hint="eastAsia"/>
                                      <w:b/>
                                      <w:bCs/>
                                      <w:color w:val="000000"/>
                                      <w:sz w:val="16"/>
                                      <w:szCs w:val="18"/>
                                    </w:rPr>
                                    <w:t xml:space="preserve">　</w:t>
                                  </w:r>
                                  <w:r>
                                    <w:rPr>
                                      <w:rFonts w:ascii="Meiryo UI" w:eastAsia="Meiryo UI" w:hAnsi="Meiryo UI"/>
                                      <w:b/>
                                      <w:bCs/>
                                      <w:color w:val="000000"/>
                                      <w:sz w:val="16"/>
                                      <w:szCs w:val="18"/>
                                    </w:rPr>
                                    <w:t>等</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F7CD59E" id="ホームベース 37" o:spid="_x0000_s1052" type="#_x0000_t15" style="position:absolute;left:0;text-align:left;margin-left:-120.55pt;margin-top:3.65pt;width:198.65pt;height:51.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" adj="20524" strokecolor="#0d0d0d" strokeweight="1pt">
                      <v:textbox>
                        <w:txbxContent>
                          <w:p w14:paraId="4CF04F71" w14:textId="77777777" w:rsidR="00AA20CC"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会場</w:t>
                            </w:r>
                            <w:r>
                              <w:rPr>
                                <w:rFonts w:ascii="Meiryo UI" w:eastAsia="Meiryo UI" w:hAnsi="Meiryo UI" w:hint="eastAsia"/>
                                <w:b/>
                                <w:bCs/>
                                <w:color w:val="000000"/>
                                <w:sz w:val="16"/>
                                <w:szCs w:val="18"/>
                              </w:rPr>
                              <w:t>計画</w:t>
                            </w:r>
                            <w:r>
                              <w:rPr>
                                <w:rFonts w:ascii="Meiryo UI" w:eastAsia="Meiryo UI" w:hAnsi="Meiryo UI"/>
                                <w:b/>
                                <w:bCs/>
                                <w:color w:val="000000"/>
                                <w:sz w:val="16"/>
                                <w:szCs w:val="18"/>
                              </w:rPr>
                              <w:t>（区域</w:t>
                            </w:r>
                            <w:r>
                              <w:rPr>
                                <w:rFonts w:ascii="Meiryo UI" w:eastAsia="Meiryo UI" w:hAnsi="Meiryo UI" w:hint="eastAsia"/>
                                <w:b/>
                                <w:bCs/>
                                <w:color w:val="000000"/>
                                <w:sz w:val="16"/>
                                <w:szCs w:val="18"/>
                              </w:rPr>
                              <w:t>確定</w:t>
                            </w:r>
                            <w:r>
                              <w:rPr>
                                <w:rFonts w:ascii="Meiryo UI" w:eastAsia="Meiryo UI" w:hAnsi="Meiryo UI"/>
                                <w:b/>
                                <w:bCs/>
                                <w:color w:val="000000"/>
                                <w:sz w:val="16"/>
                                <w:szCs w:val="18"/>
                              </w:rPr>
                              <w:t>）</w:t>
                            </w:r>
                          </w:p>
                          <w:p w14:paraId="3A24822F" w14:textId="77777777" w:rsidR="00AA20CC"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計画平面図</w:t>
                            </w:r>
                          </w:p>
                          <w:p w14:paraId="25A320A3" w14:textId="77777777" w:rsidR="00AA20CC"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工事工程</w:t>
                            </w:r>
                            <w:r>
                              <w:rPr>
                                <w:rFonts w:ascii="Meiryo UI" w:eastAsia="Meiryo UI" w:hAnsi="Meiryo UI" w:hint="eastAsia"/>
                                <w:b/>
                                <w:bCs/>
                                <w:color w:val="000000"/>
                                <w:sz w:val="16"/>
                                <w:szCs w:val="18"/>
                              </w:rPr>
                              <w:t>、</w:t>
                            </w:r>
                            <w:r>
                              <w:rPr>
                                <w:rFonts w:ascii="Meiryo UI" w:eastAsia="Meiryo UI" w:hAnsi="Meiryo UI"/>
                                <w:b/>
                                <w:bCs/>
                                <w:color w:val="000000"/>
                                <w:sz w:val="16"/>
                                <w:szCs w:val="18"/>
                              </w:rPr>
                              <w:t>使用建機</w:t>
                            </w:r>
                          </w:p>
                          <w:p w14:paraId="7E27E5B4" w14:textId="77777777" w:rsidR="00AA20CC" w:rsidRPr="001328F9" w:rsidRDefault="00AA20CC" w:rsidP="006B0694">
                            <w:pPr>
                              <w:spacing w:line="180" w:lineRule="exact"/>
                              <w:jc w:val="left"/>
                              <w:rPr>
                                <w:rFonts w:ascii="Meiryo UI" w:eastAsia="Meiryo UI" w:hAnsi="Meiryo UI"/>
                                <w:b/>
                                <w:bCs/>
                                <w:color w:val="000000"/>
                                <w:sz w:val="16"/>
                                <w:szCs w:val="18"/>
                              </w:rPr>
                            </w:pPr>
                            <w:r>
                              <w:rPr>
                                <w:rFonts w:ascii="Meiryo UI" w:eastAsia="Meiryo UI" w:hAnsi="Meiryo UI" w:hint="eastAsia"/>
                                <w:b/>
                                <w:bCs/>
                                <w:color w:val="000000"/>
                                <w:sz w:val="16"/>
                                <w:szCs w:val="18"/>
                              </w:rPr>
                              <w:t>・</w:t>
                            </w:r>
                            <w:r>
                              <w:rPr>
                                <w:rFonts w:ascii="Meiryo UI" w:eastAsia="Meiryo UI" w:hAnsi="Meiryo UI"/>
                                <w:b/>
                                <w:bCs/>
                                <w:color w:val="000000"/>
                                <w:sz w:val="16"/>
                                <w:szCs w:val="18"/>
                              </w:rPr>
                              <w:t>廃棄物量</w:t>
                            </w:r>
                            <w:r>
                              <w:rPr>
                                <w:rFonts w:ascii="Meiryo UI" w:eastAsia="Meiryo UI" w:hAnsi="Meiryo UI" w:hint="eastAsia"/>
                                <w:b/>
                                <w:bCs/>
                                <w:color w:val="000000"/>
                                <w:sz w:val="16"/>
                                <w:szCs w:val="18"/>
                              </w:rPr>
                              <w:t xml:space="preserve">　</w:t>
                            </w:r>
                            <w:r>
                              <w:rPr>
                                <w:rFonts w:ascii="Meiryo UI" w:eastAsia="Meiryo UI" w:hAnsi="Meiryo UI"/>
                                <w:b/>
                                <w:bCs/>
                                <w:color w:val="000000"/>
                                <w:sz w:val="16"/>
                                <w:szCs w:val="18"/>
                              </w:rPr>
                              <w:t>等</w:t>
                            </w:r>
                          </w:p>
                        </w:txbxContent>
                      </v:textbox>
                    </v:shape>
                  </w:pict>
                </mc:Fallback>
              </mc:AlternateContent>
            </w:r>
          </w:p>
        </w:tc>
        <w:tc>
          <w:tcPr>
            <w:tcW w:w="863" w:type="dxa"/>
            <w:gridSpan w:val="2"/>
            <w:shd w:val="clear" w:color="auto" w:fill="auto"/>
          </w:tcPr>
          <w:p w14:paraId="4C564057" w14:textId="77777777" w:rsidR="006B0694" w:rsidRPr="00404779" w:rsidRDefault="006B0694" w:rsidP="006E68EB">
            <w:pPr>
              <w:rPr>
                <w:rFonts w:ascii="Meiryo UI" w:eastAsia="Meiryo UI" w:hAnsi="Meiryo UI"/>
              </w:rPr>
            </w:pPr>
          </w:p>
        </w:tc>
        <w:tc>
          <w:tcPr>
            <w:tcW w:w="863" w:type="dxa"/>
            <w:gridSpan w:val="2"/>
            <w:shd w:val="clear" w:color="auto" w:fill="auto"/>
          </w:tcPr>
          <w:p w14:paraId="23EF2B77" w14:textId="77777777" w:rsidR="006B0694" w:rsidRPr="001328F9" w:rsidRDefault="006B0694" w:rsidP="006E68EB">
            <w:pPr>
              <w:jc w:val="center"/>
              <w:rPr>
                <w:rFonts w:ascii="Meiryo UI" w:eastAsia="Meiryo UI" w:hAnsi="Meiryo UI"/>
                <w:sz w:val="18"/>
              </w:rPr>
            </w:pPr>
            <w:r w:rsidRPr="001328F9">
              <w:rPr>
                <w:rFonts w:ascii="Meiryo UI" w:eastAsia="Meiryo UI" w:hAnsi="Meiryo UI" w:hint="eastAsia"/>
                <w:sz w:val="18"/>
              </w:rPr>
              <w:t>●</w:t>
            </w:r>
          </w:p>
          <w:p w14:paraId="29633040" w14:textId="77777777" w:rsidR="006B0694" w:rsidRPr="001328F9" w:rsidRDefault="006B0694" w:rsidP="006E68EB">
            <w:pPr>
              <w:spacing w:line="240" w:lineRule="exact"/>
              <w:jc w:val="center"/>
              <w:rPr>
                <w:rFonts w:ascii="Meiryo UI" w:eastAsia="Meiryo UI" w:hAnsi="Meiryo UI"/>
                <w:sz w:val="18"/>
              </w:rPr>
            </w:pPr>
            <w:r w:rsidRPr="001328F9">
              <w:rPr>
                <w:rFonts w:ascii="Meiryo UI" w:eastAsia="Meiryo UI" w:hAnsi="Meiryo UI" w:hint="eastAsia"/>
                <w:sz w:val="18"/>
              </w:rPr>
              <w:t>第一稿</w:t>
            </w:r>
          </w:p>
          <w:p w14:paraId="5D3ECDAE" w14:textId="77777777" w:rsidR="006B0694" w:rsidRPr="001328F9" w:rsidRDefault="006B0694" w:rsidP="006E68EB">
            <w:pPr>
              <w:spacing w:line="240" w:lineRule="exact"/>
              <w:jc w:val="center"/>
              <w:rPr>
                <w:rFonts w:ascii="Meiryo UI" w:eastAsia="Meiryo UI" w:hAnsi="Meiryo UI"/>
                <w:sz w:val="18"/>
              </w:rPr>
            </w:pPr>
            <w:r w:rsidRPr="001328F9">
              <w:rPr>
                <w:rFonts w:ascii="Meiryo UI" w:eastAsia="Meiryo UI" w:hAnsi="Meiryo UI" w:hint="eastAsia"/>
                <w:sz w:val="18"/>
              </w:rPr>
              <w:t>提出</w:t>
            </w:r>
          </w:p>
        </w:tc>
        <w:tc>
          <w:tcPr>
            <w:tcW w:w="858" w:type="dxa"/>
            <w:gridSpan w:val="2"/>
            <w:shd w:val="clear" w:color="auto" w:fill="auto"/>
          </w:tcPr>
          <w:p w14:paraId="4D658286" w14:textId="77777777" w:rsidR="006B0694" w:rsidRPr="001328F9" w:rsidRDefault="006B0694" w:rsidP="006E68EB">
            <w:pPr>
              <w:jc w:val="center"/>
              <w:rPr>
                <w:rFonts w:ascii="Meiryo UI" w:eastAsia="Meiryo UI" w:hAnsi="Meiryo UI"/>
                <w:sz w:val="18"/>
              </w:rPr>
            </w:pPr>
          </w:p>
        </w:tc>
        <w:tc>
          <w:tcPr>
            <w:tcW w:w="858" w:type="dxa"/>
            <w:gridSpan w:val="2"/>
            <w:shd w:val="clear" w:color="auto" w:fill="auto"/>
          </w:tcPr>
          <w:p w14:paraId="4A4D2140" w14:textId="77777777" w:rsidR="006B0694" w:rsidRPr="001328F9" w:rsidRDefault="006B0694" w:rsidP="006E68EB">
            <w:pPr>
              <w:jc w:val="center"/>
              <w:rPr>
                <w:rFonts w:ascii="Meiryo UI" w:eastAsia="Meiryo UI" w:hAnsi="Meiryo UI"/>
                <w:sz w:val="18"/>
              </w:rPr>
            </w:pPr>
            <w:r w:rsidRPr="001328F9">
              <w:rPr>
                <w:rFonts w:ascii="Meiryo UI" w:eastAsia="Meiryo UI" w:hAnsi="Meiryo UI"/>
                <w:noProof/>
                <w:sz w:val="18"/>
              </w:rPr>
              <mc:AlternateContent>
                <mc:Choice Requires="wps">
                  <w:drawing>
                    <wp:anchor distT="0" distB="0" distL="114300" distR="114300" simplePos="0" relativeHeight="251636224" behindDoc="0" locked="0" layoutInCell="1" allowOverlap="1" wp14:anchorId="2A9623CD" wp14:editId="41B1B753">
                      <wp:simplePos x="0" y="0"/>
                      <wp:positionH relativeFrom="column">
                        <wp:posOffset>-679716</wp:posOffset>
                      </wp:positionH>
                      <wp:positionV relativeFrom="paragraph">
                        <wp:posOffset>118907</wp:posOffset>
                      </wp:positionV>
                      <wp:extent cx="1350335" cy="10633"/>
                      <wp:effectExtent l="0" t="95250" r="0" b="104140"/>
                      <wp:wrapNone/>
                      <wp:docPr id="36" name="直線矢印コネクタ 36"/>
                      <wp:cNvGraphicFramePr/>
                      <a:graphic xmlns:a="http://schemas.openxmlformats.org/drawingml/2006/main">
                        <a:graphicData uri="http://schemas.microsoft.com/office/word/2010/wordprocessingShape">
                          <wps:wsp>
                            <wps:cNvCnPr/>
                            <wps:spPr>
                              <a:xfrm>
                                <a:off x="0" y="0"/>
                                <a:ext cx="1350335" cy="10633"/>
                              </a:xfrm>
                              <a:prstGeom prst="straightConnector1">
                                <a:avLst/>
                              </a:prstGeom>
                              <a:ln w="28575">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07AEBB" id="直線矢印コネクタ 36" o:spid="_x0000_s1026" type="#_x0000_t32" style="position:absolute;left:0;text-align:left;margin-left:-53.5pt;margin-top:9.35pt;width:106.35pt;height:.8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" strokecolor="#5a5a5a [2109]" strokeweight="2.25pt">
                      <v:stroke endarrow="block"/>
                    </v:shape>
                  </w:pict>
                </mc:Fallback>
              </mc:AlternateContent>
            </w:r>
          </w:p>
        </w:tc>
        <w:tc>
          <w:tcPr>
            <w:tcW w:w="940" w:type="dxa"/>
            <w:gridSpan w:val="2"/>
            <w:shd w:val="clear" w:color="auto" w:fill="auto"/>
          </w:tcPr>
          <w:p w14:paraId="0C017489" w14:textId="77777777" w:rsidR="006B0694" w:rsidRPr="001328F9" w:rsidRDefault="006B0694" w:rsidP="006E68EB">
            <w:pPr>
              <w:jc w:val="center"/>
              <w:rPr>
                <w:rFonts w:ascii="Meiryo UI" w:eastAsia="Meiryo UI" w:hAnsi="Meiryo UI"/>
                <w:sz w:val="18"/>
              </w:rPr>
            </w:pPr>
            <w:r w:rsidRPr="001328F9">
              <w:rPr>
                <w:rFonts w:ascii="Meiryo UI" w:eastAsia="Meiryo UI" w:hAnsi="Meiryo UI" w:hint="eastAsia"/>
                <w:sz w:val="18"/>
              </w:rPr>
              <w:t>●</w:t>
            </w:r>
          </w:p>
          <w:p w14:paraId="2EE06EE8" w14:textId="77777777" w:rsidR="006B0694" w:rsidRPr="001328F9" w:rsidRDefault="006B0694" w:rsidP="006E68EB">
            <w:pPr>
              <w:spacing w:line="240" w:lineRule="exact"/>
              <w:jc w:val="center"/>
              <w:rPr>
                <w:rFonts w:ascii="Meiryo UI" w:eastAsia="Meiryo UI" w:hAnsi="Meiryo UI"/>
                <w:sz w:val="18"/>
              </w:rPr>
            </w:pPr>
            <w:r w:rsidRPr="001328F9">
              <w:rPr>
                <w:rFonts w:ascii="Meiryo UI" w:eastAsia="Meiryo UI" w:hAnsi="Meiryo UI" w:hint="eastAsia"/>
                <w:sz w:val="18"/>
              </w:rPr>
              <w:t>方法書</w:t>
            </w:r>
          </w:p>
          <w:p w14:paraId="730B8A87" w14:textId="77777777" w:rsidR="006B0694" w:rsidRPr="001328F9" w:rsidRDefault="006B0694" w:rsidP="006E68EB">
            <w:pPr>
              <w:spacing w:line="240" w:lineRule="exact"/>
              <w:jc w:val="center"/>
              <w:rPr>
                <w:rFonts w:ascii="Meiryo UI" w:eastAsia="Meiryo UI" w:hAnsi="Meiryo UI"/>
                <w:sz w:val="18"/>
              </w:rPr>
            </w:pPr>
            <w:r w:rsidRPr="001328F9">
              <w:rPr>
                <w:rFonts w:ascii="Meiryo UI" w:eastAsia="Meiryo UI" w:hAnsi="Meiryo UI" w:hint="eastAsia"/>
                <w:sz w:val="18"/>
              </w:rPr>
              <w:t>提出</w:t>
            </w:r>
          </w:p>
        </w:tc>
      </w:tr>
      <w:tr w:rsidR="006B0694" w:rsidRPr="00404779" w14:paraId="2EAF127A" w14:textId="77777777" w:rsidTr="00226B7D">
        <w:trPr>
          <w:trHeight w:val="1377"/>
        </w:trPr>
        <w:tc>
          <w:tcPr>
            <w:tcW w:w="879" w:type="dxa"/>
            <w:gridSpan w:val="2"/>
            <w:tcBorders>
              <w:right w:val="double" w:sz="4" w:space="0" w:color="auto"/>
            </w:tcBorders>
            <w:shd w:val="clear" w:color="auto" w:fill="auto"/>
          </w:tcPr>
          <w:p w14:paraId="3132CA5C" w14:textId="77777777" w:rsidR="006B0694" w:rsidRDefault="006B0694" w:rsidP="006E68EB">
            <w:pPr>
              <w:rPr>
                <w:rFonts w:ascii="Meiryo UI" w:eastAsia="Meiryo UI" w:hAnsi="Meiryo UI"/>
              </w:rPr>
            </w:pPr>
            <w:r>
              <w:rPr>
                <w:rFonts w:ascii="Meiryo UI" w:eastAsia="Meiryo UI" w:hAnsi="Meiryo UI" w:hint="eastAsia"/>
              </w:rPr>
              <w:t>AIPH、</w:t>
            </w:r>
          </w:p>
          <w:p w14:paraId="0489FDFF" w14:textId="77777777" w:rsidR="006B0694" w:rsidRDefault="006B0694" w:rsidP="006E68EB">
            <w:pPr>
              <w:rPr>
                <w:rFonts w:ascii="Meiryo UI" w:eastAsia="Meiryo UI" w:hAnsi="Meiryo UI"/>
              </w:rPr>
            </w:pPr>
            <w:r>
              <w:rPr>
                <w:rFonts w:ascii="Meiryo UI" w:eastAsia="Meiryo UI" w:hAnsi="Meiryo UI" w:hint="eastAsia"/>
              </w:rPr>
              <w:t>BIE</w:t>
            </w:r>
          </w:p>
          <w:p w14:paraId="3CE1D98F" w14:textId="77777777" w:rsidR="006B0694" w:rsidRPr="00404779" w:rsidRDefault="006B0694" w:rsidP="006E68EB">
            <w:pPr>
              <w:rPr>
                <w:rFonts w:ascii="Meiryo UI" w:eastAsia="Meiryo UI" w:hAnsi="Meiryo UI"/>
              </w:rPr>
            </w:pPr>
            <w:r>
              <w:rPr>
                <w:rFonts w:ascii="Meiryo UI" w:eastAsia="Meiryo UI" w:hAnsi="Meiryo UI" w:hint="eastAsia"/>
              </w:rPr>
              <w:t>関係</w:t>
            </w:r>
          </w:p>
        </w:tc>
        <w:tc>
          <w:tcPr>
            <w:tcW w:w="858" w:type="dxa"/>
            <w:gridSpan w:val="2"/>
            <w:tcBorders>
              <w:left w:val="double" w:sz="4" w:space="0" w:color="auto"/>
            </w:tcBorders>
            <w:shd w:val="clear" w:color="auto" w:fill="auto"/>
          </w:tcPr>
          <w:p w14:paraId="3F640616" w14:textId="77777777" w:rsidR="006B0694" w:rsidRPr="00404779" w:rsidRDefault="006B0694" w:rsidP="006E68EB">
            <w:pPr>
              <w:rPr>
                <w:rFonts w:ascii="Meiryo UI" w:eastAsia="Meiryo UI" w:hAnsi="Meiryo UI"/>
              </w:rPr>
            </w:pPr>
            <w:r w:rsidRPr="00E47F9A">
              <w:rPr>
                <w:rFonts w:ascii="Meiryo UI" w:eastAsia="Meiryo UI" w:hAnsi="Meiryo UI" w:hint="eastAsia"/>
                <w:sz w:val="16"/>
              </w:rPr>
              <w:t>※検討中</w:t>
            </w:r>
          </w:p>
        </w:tc>
        <w:tc>
          <w:tcPr>
            <w:tcW w:w="857" w:type="dxa"/>
            <w:gridSpan w:val="2"/>
            <w:shd w:val="clear" w:color="auto" w:fill="auto"/>
          </w:tcPr>
          <w:p w14:paraId="7B4A4A3D" w14:textId="77777777" w:rsidR="006B0694" w:rsidRPr="00404779" w:rsidRDefault="006B0694" w:rsidP="006E68EB">
            <w:pPr>
              <w:rPr>
                <w:rFonts w:ascii="Meiryo UI" w:eastAsia="Meiryo UI" w:hAnsi="Meiryo UI"/>
              </w:rPr>
            </w:pPr>
          </w:p>
        </w:tc>
        <w:tc>
          <w:tcPr>
            <w:tcW w:w="858" w:type="dxa"/>
            <w:gridSpan w:val="2"/>
            <w:shd w:val="clear" w:color="auto" w:fill="auto"/>
          </w:tcPr>
          <w:p w14:paraId="6C0EF49A" w14:textId="77777777" w:rsidR="006B0694" w:rsidRPr="00404779" w:rsidRDefault="006B0694" w:rsidP="006E68EB">
            <w:pPr>
              <w:rPr>
                <w:rFonts w:ascii="Meiryo UI" w:eastAsia="Meiryo UI" w:hAnsi="Meiryo UI"/>
              </w:rPr>
            </w:pPr>
          </w:p>
        </w:tc>
        <w:tc>
          <w:tcPr>
            <w:tcW w:w="863" w:type="dxa"/>
            <w:gridSpan w:val="2"/>
            <w:shd w:val="clear" w:color="auto" w:fill="auto"/>
          </w:tcPr>
          <w:p w14:paraId="14CAAE43" w14:textId="77777777" w:rsidR="006B0694" w:rsidRPr="00404779" w:rsidRDefault="006B0694" w:rsidP="006E68EB">
            <w:pPr>
              <w:rPr>
                <w:rFonts w:ascii="Meiryo UI" w:eastAsia="Meiryo UI" w:hAnsi="Meiryo UI"/>
              </w:rPr>
            </w:pPr>
          </w:p>
        </w:tc>
        <w:tc>
          <w:tcPr>
            <w:tcW w:w="863" w:type="dxa"/>
            <w:gridSpan w:val="2"/>
            <w:shd w:val="clear" w:color="auto" w:fill="auto"/>
          </w:tcPr>
          <w:p w14:paraId="3E8BEC9F" w14:textId="77777777" w:rsidR="006B0694" w:rsidRPr="00404779" w:rsidRDefault="006B0694" w:rsidP="006E68EB">
            <w:pPr>
              <w:rPr>
                <w:rFonts w:ascii="Meiryo UI" w:eastAsia="Meiryo UI" w:hAnsi="Meiryo UI"/>
              </w:rPr>
            </w:pPr>
          </w:p>
        </w:tc>
        <w:tc>
          <w:tcPr>
            <w:tcW w:w="863" w:type="dxa"/>
            <w:gridSpan w:val="2"/>
            <w:shd w:val="clear" w:color="auto" w:fill="auto"/>
          </w:tcPr>
          <w:p w14:paraId="19017704" w14:textId="77777777" w:rsidR="006B0694" w:rsidRPr="00404779" w:rsidRDefault="006B0694" w:rsidP="006E68EB">
            <w:pPr>
              <w:rPr>
                <w:rFonts w:ascii="Meiryo UI" w:eastAsia="Meiryo UI" w:hAnsi="Meiryo UI"/>
              </w:rPr>
            </w:pPr>
          </w:p>
        </w:tc>
        <w:tc>
          <w:tcPr>
            <w:tcW w:w="858" w:type="dxa"/>
            <w:gridSpan w:val="2"/>
            <w:shd w:val="clear" w:color="auto" w:fill="auto"/>
          </w:tcPr>
          <w:p w14:paraId="683F9377" w14:textId="77777777" w:rsidR="006B0694" w:rsidRPr="00404779" w:rsidRDefault="006B0694" w:rsidP="006E68EB">
            <w:pPr>
              <w:rPr>
                <w:rFonts w:ascii="Meiryo UI" w:eastAsia="Meiryo UI" w:hAnsi="Meiryo UI"/>
              </w:rPr>
            </w:pPr>
          </w:p>
        </w:tc>
        <w:tc>
          <w:tcPr>
            <w:tcW w:w="858" w:type="dxa"/>
            <w:gridSpan w:val="2"/>
            <w:shd w:val="clear" w:color="auto" w:fill="auto"/>
          </w:tcPr>
          <w:p w14:paraId="6A093337" w14:textId="77777777" w:rsidR="006B0694" w:rsidRPr="00404779" w:rsidRDefault="006B0694" w:rsidP="006E68EB">
            <w:pPr>
              <w:rPr>
                <w:rFonts w:ascii="Meiryo UI" w:eastAsia="Meiryo UI" w:hAnsi="Meiryo UI"/>
              </w:rPr>
            </w:pPr>
          </w:p>
        </w:tc>
        <w:tc>
          <w:tcPr>
            <w:tcW w:w="940" w:type="dxa"/>
            <w:gridSpan w:val="2"/>
            <w:shd w:val="clear" w:color="auto" w:fill="auto"/>
          </w:tcPr>
          <w:p w14:paraId="7DFEAFE6" w14:textId="77777777" w:rsidR="006B0694" w:rsidRPr="00404779" w:rsidRDefault="006B0694" w:rsidP="006E68EB">
            <w:pPr>
              <w:rPr>
                <w:rFonts w:ascii="Meiryo UI" w:eastAsia="Meiryo UI" w:hAnsi="Meiryo UI"/>
              </w:rPr>
            </w:pPr>
          </w:p>
        </w:tc>
      </w:tr>
      <w:tr w:rsidR="0085654E" w:rsidRPr="00404779" w14:paraId="4C5E4F84" w14:textId="77777777" w:rsidTr="006E68EB">
        <w:trPr>
          <w:gridAfter w:val="1"/>
          <w:wAfter w:w="15" w:type="dxa"/>
        </w:trPr>
        <w:tc>
          <w:tcPr>
            <w:tcW w:w="864" w:type="dxa"/>
            <w:shd w:val="clear" w:color="auto" w:fill="F2F2F2"/>
          </w:tcPr>
          <w:p w14:paraId="01855D8A" w14:textId="77777777" w:rsidR="0085654E" w:rsidRPr="00E47F9A" w:rsidRDefault="0085654E" w:rsidP="006E68EB">
            <w:pPr>
              <w:jc w:val="center"/>
              <w:rPr>
                <w:rFonts w:ascii="Meiryo UI" w:eastAsia="Meiryo UI" w:hAnsi="Meiryo UI"/>
              </w:rPr>
            </w:pPr>
          </w:p>
        </w:tc>
        <w:tc>
          <w:tcPr>
            <w:tcW w:w="858" w:type="dxa"/>
            <w:gridSpan w:val="2"/>
            <w:shd w:val="clear" w:color="auto" w:fill="F2F2F2"/>
          </w:tcPr>
          <w:p w14:paraId="74622B6E"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７月</w:t>
            </w:r>
          </w:p>
        </w:tc>
        <w:tc>
          <w:tcPr>
            <w:tcW w:w="857" w:type="dxa"/>
            <w:gridSpan w:val="2"/>
            <w:shd w:val="clear" w:color="auto" w:fill="F2F2F2"/>
          </w:tcPr>
          <w:p w14:paraId="752912EB"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８月</w:t>
            </w:r>
          </w:p>
        </w:tc>
        <w:tc>
          <w:tcPr>
            <w:tcW w:w="858" w:type="dxa"/>
            <w:gridSpan w:val="2"/>
            <w:shd w:val="clear" w:color="auto" w:fill="F2F2F2"/>
          </w:tcPr>
          <w:p w14:paraId="43C7C5C5"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９月</w:t>
            </w:r>
          </w:p>
        </w:tc>
        <w:tc>
          <w:tcPr>
            <w:tcW w:w="863" w:type="dxa"/>
            <w:gridSpan w:val="2"/>
            <w:shd w:val="clear" w:color="auto" w:fill="F2F2F2"/>
          </w:tcPr>
          <w:p w14:paraId="61FAEEE8"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10月</w:t>
            </w:r>
          </w:p>
        </w:tc>
        <w:tc>
          <w:tcPr>
            <w:tcW w:w="863" w:type="dxa"/>
            <w:gridSpan w:val="2"/>
            <w:shd w:val="clear" w:color="auto" w:fill="F2F2F2"/>
          </w:tcPr>
          <w:p w14:paraId="72AC1A09"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11月</w:t>
            </w:r>
          </w:p>
        </w:tc>
        <w:tc>
          <w:tcPr>
            <w:tcW w:w="863" w:type="dxa"/>
            <w:gridSpan w:val="2"/>
            <w:shd w:val="clear" w:color="auto" w:fill="F2F2F2"/>
          </w:tcPr>
          <w:p w14:paraId="4F6FD0B7"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12月</w:t>
            </w:r>
          </w:p>
        </w:tc>
        <w:tc>
          <w:tcPr>
            <w:tcW w:w="858" w:type="dxa"/>
            <w:gridSpan w:val="2"/>
            <w:shd w:val="clear" w:color="auto" w:fill="F2F2F2"/>
          </w:tcPr>
          <w:p w14:paraId="0FA6E9A7"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１月</w:t>
            </w:r>
          </w:p>
        </w:tc>
        <w:tc>
          <w:tcPr>
            <w:tcW w:w="858" w:type="dxa"/>
            <w:gridSpan w:val="2"/>
            <w:shd w:val="clear" w:color="auto" w:fill="F2F2F2"/>
          </w:tcPr>
          <w:p w14:paraId="115E7819"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２月</w:t>
            </w:r>
          </w:p>
        </w:tc>
        <w:tc>
          <w:tcPr>
            <w:tcW w:w="940" w:type="dxa"/>
            <w:gridSpan w:val="2"/>
            <w:shd w:val="clear" w:color="auto" w:fill="F2F2F2"/>
          </w:tcPr>
          <w:p w14:paraId="7032150C"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３月</w:t>
            </w:r>
          </w:p>
        </w:tc>
      </w:tr>
      <w:tr w:rsidR="0085654E" w:rsidRPr="00404779" w14:paraId="66E0F41C" w14:textId="77777777" w:rsidTr="006E68EB">
        <w:trPr>
          <w:gridAfter w:val="1"/>
          <w:wAfter w:w="15" w:type="dxa"/>
        </w:trPr>
        <w:tc>
          <w:tcPr>
            <w:tcW w:w="864" w:type="dxa"/>
            <w:shd w:val="clear" w:color="auto" w:fill="F2F2F2"/>
          </w:tcPr>
          <w:p w14:paraId="16300493" w14:textId="77777777" w:rsidR="0085654E" w:rsidRPr="00E47F9A" w:rsidRDefault="0085654E" w:rsidP="006E68EB">
            <w:pPr>
              <w:jc w:val="center"/>
              <w:rPr>
                <w:rFonts w:ascii="Meiryo UI" w:eastAsia="Meiryo UI" w:hAnsi="Meiryo UI"/>
              </w:rPr>
            </w:pPr>
          </w:p>
        </w:tc>
        <w:tc>
          <w:tcPr>
            <w:tcW w:w="858" w:type="dxa"/>
            <w:gridSpan w:val="2"/>
            <w:shd w:val="clear" w:color="auto" w:fill="F2F2F2"/>
          </w:tcPr>
          <w:p w14:paraId="4B2C432F"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７月</w:t>
            </w:r>
          </w:p>
        </w:tc>
        <w:tc>
          <w:tcPr>
            <w:tcW w:w="857" w:type="dxa"/>
            <w:gridSpan w:val="2"/>
            <w:shd w:val="clear" w:color="auto" w:fill="F2F2F2"/>
          </w:tcPr>
          <w:p w14:paraId="7C1A3C5C"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８月</w:t>
            </w:r>
          </w:p>
        </w:tc>
        <w:tc>
          <w:tcPr>
            <w:tcW w:w="858" w:type="dxa"/>
            <w:gridSpan w:val="2"/>
            <w:shd w:val="clear" w:color="auto" w:fill="F2F2F2"/>
          </w:tcPr>
          <w:p w14:paraId="158A90E8"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９月</w:t>
            </w:r>
          </w:p>
        </w:tc>
        <w:tc>
          <w:tcPr>
            <w:tcW w:w="863" w:type="dxa"/>
            <w:gridSpan w:val="2"/>
            <w:shd w:val="clear" w:color="auto" w:fill="F2F2F2"/>
          </w:tcPr>
          <w:p w14:paraId="7FE5D4F1"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10月</w:t>
            </w:r>
          </w:p>
        </w:tc>
        <w:tc>
          <w:tcPr>
            <w:tcW w:w="863" w:type="dxa"/>
            <w:gridSpan w:val="2"/>
            <w:shd w:val="clear" w:color="auto" w:fill="F2F2F2"/>
          </w:tcPr>
          <w:p w14:paraId="2F271863"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11月</w:t>
            </w:r>
          </w:p>
        </w:tc>
        <w:tc>
          <w:tcPr>
            <w:tcW w:w="863" w:type="dxa"/>
            <w:gridSpan w:val="2"/>
            <w:shd w:val="clear" w:color="auto" w:fill="F2F2F2"/>
          </w:tcPr>
          <w:p w14:paraId="09DF6B1B"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12月</w:t>
            </w:r>
          </w:p>
        </w:tc>
        <w:tc>
          <w:tcPr>
            <w:tcW w:w="858" w:type="dxa"/>
            <w:gridSpan w:val="2"/>
            <w:shd w:val="clear" w:color="auto" w:fill="F2F2F2"/>
          </w:tcPr>
          <w:p w14:paraId="5B1C95D1"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１月</w:t>
            </w:r>
          </w:p>
        </w:tc>
        <w:tc>
          <w:tcPr>
            <w:tcW w:w="858" w:type="dxa"/>
            <w:gridSpan w:val="2"/>
            <w:shd w:val="clear" w:color="auto" w:fill="F2F2F2"/>
          </w:tcPr>
          <w:p w14:paraId="72AC56CD"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２月</w:t>
            </w:r>
          </w:p>
        </w:tc>
        <w:tc>
          <w:tcPr>
            <w:tcW w:w="940" w:type="dxa"/>
            <w:gridSpan w:val="2"/>
            <w:shd w:val="clear" w:color="auto" w:fill="F2F2F2"/>
          </w:tcPr>
          <w:p w14:paraId="588AFB8B"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３月</w:t>
            </w:r>
          </w:p>
        </w:tc>
      </w:tr>
      <w:tr w:rsidR="0085654E" w:rsidRPr="00404779" w14:paraId="338A7FFF" w14:textId="77777777" w:rsidTr="006E68EB">
        <w:trPr>
          <w:gridAfter w:val="1"/>
          <w:wAfter w:w="15" w:type="dxa"/>
        </w:trPr>
        <w:tc>
          <w:tcPr>
            <w:tcW w:w="864" w:type="dxa"/>
            <w:shd w:val="clear" w:color="auto" w:fill="F2F2F2"/>
          </w:tcPr>
          <w:p w14:paraId="65FDFBEB" w14:textId="77777777" w:rsidR="0085654E" w:rsidRPr="00E47F9A" w:rsidRDefault="0085654E" w:rsidP="006E68EB">
            <w:pPr>
              <w:jc w:val="center"/>
              <w:rPr>
                <w:rFonts w:ascii="Meiryo UI" w:eastAsia="Meiryo UI" w:hAnsi="Meiryo UI"/>
              </w:rPr>
            </w:pPr>
          </w:p>
        </w:tc>
        <w:tc>
          <w:tcPr>
            <w:tcW w:w="858" w:type="dxa"/>
            <w:gridSpan w:val="2"/>
            <w:shd w:val="clear" w:color="auto" w:fill="F2F2F2"/>
          </w:tcPr>
          <w:p w14:paraId="5BB65C15"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７月</w:t>
            </w:r>
          </w:p>
        </w:tc>
        <w:tc>
          <w:tcPr>
            <w:tcW w:w="857" w:type="dxa"/>
            <w:gridSpan w:val="2"/>
            <w:shd w:val="clear" w:color="auto" w:fill="F2F2F2"/>
          </w:tcPr>
          <w:p w14:paraId="7DF7792D"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８月</w:t>
            </w:r>
          </w:p>
        </w:tc>
        <w:tc>
          <w:tcPr>
            <w:tcW w:w="858" w:type="dxa"/>
            <w:gridSpan w:val="2"/>
            <w:shd w:val="clear" w:color="auto" w:fill="F2F2F2"/>
          </w:tcPr>
          <w:p w14:paraId="19F0B49A"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９月</w:t>
            </w:r>
          </w:p>
        </w:tc>
        <w:tc>
          <w:tcPr>
            <w:tcW w:w="863" w:type="dxa"/>
            <w:gridSpan w:val="2"/>
            <w:shd w:val="clear" w:color="auto" w:fill="F2F2F2"/>
          </w:tcPr>
          <w:p w14:paraId="424D3829"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10月</w:t>
            </w:r>
          </w:p>
        </w:tc>
        <w:tc>
          <w:tcPr>
            <w:tcW w:w="863" w:type="dxa"/>
            <w:gridSpan w:val="2"/>
            <w:shd w:val="clear" w:color="auto" w:fill="F2F2F2"/>
          </w:tcPr>
          <w:p w14:paraId="277049EC"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11月</w:t>
            </w:r>
          </w:p>
        </w:tc>
        <w:tc>
          <w:tcPr>
            <w:tcW w:w="863" w:type="dxa"/>
            <w:gridSpan w:val="2"/>
            <w:shd w:val="clear" w:color="auto" w:fill="F2F2F2"/>
          </w:tcPr>
          <w:p w14:paraId="19D0B216"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12月</w:t>
            </w:r>
          </w:p>
        </w:tc>
        <w:tc>
          <w:tcPr>
            <w:tcW w:w="858" w:type="dxa"/>
            <w:gridSpan w:val="2"/>
            <w:shd w:val="clear" w:color="auto" w:fill="F2F2F2"/>
          </w:tcPr>
          <w:p w14:paraId="764CB72D"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１月</w:t>
            </w:r>
          </w:p>
        </w:tc>
        <w:tc>
          <w:tcPr>
            <w:tcW w:w="858" w:type="dxa"/>
            <w:gridSpan w:val="2"/>
            <w:shd w:val="clear" w:color="auto" w:fill="F2F2F2"/>
          </w:tcPr>
          <w:p w14:paraId="781C3A99"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２月</w:t>
            </w:r>
          </w:p>
        </w:tc>
        <w:tc>
          <w:tcPr>
            <w:tcW w:w="940" w:type="dxa"/>
            <w:gridSpan w:val="2"/>
            <w:shd w:val="clear" w:color="auto" w:fill="F2F2F2"/>
          </w:tcPr>
          <w:p w14:paraId="6E00E628" w14:textId="77777777" w:rsidR="0085654E" w:rsidRPr="00404779" w:rsidRDefault="0085654E" w:rsidP="006E68EB">
            <w:pPr>
              <w:jc w:val="center"/>
              <w:rPr>
                <w:rFonts w:ascii="Meiryo UI" w:eastAsia="Meiryo UI" w:hAnsi="Meiryo UI"/>
                <w:b/>
                <w:bCs/>
              </w:rPr>
            </w:pPr>
            <w:r w:rsidRPr="00404779">
              <w:rPr>
                <w:rFonts w:ascii="Meiryo UI" w:eastAsia="Meiryo UI" w:hAnsi="Meiryo UI" w:hint="eastAsia"/>
                <w:b/>
                <w:bCs/>
              </w:rPr>
              <w:t>３月</w:t>
            </w:r>
          </w:p>
        </w:tc>
      </w:tr>
    </w:tbl>
    <w:p w14:paraId="012CD93F" w14:textId="257DE17C" w:rsidR="007A7B6D" w:rsidRPr="003D69EF" w:rsidRDefault="008C0511" w:rsidP="003D69EF">
      <w:pPr>
        <w:pStyle w:val="10"/>
        <w:rPr>
          <w:rFonts w:asciiTheme="majorEastAsia" w:eastAsiaTheme="majorEastAsia" w:hAnsiTheme="majorEastAsia"/>
          <w:sz w:val="24"/>
        </w:rPr>
      </w:pPr>
      <w:bookmarkStart w:id="31" w:name="_Toc132329818"/>
      <w:r w:rsidRPr="00ED3B00">
        <w:rPr>
          <w:rFonts w:asciiTheme="majorEastAsia" w:eastAsiaTheme="majorEastAsia" w:hAnsiTheme="majorEastAsia" w:hint="eastAsia"/>
          <w:sz w:val="24"/>
        </w:rPr>
        <w:t>第4章　業務組織計画</w:t>
      </w:r>
      <w:bookmarkEnd w:id="31"/>
    </w:p>
    <w:p w14:paraId="3094ED96" w14:textId="0FC4C1E8" w:rsidR="00720FB7" w:rsidRDefault="008C0511" w:rsidP="007A7B6D">
      <w:pPr>
        <w:ind w:firstLineChars="100" w:firstLine="216"/>
      </w:pPr>
      <w:r>
        <w:rPr>
          <w:rFonts w:hint="eastAsia"/>
        </w:rPr>
        <w:t>以下に、本業務の組織計画を示す。</w:t>
      </w:r>
    </w:p>
    <w:p w14:paraId="0A4F8EFE" w14:textId="33495B3A" w:rsidR="00143E95" w:rsidRDefault="00143E95" w:rsidP="007A7B6D">
      <w:pPr>
        <w:ind w:firstLineChars="100" w:firstLine="216"/>
      </w:pPr>
    </w:p>
    <w:p w14:paraId="203D81EF" w14:textId="0A0D65AD" w:rsidR="00AD23EC" w:rsidRPr="00AD23EC" w:rsidRDefault="007B7369" w:rsidP="00AD23EC">
      <w:pPr>
        <w:ind w:firstLineChars="100" w:firstLine="216"/>
        <w:jc w:val="center"/>
        <w:rPr>
          <w:rFonts w:asciiTheme="majorEastAsia" w:eastAsiaTheme="majorEastAsia" w:hAnsiTheme="majorEastAsia"/>
        </w:rPr>
      </w:pPr>
      <w:r>
        <w:rPr>
          <w:rFonts w:asciiTheme="majorEastAsia" w:eastAsiaTheme="majorEastAsia" w:hAnsiTheme="majorEastAsia" w:hint="eastAsia"/>
        </w:rPr>
        <w:t xml:space="preserve">表　</w:t>
      </w:r>
      <w:r w:rsidR="00AD23EC" w:rsidRPr="00B74323">
        <w:rPr>
          <w:rFonts w:asciiTheme="majorEastAsia" w:eastAsiaTheme="majorEastAsia" w:hAnsiTheme="majorEastAsia" w:hint="eastAsia"/>
        </w:rPr>
        <w:t>業務組織計画</w:t>
      </w:r>
    </w:p>
    <w:tbl>
      <w:tblPr>
        <w:tblpPr w:leftFromText="142" w:rightFromText="142" w:vertAnchor="text" w:horzAnchor="margin" w:tblpXSpec="center" w:tblpY="2"/>
        <w:tblW w:w="8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2" w:author="本田志保" w:date="2024-04-26T12:23:00Z">
          <w:tblPr>
            <w:tblpPr w:leftFromText="142" w:rightFromText="142" w:vertAnchor="text" w:horzAnchor="margin" w:tblpXSpec="center" w:tblpY="2"/>
            <w:tblW w:w="8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64"/>
        <w:gridCol w:w="4627"/>
        <w:gridCol w:w="2424"/>
        <w:tblGridChange w:id="33">
          <w:tblGrid>
            <w:gridCol w:w="1464"/>
            <w:gridCol w:w="4201"/>
            <w:gridCol w:w="426"/>
            <w:gridCol w:w="2424"/>
          </w:tblGrid>
        </w:tblGridChange>
      </w:tblGrid>
      <w:tr w:rsidR="007B7369" w:rsidRPr="002B6858" w14:paraId="28405F11" w14:textId="77777777" w:rsidTr="00E424CD">
        <w:trPr>
          <w:trHeight w:val="350"/>
          <w:trPrChange w:id="34" w:author="本田志保" w:date="2024-04-26T12:23:00Z">
            <w:trPr>
              <w:trHeight w:val="350"/>
            </w:trPr>
          </w:trPrChange>
        </w:trPr>
        <w:tc>
          <w:tcPr>
            <w:tcW w:w="1464" w:type="dxa"/>
            <w:tcBorders>
              <w:bottom w:val="single" w:sz="4" w:space="0" w:color="auto"/>
            </w:tcBorders>
            <w:shd w:val="clear" w:color="auto" w:fill="auto"/>
            <w:vAlign w:val="center"/>
            <w:tcPrChange w:id="35" w:author="本田志保" w:date="2024-04-26T12:23:00Z">
              <w:tcPr>
                <w:tcW w:w="1464" w:type="dxa"/>
                <w:tcBorders>
                  <w:bottom w:val="single" w:sz="4" w:space="0" w:color="auto"/>
                </w:tcBorders>
                <w:shd w:val="clear" w:color="auto" w:fill="auto"/>
                <w:vAlign w:val="center"/>
              </w:tcPr>
            </w:tcPrChange>
          </w:tcPr>
          <w:p w14:paraId="654C784A" w14:textId="77777777" w:rsidR="007B7369" w:rsidRPr="002B6858" w:rsidRDefault="007B7369" w:rsidP="007B7369">
            <w:pPr>
              <w:snapToGrid w:val="0"/>
              <w:jc w:val="center"/>
              <w:rPr>
                <w:rFonts w:asciiTheme="majorEastAsia" w:eastAsiaTheme="majorEastAsia" w:hAnsiTheme="majorEastAsia"/>
              </w:rPr>
            </w:pPr>
            <w:r w:rsidRPr="002B6858">
              <w:rPr>
                <w:rFonts w:asciiTheme="majorEastAsia" w:eastAsiaTheme="majorEastAsia" w:hAnsiTheme="majorEastAsia" w:hint="eastAsia"/>
              </w:rPr>
              <w:t>役割</w:t>
            </w:r>
          </w:p>
        </w:tc>
        <w:tc>
          <w:tcPr>
            <w:tcW w:w="4627" w:type="dxa"/>
            <w:tcBorders>
              <w:bottom w:val="single" w:sz="4" w:space="0" w:color="auto"/>
            </w:tcBorders>
            <w:vAlign w:val="center"/>
            <w:tcPrChange w:id="36" w:author="本田志保" w:date="2024-04-26T12:23:00Z">
              <w:tcPr>
                <w:tcW w:w="4201" w:type="dxa"/>
                <w:tcBorders>
                  <w:bottom w:val="single" w:sz="4" w:space="0" w:color="auto"/>
                </w:tcBorders>
                <w:vAlign w:val="center"/>
              </w:tcPr>
            </w:tcPrChange>
          </w:tcPr>
          <w:p w14:paraId="41AF9A68" w14:textId="77777777" w:rsidR="007B7369" w:rsidRPr="002B6858" w:rsidRDefault="007B7369" w:rsidP="007B7369">
            <w:pPr>
              <w:snapToGrid w:val="0"/>
              <w:spacing w:line="240" w:lineRule="exact"/>
              <w:jc w:val="center"/>
              <w:rPr>
                <w:rFonts w:asciiTheme="majorEastAsia" w:eastAsiaTheme="majorEastAsia" w:hAnsiTheme="majorEastAsia"/>
                <w:sz w:val="20"/>
              </w:rPr>
            </w:pPr>
            <w:r w:rsidRPr="002B6858">
              <w:rPr>
                <w:rFonts w:asciiTheme="majorEastAsia" w:eastAsiaTheme="majorEastAsia" w:hAnsiTheme="majorEastAsia" w:hint="eastAsia"/>
                <w:sz w:val="20"/>
              </w:rPr>
              <w:t>予定技術者名</w:t>
            </w:r>
          </w:p>
          <w:p w14:paraId="08C3545D" w14:textId="77777777" w:rsidR="007B7369" w:rsidRPr="002B6858" w:rsidRDefault="007B7369" w:rsidP="007B7369">
            <w:pPr>
              <w:snapToGrid w:val="0"/>
              <w:spacing w:line="240" w:lineRule="exact"/>
              <w:jc w:val="center"/>
              <w:rPr>
                <w:rFonts w:asciiTheme="majorEastAsia" w:eastAsiaTheme="majorEastAsia" w:hAnsiTheme="majorEastAsia"/>
                <w:sz w:val="20"/>
              </w:rPr>
            </w:pPr>
            <w:r w:rsidRPr="002B6858">
              <w:rPr>
                <w:rFonts w:asciiTheme="majorEastAsia" w:eastAsiaTheme="majorEastAsia" w:hAnsiTheme="majorEastAsia" w:hint="eastAsia"/>
                <w:sz w:val="20"/>
              </w:rPr>
              <w:t>（所属・役職）</w:t>
            </w:r>
          </w:p>
        </w:tc>
        <w:tc>
          <w:tcPr>
            <w:tcW w:w="2424" w:type="dxa"/>
            <w:tcBorders>
              <w:bottom w:val="single" w:sz="4" w:space="0" w:color="auto"/>
            </w:tcBorders>
            <w:vAlign w:val="center"/>
            <w:tcPrChange w:id="37" w:author="本田志保" w:date="2024-04-26T12:23:00Z">
              <w:tcPr>
                <w:tcW w:w="2850" w:type="dxa"/>
                <w:gridSpan w:val="2"/>
                <w:tcBorders>
                  <w:bottom w:val="single" w:sz="4" w:space="0" w:color="auto"/>
                </w:tcBorders>
              </w:tcPr>
            </w:tcPrChange>
          </w:tcPr>
          <w:p w14:paraId="48881953" w14:textId="475BF8FA" w:rsidR="007B7369" w:rsidRPr="002B6858" w:rsidRDefault="005378E3" w:rsidP="00E424CD">
            <w:pPr>
              <w:snapToGrid w:val="0"/>
              <w:jc w:val="center"/>
              <w:rPr>
                <w:rFonts w:asciiTheme="majorEastAsia" w:eastAsiaTheme="majorEastAsia" w:hAnsiTheme="majorEastAsia"/>
                <w:sz w:val="20"/>
              </w:rPr>
            </w:pPr>
            <w:r w:rsidRPr="002B6858">
              <w:rPr>
                <w:rFonts w:asciiTheme="majorEastAsia" w:eastAsiaTheme="majorEastAsia" w:hAnsiTheme="majorEastAsia" w:hint="eastAsia"/>
                <w:sz w:val="20"/>
              </w:rPr>
              <w:t>担当分野</w:t>
            </w:r>
          </w:p>
        </w:tc>
      </w:tr>
      <w:tr w:rsidR="007B7369" w:rsidRPr="002B6858" w14:paraId="24556F35" w14:textId="77777777" w:rsidTr="00E424CD">
        <w:trPr>
          <w:trHeight w:val="40"/>
          <w:trPrChange w:id="38" w:author="本田志保" w:date="2024-04-26T12:23:00Z">
            <w:trPr>
              <w:trHeight w:val="40"/>
            </w:trPr>
          </w:trPrChange>
        </w:trPr>
        <w:tc>
          <w:tcPr>
            <w:tcW w:w="1464" w:type="dxa"/>
            <w:tcBorders>
              <w:top w:val="single" w:sz="4" w:space="0" w:color="auto"/>
            </w:tcBorders>
            <w:shd w:val="clear" w:color="auto" w:fill="auto"/>
            <w:vAlign w:val="center"/>
            <w:tcPrChange w:id="39" w:author="本田志保" w:date="2024-04-26T12:23:00Z">
              <w:tcPr>
                <w:tcW w:w="1464" w:type="dxa"/>
                <w:tcBorders>
                  <w:top w:val="single" w:sz="4" w:space="0" w:color="auto"/>
                </w:tcBorders>
                <w:shd w:val="clear" w:color="auto" w:fill="auto"/>
                <w:vAlign w:val="center"/>
              </w:tcPr>
            </w:tcPrChange>
          </w:tcPr>
          <w:p w14:paraId="488BE7D1" w14:textId="77777777" w:rsidR="007B7369" w:rsidRPr="002B6858" w:rsidRDefault="007B7369" w:rsidP="007B7369">
            <w:pPr>
              <w:snapToGrid w:val="0"/>
              <w:jc w:val="center"/>
              <w:rPr>
                <w:rFonts w:asciiTheme="majorEastAsia" w:eastAsiaTheme="majorEastAsia" w:hAnsiTheme="majorEastAsia"/>
              </w:rPr>
            </w:pPr>
            <w:r w:rsidRPr="002B6858">
              <w:rPr>
                <w:rFonts w:asciiTheme="majorEastAsia" w:eastAsiaTheme="majorEastAsia" w:hAnsiTheme="majorEastAsia" w:hint="eastAsia"/>
              </w:rPr>
              <w:t>管理技術者</w:t>
            </w:r>
          </w:p>
        </w:tc>
        <w:tc>
          <w:tcPr>
            <w:tcW w:w="4627" w:type="dxa"/>
            <w:tcBorders>
              <w:top w:val="single" w:sz="4" w:space="0" w:color="auto"/>
              <w:bottom w:val="single" w:sz="4" w:space="0" w:color="auto"/>
            </w:tcBorders>
            <w:vAlign w:val="center"/>
            <w:tcPrChange w:id="40" w:author="本田志保" w:date="2024-04-26T12:23:00Z">
              <w:tcPr>
                <w:tcW w:w="4201" w:type="dxa"/>
                <w:tcBorders>
                  <w:top w:val="single" w:sz="4" w:space="0" w:color="auto"/>
                  <w:bottom w:val="single" w:sz="4" w:space="0" w:color="auto"/>
                </w:tcBorders>
                <w:vAlign w:val="center"/>
              </w:tcPr>
            </w:tcPrChange>
          </w:tcPr>
          <w:p w14:paraId="3A491232" w14:textId="77777777" w:rsidR="007B7369" w:rsidRPr="002B6858" w:rsidRDefault="007B7369" w:rsidP="007B7369">
            <w:pPr>
              <w:snapToGrid w:val="0"/>
              <w:rPr>
                <w:rFonts w:asciiTheme="majorEastAsia" w:eastAsiaTheme="majorEastAsia" w:hAnsiTheme="majorEastAsia"/>
                <w:sz w:val="20"/>
              </w:rPr>
            </w:pPr>
            <w:r w:rsidRPr="002B6858">
              <w:rPr>
                <w:rFonts w:asciiTheme="majorEastAsia" w:eastAsiaTheme="majorEastAsia" w:hAnsiTheme="majorEastAsia" w:hint="eastAsia"/>
                <w:sz w:val="20"/>
              </w:rPr>
              <w:t>奥山　伊作</w:t>
            </w:r>
          </w:p>
          <w:p w14:paraId="204BD6C4" w14:textId="72127C30" w:rsidR="007B7369" w:rsidRPr="002B6858" w:rsidRDefault="007B7369" w:rsidP="00F25FE5">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（㈱ﾌﾟﾚｯｸ研究所</w:t>
            </w:r>
            <w:ins w:id="41" w:author="本田志保" w:date="2024-04-26T12:13:00Z">
              <w:r w:rsidR="00E424CD" w:rsidRPr="00E424CD">
                <w:rPr>
                  <w:rFonts w:asciiTheme="majorEastAsia" w:eastAsiaTheme="majorEastAsia" w:hAnsiTheme="majorEastAsia" w:hint="eastAsia"/>
                  <w:sz w:val="18"/>
                  <w:szCs w:val="18"/>
                </w:rPr>
                <w:t>都市・文化部門</w:t>
              </w:r>
            </w:ins>
            <w:ins w:id="42" w:author="本田志保" w:date="2024-04-26T12:14:00Z">
              <w:r w:rsidR="00E424CD">
                <w:rPr>
                  <w:rFonts w:asciiTheme="majorEastAsia" w:eastAsiaTheme="majorEastAsia" w:hAnsiTheme="majorEastAsia" w:hint="eastAsia"/>
                  <w:sz w:val="18"/>
                  <w:szCs w:val="18"/>
                </w:rPr>
                <w:t xml:space="preserve"> </w:t>
              </w:r>
            </w:ins>
            <w:ins w:id="43" w:author="本田志保" w:date="2024-04-26T12:13:00Z">
              <w:r w:rsidR="00E424CD" w:rsidRPr="00E424CD">
                <w:rPr>
                  <w:rFonts w:asciiTheme="majorEastAsia" w:eastAsiaTheme="majorEastAsia" w:hAnsiTheme="majorEastAsia" w:hint="eastAsia"/>
                  <w:sz w:val="18"/>
                  <w:szCs w:val="18"/>
                </w:rPr>
                <w:t>ﾗﾝﾄﾞｽｹｰﾌﾟﾃﾞｻﾞｲﾝ部ｴｸﾞｾﾞｸﾃｨﾌﾞﾃﾞｻﾞｲﾅｰ</w:t>
              </w:r>
            </w:ins>
            <w:ins w:id="44" w:author="山田芽衣" w:date="2024-04-26T09:54:00Z">
              <w:del w:id="45" w:author="本田志保" w:date="2024-04-26T12:13:00Z">
                <w:r w:rsidR="00DB0E4B" w:rsidRPr="00DB0E4B" w:rsidDel="00E424CD">
                  <w:rPr>
                    <w:rFonts w:asciiTheme="majorEastAsia" w:eastAsiaTheme="majorEastAsia" w:hAnsiTheme="majorEastAsia" w:hint="eastAsia"/>
                    <w:sz w:val="18"/>
                    <w:szCs w:val="18"/>
                  </w:rPr>
                  <w:delText>環境設計部 ｴｸﾞｾﾞｸﾃｨﾌﾞﾃﾞｻﾞｲﾅｰ</w:delText>
                </w:r>
              </w:del>
            </w:ins>
            <w:del w:id="46" w:author="山田芽衣" w:date="2024-04-26T09:54:00Z">
              <w:r w:rsidRPr="002B6858" w:rsidDel="00DB0E4B">
                <w:rPr>
                  <w:rFonts w:asciiTheme="majorEastAsia" w:eastAsiaTheme="majorEastAsia" w:hAnsiTheme="majorEastAsia" w:hint="eastAsia"/>
                  <w:sz w:val="18"/>
                  <w:szCs w:val="18"/>
                </w:rPr>
                <w:delText>ﾗﾝﾄﾞｽｹｰﾌﾟﾃﾞｻﾞｲﾝ部 統括部長</w:delText>
              </w:r>
            </w:del>
            <w:r w:rsidRPr="002B6858">
              <w:rPr>
                <w:rFonts w:asciiTheme="majorEastAsia" w:eastAsiaTheme="majorEastAsia" w:hAnsiTheme="majorEastAsia" w:hint="eastAsia"/>
                <w:sz w:val="18"/>
                <w:szCs w:val="18"/>
              </w:rPr>
              <w:t>）</w:t>
            </w:r>
          </w:p>
          <w:p w14:paraId="187AE570" w14:textId="77777777" w:rsidR="007B7369" w:rsidRPr="002B6858" w:rsidRDefault="007B7369" w:rsidP="007B7369">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Email:i-okuyama@prec.co.jp</w:t>
            </w:r>
          </w:p>
        </w:tc>
        <w:tc>
          <w:tcPr>
            <w:tcW w:w="2424" w:type="dxa"/>
            <w:tcBorders>
              <w:top w:val="single" w:sz="4" w:space="0" w:color="auto"/>
              <w:bottom w:val="single" w:sz="4" w:space="0" w:color="auto"/>
              <w:tl2br w:val="single" w:sz="4" w:space="0" w:color="auto"/>
              <w:tr2bl w:val="single" w:sz="4" w:space="0" w:color="auto"/>
            </w:tcBorders>
            <w:tcPrChange w:id="47" w:author="本田志保" w:date="2024-04-26T12:23:00Z">
              <w:tcPr>
                <w:tcW w:w="2850" w:type="dxa"/>
                <w:gridSpan w:val="2"/>
                <w:tcBorders>
                  <w:top w:val="single" w:sz="4" w:space="0" w:color="auto"/>
                  <w:bottom w:val="single" w:sz="4" w:space="0" w:color="auto"/>
                  <w:tl2br w:val="single" w:sz="4" w:space="0" w:color="auto"/>
                  <w:tr2bl w:val="single" w:sz="4" w:space="0" w:color="auto"/>
                </w:tcBorders>
              </w:tcPr>
            </w:tcPrChange>
          </w:tcPr>
          <w:p w14:paraId="3DC0B10F" w14:textId="77777777" w:rsidR="007B7369" w:rsidRPr="002B6858" w:rsidRDefault="007B7369" w:rsidP="007B7369">
            <w:pPr>
              <w:snapToGrid w:val="0"/>
              <w:rPr>
                <w:rFonts w:asciiTheme="majorEastAsia" w:eastAsiaTheme="majorEastAsia" w:hAnsiTheme="majorEastAsia"/>
                <w:sz w:val="20"/>
              </w:rPr>
            </w:pPr>
          </w:p>
        </w:tc>
      </w:tr>
      <w:tr w:rsidR="007B7369" w:rsidRPr="002B6858" w14:paraId="2ACD864A" w14:textId="77777777" w:rsidTr="00E424CD">
        <w:trPr>
          <w:trHeight w:val="50"/>
          <w:trPrChange w:id="48" w:author="本田志保" w:date="2024-04-26T12:23:00Z">
            <w:trPr>
              <w:trHeight w:val="50"/>
            </w:trPr>
          </w:trPrChange>
        </w:trPr>
        <w:tc>
          <w:tcPr>
            <w:tcW w:w="1464" w:type="dxa"/>
            <w:vMerge w:val="restart"/>
            <w:tcBorders>
              <w:top w:val="dotted" w:sz="4" w:space="0" w:color="auto"/>
            </w:tcBorders>
            <w:shd w:val="clear" w:color="auto" w:fill="auto"/>
            <w:vAlign w:val="center"/>
            <w:tcPrChange w:id="49" w:author="本田志保" w:date="2024-04-26T12:23:00Z">
              <w:tcPr>
                <w:tcW w:w="1464" w:type="dxa"/>
                <w:vMerge w:val="restart"/>
                <w:tcBorders>
                  <w:top w:val="dotted" w:sz="4" w:space="0" w:color="auto"/>
                </w:tcBorders>
                <w:shd w:val="clear" w:color="auto" w:fill="auto"/>
                <w:vAlign w:val="center"/>
              </w:tcPr>
            </w:tcPrChange>
          </w:tcPr>
          <w:p w14:paraId="7C980729" w14:textId="77777777" w:rsidR="007B7369" w:rsidRPr="002B6858" w:rsidRDefault="007B7369" w:rsidP="007B7369">
            <w:pPr>
              <w:snapToGrid w:val="0"/>
              <w:jc w:val="center"/>
              <w:rPr>
                <w:rFonts w:asciiTheme="majorEastAsia" w:eastAsiaTheme="majorEastAsia" w:hAnsiTheme="majorEastAsia"/>
              </w:rPr>
            </w:pPr>
            <w:r w:rsidRPr="002B6858">
              <w:rPr>
                <w:rFonts w:asciiTheme="majorEastAsia" w:eastAsiaTheme="majorEastAsia" w:hAnsiTheme="majorEastAsia" w:hint="eastAsia"/>
              </w:rPr>
              <w:t>担当技術者</w:t>
            </w:r>
          </w:p>
          <w:p w14:paraId="1339532D" w14:textId="77777777" w:rsidR="007B7369" w:rsidRPr="002B6858" w:rsidRDefault="007B7369" w:rsidP="007B7369">
            <w:pPr>
              <w:snapToGrid w:val="0"/>
              <w:jc w:val="center"/>
              <w:rPr>
                <w:rFonts w:asciiTheme="majorEastAsia" w:eastAsiaTheme="majorEastAsia" w:hAnsiTheme="majorEastAsia"/>
              </w:rPr>
            </w:pPr>
            <w:r w:rsidRPr="002B6858">
              <w:rPr>
                <w:rFonts w:asciiTheme="majorEastAsia" w:eastAsiaTheme="majorEastAsia" w:hAnsiTheme="majorEastAsia" w:hint="eastAsia"/>
              </w:rPr>
              <w:t>（協力企業含む）</w:t>
            </w:r>
          </w:p>
        </w:tc>
        <w:tc>
          <w:tcPr>
            <w:tcW w:w="4627" w:type="dxa"/>
            <w:tcBorders>
              <w:top w:val="single" w:sz="4" w:space="0" w:color="auto"/>
              <w:bottom w:val="single" w:sz="4" w:space="0" w:color="auto"/>
            </w:tcBorders>
            <w:vAlign w:val="center"/>
            <w:tcPrChange w:id="50" w:author="本田志保" w:date="2024-04-26T12:23:00Z">
              <w:tcPr>
                <w:tcW w:w="4201" w:type="dxa"/>
                <w:tcBorders>
                  <w:top w:val="single" w:sz="4" w:space="0" w:color="auto"/>
                  <w:bottom w:val="single" w:sz="4" w:space="0" w:color="auto"/>
                </w:tcBorders>
                <w:vAlign w:val="center"/>
              </w:tcPr>
            </w:tcPrChange>
          </w:tcPr>
          <w:p w14:paraId="1938B41A" w14:textId="77777777" w:rsidR="007B7369" w:rsidRPr="002B6858" w:rsidRDefault="007B7369" w:rsidP="007B7369">
            <w:pPr>
              <w:snapToGrid w:val="0"/>
              <w:rPr>
                <w:rFonts w:asciiTheme="majorEastAsia" w:eastAsiaTheme="majorEastAsia" w:hAnsiTheme="majorEastAsia"/>
                <w:sz w:val="20"/>
              </w:rPr>
            </w:pPr>
            <w:r w:rsidRPr="002B6858">
              <w:rPr>
                <w:rFonts w:asciiTheme="majorEastAsia" w:eastAsiaTheme="majorEastAsia" w:hAnsiTheme="majorEastAsia" w:hint="eastAsia"/>
                <w:sz w:val="20"/>
              </w:rPr>
              <w:t>浜野　恒二</w:t>
            </w:r>
          </w:p>
          <w:p w14:paraId="2F61F940" w14:textId="2D429E0B" w:rsidR="007B7369" w:rsidRPr="002B6858" w:rsidRDefault="007B7369" w:rsidP="00F25FE5">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（㈱ﾌﾟﾚｯｸ研究所</w:t>
            </w:r>
            <w:ins w:id="51" w:author="本田志保" w:date="2024-04-26T12:14:00Z">
              <w:r w:rsidR="00E424CD" w:rsidRPr="00E424CD">
                <w:rPr>
                  <w:rFonts w:asciiTheme="majorEastAsia" w:eastAsiaTheme="majorEastAsia" w:hAnsiTheme="majorEastAsia" w:hint="eastAsia"/>
                  <w:sz w:val="18"/>
                  <w:szCs w:val="18"/>
                </w:rPr>
                <w:t>都市・文化部門</w:t>
              </w:r>
            </w:ins>
            <w:ins w:id="52" w:author="本田志保" w:date="2024-04-26T12:16:00Z">
              <w:r w:rsidR="00E424CD">
                <w:rPr>
                  <w:rFonts w:asciiTheme="majorEastAsia" w:eastAsiaTheme="majorEastAsia" w:hAnsiTheme="majorEastAsia" w:hint="eastAsia"/>
                  <w:sz w:val="18"/>
                  <w:szCs w:val="18"/>
                </w:rPr>
                <w:t xml:space="preserve"> </w:t>
              </w:r>
            </w:ins>
            <w:ins w:id="53" w:author="本田志保" w:date="2024-04-26T12:14:00Z">
              <w:r w:rsidR="00E424CD" w:rsidRPr="00E424CD">
                <w:rPr>
                  <w:rFonts w:asciiTheme="majorEastAsia" w:eastAsiaTheme="majorEastAsia" w:hAnsiTheme="majorEastAsia" w:hint="eastAsia"/>
                  <w:sz w:val="18"/>
                  <w:szCs w:val="18"/>
                </w:rPr>
                <w:t>ﾗﾝﾄﾞｽｹｰﾌﾟﾃﾞｻﾞｲﾝ部　部長代理</w:t>
              </w:r>
            </w:ins>
            <w:ins w:id="54" w:author="山田芽衣" w:date="2024-04-26T09:55:00Z">
              <w:del w:id="55" w:author="本田志保" w:date="2024-04-26T12:14:00Z">
                <w:r w:rsidR="00DB0E4B" w:rsidRPr="00DB0E4B" w:rsidDel="00E424CD">
                  <w:rPr>
                    <w:rFonts w:asciiTheme="majorEastAsia" w:eastAsiaTheme="majorEastAsia" w:hAnsiTheme="majorEastAsia" w:hint="eastAsia"/>
                    <w:sz w:val="18"/>
                    <w:szCs w:val="18"/>
                  </w:rPr>
                  <w:delText>環境設計部 ﾗﾝﾄﾞｽｹｰﾌﾟﾃﾞｻﾞｲﾝ室 室長代理</w:delText>
                </w:r>
              </w:del>
            </w:ins>
            <w:del w:id="56" w:author="山田芽衣" w:date="2024-04-26T09:55:00Z">
              <w:r w:rsidRPr="002B6858" w:rsidDel="00DB0E4B">
                <w:rPr>
                  <w:rFonts w:asciiTheme="majorEastAsia" w:eastAsiaTheme="majorEastAsia" w:hAnsiTheme="majorEastAsia" w:hint="eastAsia"/>
                  <w:sz w:val="18"/>
                  <w:szCs w:val="18"/>
                </w:rPr>
                <w:delText>ﾗﾝﾄﾞｽｹｰﾌﾟﾃﾞｻﾞｲﾝ</w:delText>
              </w:r>
              <w:r w:rsidR="007230EB" w:rsidDel="00DB0E4B">
                <w:rPr>
                  <w:rFonts w:asciiTheme="majorEastAsia" w:eastAsiaTheme="majorEastAsia" w:hAnsiTheme="majorEastAsia" w:hint="eastAsia"/>
                  <w:sz w:val="18"/>
                  <w:szCs w:val="18"/>
                </w:rPr>
                <w:delText>2</w:delText>
              </w:r>
              <w:r w:rsidRPr="002B6858" w:rsidDel="00DB0E4B">
                <w:rPr>
                  <w:rFonts w:asciiTheme="majorEastAsia" w:eastAsiaTheme="majorEastAsia" w:hAnsiTheme="majorEastAsia" w:hint="eastAsia"/>
                  <w:sz w:val="18"/>
                  <w:szCs w:val="18"/>
                </w:rPr>
                <w:delText>部 部長代理</w:delText>
              </w:r>
            </w:del>
            <w:r w:rsidRPr="002B6858">
              <w:rPr>
                <w:rFonts w:asciiTheme="majorEastAsia" w:eastAsiaTheme="majorEastAsia" w:hAnsiTheme="majorEastAsia" w:hint="eastAsia"/>
                <w:sz w:val="18"/>
                <w:szCs w:val="18"/>
              </w:rPr>
              <w:t>）</w:t>
            </w:r>
          </w:p>
          <w:p w14:paraId="5CA3E1BE" w14:textId="77777777" w:rsidR="007B7369" w:rsidRPr="002B6858" w:rsidRDefault="007B7369" w:rsidP="007B7369">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w:t>
            </w:r>
            <w:r w:rsidRPr="002B6858">
              <w:rPr>
                <w:rFonts w:asciiTheme="majorEastAsia" w:eastAsiaTheme="majorEastAsia" w:hAnsiTheme="majorEastAsia" w:hint="eastAsia"/>
                <w:sz w:val="18"/>
                <w:szCs w:val="18"/>
              </w:rPr>
              <w:t>k</w:t>
            </w:r>
            <w:r w:rsidRPr="002B6858">
              <w:rPr>
                <w:rFonts w:asciiTheme="majorEastAsia" w:eastAsiaTheme="majorEastAsia" w:hAnsiTheme="majorEastAsia"/>
                <w:sz w:val="18"/>
                <w:szCs w:val="18"/>
              </w:rPr>
              <w:t>-hamano@prec.co.jp</w:t>
            </w:r>
          </w:p>
        </w:tc>
        <w:tc>
          <w:tcPr>
            <w:tcW w:w="2424" w:type="dxa"/>
            <w:tcBorders>
              <w:top w:val="single" w:sz="4" w:space="0" w:color="auto"/>
              <w:bottom w:val="single" w:sz="4" w:space="0" w:color="auto"/>
            </w:tcBorders>
            <w:tcPrChange w:id="57" w:author="本田志保" w:date="2024-04-26T12:23:00Z">
              <w:tcPr>
                <w:tcW w:w="2850" w:type="dxa"/>
                <w:gridSpan w:val="2"/>
                <w:tcBorders>
                  <w:top w:val="single" w:sz="4" w:space="0" w:color="auto"/>
                  <w:bottom w:val="single" w:sz="4" w:space="0" w:color="auto"/>
                </w:tcBorders>
              </w:tcPr>
            </w:tcPrChange>
          </w:tcPr>
          <w:p w14:paraId="16181988" w14:textId="77777777" w:rsidR="007B7369" w:rsidRPr="002B6858" w:rsidRDefault="007B7369" w:rsidP="007B7369">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総合統括</w:t>
            </w:r>
          </w:p>
          <w:p w14:paraId="35983246" w14:textId="77777777" w:rsidR="007B7369" w:rsidRPr="002B6858" w:rsidRDefault="007B7369" w:rsidP="007B7369">
            <w:pPr>
              <w:snapToGrid w:val="0"/>
              <w:ind w:leftChars="81" w:left="175" w:firstLineChars="5" w:firstLine="9"/>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グリーンインフラ統括</w:t>
            </w:r>
          </w:p>
        </w:tc>
      </w:tr>
      <w:tr w:rsidR="000F6F68" w:rsidRPr="002B6858" w14:paraId="6AA86D45" w14:textId="77777777" w:rsidTr="00E424CD">
        <w:trPr>
          <w:trHeight w:val="50"/>
          <w:trPrChange w:id="58" w:author="本田志保" w:date="2024-04-26T12:23:00Z">
            <w:trPr>
              <w:trHeight w:val="50"/>
            </w:trPr>
          </w:trPrChange>
        </w:trPr>
        <w:tc>
          <w:tcPr>
            <w:tcW w:w="1464" w:type="dxa"/>
            <w:vMerge/>
            <w:shd w:val="clear" w:color="auto" w:fill="auto"/>
            <w:vAlign w:val="center"/>
            <w:tcPrChange w:id="59" w:author="本田志保" w:date="2024-04-26T12:23:00Z">
              <w:tcPr>
                <w:tcW w:w="1464" w:type="dxa"/>
                <w:vMerge/>
                <w:shd w:val="clear" w:color="auto" w:fill="auto"/>
                <w:vAlign w:val="center"/>
              </w:tcPr>
            </w:tcPrChange>
          </w:tcPr>
          <w:p w14:paraId="29A59D13" w14:textId="77777777" w:rsidR="000F6F68" w:rsidRPr="002B6858" w:rsidRDefault="000F6F68" w:rsidP="000F6F68">
            <w:pPr>
              <w:snapToGrid w:val="0"/>
              <w:jc w:val="center"/>
              <w:rPr>
                <w:rFonts w:asciiTheme="majorEastAsia" w:eastAsiaTheme="majorEastAsia" w:hAnsiTheme="majorEastAsia"/>
              </w:rPr>
            </w:pPr>
          </w:p>
        </w:tc>
        <w:tc>
          <w:tcPr>
            <w:tcW w:w="4627" w:type="dxa"/>
            <w:tcBorders>
              <w:top w:val="single" w:sz="4" w:space="0" w:color="auto"/>
              <w:bottom w:val="single" w:sz="4" w:space="0" w:color="auto"/>
            </w:tcBorders>
            <w:tcPrChange w:id="60" w:author="本田志保" w:date="2024-04-26T12:23:00Z">
              <w:tcPr>
                <w:tcW w:w="4201" w:type="dxa"/>
                <w:tcBorders>
                  <w:top w:val="single" w:sz="4" w:space="0" w:color="auto"/>
                  <w:bottom w:val="single" w:sz="4" w:space="0" w:color="auto"/>
                </w:tcBorders>
              </w:tcPr>
            </w:tcPrChange>
          </w:tcPr>
          <w:p w14:paraId="7BF2EDE4" w14:textId="76A12D5F" w:rsidR="000F6F68" w:rsidRPr="002B6858" w:rsidRDefault="00910ABF" w:rsidP="000F6F68">
            <w:pPr>
              <w:snapToGrid w:val="0"/>
              <w:rPr>
                <w:rFonts w:asciiTheme="majorEastAsia" w:eastAsiaTheme="majorEastAsia" w:hAnsiTheme="majorEastAsia"/>
                <w:sz w:val="20"/>
              </w:rPr>
            </w:pPr>
            <w:r>
              <w:rPr>
                <w:rFonts w:asciiTheme="majorEastAsia" w:eastAsiaTheme="majorEastAsia" w:hAnsiTheme="majorEastAsia" w:hint="eastAsia"/>
                <w:sz w:val="20"/>
              </w:rPr>
              <w:t>森田　緑</w:t>
            </w:r>
          </w:p>
          <w:p w14:paraId="319D4934" w14:textId="38144F86" w:rsidR="000F6F68" w:rsidRPr="002B6858" w:rsidRDefault="000F6F68" w:rsidP="00F25FE5">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（㈱ﾌﾟﾚｯｸ研究所</w:t>
            </w:r>
            <w:ins w:id="61" w:author="本田志保" w:date="2024-04-26T12:16:00Z">
              <w:r w:rsidR="00E424CD" w:rsidRPr="00E424CD">
                <w:rPr>
                  <w:rFonts w:asciiTheme="majorEastAsia" w:eastAsiaTheme="majorEastAsia" w:hAnsiTheme="majorEastAsia" w:hint="eastAsia"/>
                  <w:sz w:val="18"/>
                  <w:szCs w:val="18"/>
                </w:rPr>
                <w:t>都市・文化部門</w:t>
              </w:r>
              <w:r w:rsidR="00E424CD">
                <w:rPr>
                  <w:rFonts w:asciiTheme="majorEastAsia" w:eastAsiaTheme="majorEastAsia" w:hAnsiTheme="majorEastAsia" w:hint="eastAsia"/>
                  <w:sz w:val="18"/>
                  <w:szCs w:val="18"/>
                </w:rPr>
                <w:t xml:space="preserve"> </w:t>
              </w:r>
              <w:r w:rsidR="00E424CD" w:rsidRPr="00E424CD">
                <w:rPr>
                  <w:rFonts w:asciiTheme="majorEastAsia" w:eastAsiaTheme="majorEastAsia" w:hAnsiTheme="majorEastAsia" w:hint="eastAsia"/>
                  <w:sz w:val="18"/>
                  <w:szCs w:val="18"/>
                </w:rPr>
                <w:t>ﾗﾝﾄﾞｽｹｰﾌﾟﾃﾞｻﾞｲﾝ部</w:t>
              </w:r>
            </w:ins>
            <w:ins w:id="62" w:author="山田芽衣" w:date="2024-04-26T09:54:00Z">
              <w:del w:id="63" w:author="本田志保" w:date="2024-04-26T12:16:00Z">
                <w:r w:rsidR="00DB0E4B" w:rsidRPr="00DB0E4B" w:rsidDel="00E424CD">
                  <w:rPr>
                    <w:rFonts w:asciiTheme="majorEastAsia" w:eastAsiaTheme="majorEastAsia" w:hAnsiTheme="majorEastAsia" w:hint="eastAsia"/>
                    <w:sz w:val="18"/>
                    <w:szCs w:val="18"/>
                  </w:rPr>
                  <w:delText>環境設計部 ﾗﾝﾄﾞｽｹｰﾌﾟﾃﾞｻﾞｲﾝ室</w:delText>
                </w:r>
              </w:del>
              <w:r w:rsidR="00DB0E4B" w:rsidRPr="00DB0E4B">
                <w:rPr>
                  <w:rFonts w:asciiTheme="majorEastAsia" w:eastAsiaTheme="majorEastAsia" w:hAnsiTheme="majorEastAsia" w:hint="eastAsia"/>
                  <w:sz w:val="18"/>
                  <w:szCs w:val="18"/>
                </w:rPr>
                <w:t xml:space="preserve"> 次長</w:t>
              </w:r>
            </w:ins>
            <w:del w:id="64" w:author="山田芽衣" w:date="2024-04-26T09:54:00Z">
              <w:r w:rsidRPr="002B6858" w:rsidDel="00DB0E4B">
                <w:rPr>
                  <w:rFonts w:asciiTheme="majorEastAsia" w:eastAsiaTheme="majorEastAsia" w:hAnsiTheme="majorEastAsia" w:hint="eastAsia"/>
                  <w:sz w:val="18"/>
                  <w:szCs w:val="18"/>
                </w:rPr>
                <w:delText>ﾗﾝﾄﾞｽｹｰﾌﾟﾃﾞｻﾞｲﾝ</w:delText>
              </w:r>
              <w:r w:rsidR="007230EB" w:rsidDel="00DB0E4B">
                <w:rPr>
                  <w:rFonts w:asciiTheme="majorEastAsia" w:eastAsiaTheme="majorEastAsia" w:hAnsiTheme="majorEastAsia" w:hint="eastAsia"/>
                  <w:sz w:val="18"/>
                  <w:szCs w:val="18"/>
                </w:rPr>
                <w:delText>1</w:delText>
              </w:r>
              <w:r w:rsidRPr="002B6858" w:rsidDel="00DB0E4B">
                <w:rPr>
                  <w:rFonts w:asciiTheme="majorEastAsia" w:eastAsiaTheme="majorEastAsia" w:hAnsiTheme="majorEastAsia" w:hint="eastAsia"/>
                  <w:sz w:val="18"/>
                  <w:szCs w:val="18"/>
                </w:rPr>
                <w:delText xml:space="preserve">部 </w:delText>
              </w:r>
              <w:r w:rsidR="00190175" w:rsidDel="00DB0E4B">
                <w:rPr>
                  <w:rFonts w:asciiTheme="majorEastAsia" w:eastAsiaTheme="majorEastAsia" w:hAnsiTheme="majorEastAsia" w:hint="eastAsia"/>
                  <w:sz w:val="18"/>
                  <w:szCs w:val="18"/>
                </w:rPr>
                <w:delText>次長</w:delText>
              </w:r>
            </w:del>
            <w:r w:rsidRPr="002B6858">
              <w:rPr>
                <w:rFonts w:asciiTheme="majorEastAsia" w:eastAsiaTheme="majorEastAsia" w:hAnsiTheme="majorEastAsia" w:hint="eastAsia"/>
                <w:sz w:val="18"/>
                <w:szCs w:val="18"/>
              </w:rPr>
              <w:t>）</w:t>
            </w:r>
          </w:p>
          <w:p w14:paraId="4055F8C1" w14:textId="5CE7F002" w:rsidR="000F6F68" w:rsidRPr="00636602" w:rsidRDefault="000F6F68" w:rsidP="000F6F68">
            <w:pPr>
              <w:snapToGrid w:val="0"/>
              <w:rPr>
                <w:rFonts w:asciiTheme="majorEastAsia" w:eastAsiaTheme="majorEastAsia" w:hAnsiTheme="majorEastAsia"/>
                <w:sz w:val="18"/>
                <w:szCs w:val="18"/>
              </w:rPr>
            </w:pPr>
            <w:r w:rsidRPr="00636602">
              <w:rPr>
                <w:rFonts w:asciiTheme="majorEastAsia" w:eastAsiaTheme="majorEastAsia" w:hAnsiTheme="majorEastAsia"/>
                <w:sz w:val="18"/>
                <w:szCs w:val="18"/>
              </w:rPr>
              <w:t>E</w:t>
            </w:r>
            <w:r w:rsidRPr="00636602">
              <w:rPr>
                <w:rFonts w:asciiTheme="majorEastAsia" w:eastAsiaTheme="majorEastAsia" w:hAnsiTheme="majorEastAsia"/>
                <w:sz w:val="18"/>
                <w:szCs w:val="18"/>
                <w:lang w:eastAsia="zh-TW"/>
              </w:rPr>
              <w:t>mail:</w:t>
            </w:r>
            <w:r w:rsidR="00E71033">
              <w:fldChar w:fldCharType="begin"/>
            </w:r>
            <w:r w:rsidR="00E71033">
              <w:instrText>HYPERLINK "mailto:m-morita@prec.co.jp"</w:instrText>
            </w:r>
            <w:r w:rsidR="00E71033">
              <w:fldChar w:fldCharType="separate"/>
            </w:r>
            <w:r w:rsidR="00EC7E1D" w:rsidRPr="006F2070">
              <w:rPr>
                <w:rStyle w:val="af5"/>
                <w:rFonts w:asciiTheme="majorEastAsia" w:eastAsiaTheme="majorEastAsia" w:hAnsiTheme="majorEastAsia"/>
                <w:sz w:val="18"/>
                <w:szCs w:val="18"/>
                <w:lang w:eastAsia="zh-TW"/>
              </w:rPr>
              <w:t>m-morita@prec.co.jp</w:t>
            </w:r>
            <w:r w:rsidR="00E71033">
              <w:rPr>
                <w:rStyle w:val="af5"/>
                <w:rFonts w:asciiTheme="majorEastAsia" w:eastAsiaTheme="majorEastAsia" w:hAnsiTheme="majorEastAsia"/>
                <w:sz w:val="18"/>
                <w:szCs w:val="18"/>
                <w:lang w:eastAsia="zh-TW"/>
              </w:rPr>
              <w:fldChar w:fldCharType="end"/>
            </w:r>
          </w:p>
        </w:tc>
        <w:tc>
          <w:tcPr>
            <w:tcW w:w="2424" w:type="dxa"/>
            <w:tcBorders>
              <w:top w:val="single" w:sz="4" w:space="0" w:color="auto"/>
              <w:bottom w:val="single" w:sz="4" w:space="0" w:color="auto"/>
            </w:tcBorders>
            <w:tcPrChange w:id="65" w:author="本田志保" w:date="2024-04-26T12:23:00Z">
              <w:tcPr>
                <w:tcW w:w="2850" w:type="dxa"/>
                <w:gridSpan w:val="2"/>
                <w:tcBorders>
                  <w:top w:val="single" w:sz="4" w:space="0" w:color="auto"/>
                  <w:bottom w:val="single" w:sz="4" w:space="0" w:color="auto"/>
                </w:tcBorders>
              </w:tcPr>
            </w:tcPrChange>
          </w:tcPr>
          <w:p w14:paraId="76CBE4D3" w14:textId="17BA8367" w:rsidR="00057B71" w:rsidRPr="002B6858" w:rsidRDefault="00057B71" w:rsidP="00057B71">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総合統括</w:t>
            </w:r>
            <w:r>
              <w:rPr>
                <w:rFonts w:asciiTheme="majorEastAsia" w:eastAsiaTheme="majorEastAsia" w:hAnsiTheme="majorEastAsia" w:hint="eastAsia"/>
                <w:sz w:val="18"/>
                <w:szCs w:val="18"/>
              </w:rPr>
              <w:t xml:space="preserve"> 補助</w:t>
            </w:r>
          </w:p>
          <w:p w14:paraId="1C4A54EB" w14:textId="694FBC70" w:rsidR="000F6F68" w:rsidRPr="002B6858" w:rsidRDefault="000F6F68" w:rsidP="00057B71">
            <w:pPr>
              <w:snapToGrid w:val="0"/>
              <w:rPr>
                <w:rFonts w:asciiTheme="majorEastAsia" w:eastAsiaTheme="majorEastAsia" w:hAnsiTheme="majorEastAsia"/>
                <w:sz w:val="18"/>
                <w:szCs w:val="18"/>
              </w:rPr>
            </w:pPr>
          </w:p>
        </w:tc>
      </w:tr>
      <w:tr w:rsidR="006B6B9E" w:rsidRPr="002B6858" w14:paraId="670AC5B5" w14:textId="77777777" w:rsidTr="00E424CD">
        <w:trPr>
          <w:trHeight w:val="50"/>
          <w:trPrChange w:id="66" w:author="本田志保" w:date="2024-04-26T12:23:00Z">
            <w:trPr>
              <w:trHeight w:val="50"/>
            </w:trPr>
          </w:trPrChange>
        </w:trPr>
        <w:tc>
          <w:tcPr>
            <w:tcW w:w="1464" w:type="dxa"/>
            <w:vMerge/>
            <w:shd w:val="clear" w:color="auto" w:fill="auto"/>
            <w:vAlign w:val="center"/>
            <w:tcPrChange w:id="67" w:author="本田志保" w:date="2024-04-26T12:23:00Z">
              <w:tcPr>
                <w:tcW w:w="1464" w:type="dxa"/>
                <w:vMerge/>
                <w:shd w:val="clear" w:color="auto" w:fill="auto"/>
                <w:vAlign w:val="center"/>
              </w:tcPr>
            </w:tcPrChange>
          </w:tcPr>
          <w:p w14:paraId="4FD3E5D7" w14:textId="77777777" w:rsidR="006B6B9E" w:rsidRPr="002B6858" w:rsidRDefault="006B6B9E" w:rsidP="007230EB">
            <w:pPr>
              <w:snapToGrid w:val="0"/>
              <w:jc w:val="center"/>
              <w:rPr>
                <w:rFonts w:asciiTheme="majorEastAsia" w:eastAsiaTheme="majorEastAsia" w:hAnsiTheme="majorEastAsia"/>
              </w:rPr>
            </w:pPr>
          </w:p>
        </w:tc>
        <w:tc>
          <w:tcPr>
            <w:tcW w:w="4627" w:type="dxa"/>
            <w:tcBorders>
              <w:top w:val="single" w:sz="4" w:space="0" w:color="auto"/>
              <w:bottom w:val="single" w:sz="4" w:space="0" w:color="auto"/>
            </w:tcBorders>
            <w:vAlign w:val="center"/>
            <w:tcPrChange w:id="68" w:author="本田志保" w:date="2024-04-26T12:23:00Z">
              <w:tcPr>
                <w:tcW w:w="4201" w:type="dxa"/>
                <w:tcBorders>
                  <w:top w:val="single" w:sz="4" w:space="0" w:color="auto"/>
                  <w:bottom w:val="single" w:sz="4" w:space="0" w:color="auto"/>
                </w:tcBorders>
                <w:vAlign w:val="center"/>
              </w:tcPr>
            </w:tcPrChange>
          </w:tcPr>
          <w:p w14:paraId="20501CBC" w14:textId="5196AC63" w:rsidR="006B6B9E" w:rsidRPr="002B6858" w:rsidRDefault="00E73371" w:rsidP="006B6B9E">
            <w:pPr>
              <w:snapToGrid w:val="0"/>
              <w:rPr>
                <w:rFonts w:asciiTheme="majorEastAsia" w:eastAsiaTheme="majorEastAsia" w:hAnsiTheme="majorEastAsia"/>
                <w:sz w:val="20"/>
              </w:rPr>
            </w:pPr>
            <w:r>
              <w:rPr>
                <w:rFonts w:asciiTheme="majorEastAsia" w:eastAsiaTheme="majorEastAsia" w:hAnsiTheme="majorEastAsia" w:hint="eastAsia"/>
                <w:sz w:val="20"/>
              </w:rPr>
              <w:t>小川　匡</w:t>
            </w:r>
          </w:p>
          <w:p w14:paraId="3C6B0EEC" w14:textId="31333552" w:rsidR="006B6B9E" w:rsidRPr="002B6858" w:rsidRDefault="006B6B9E" w:rsidP="00F25FE5">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（㈱ﾌﾟﾚｯｸ研究所</w:t>
            </w:r>
            <w:ins w:id="69" w:author="本田志保" w:date="2024-04-26T12:17:00Z">
              <w:r w:rsidR="00E424CD" w:rsidRPr="00E424CD">
                <w:rPr>
                  <w:rFonts w:asciiTheme="majorEastAsia" w:eastAsiaTheme="majorEastAsia" w:hAnsiTheme="majorEastAsia" w:hint="eastAsia"/>
                  <w:sz w:val="18"/>
                  <w:szCs w:val="18"/>
                </w:rPr>
                <w:t>都市・文化部門</w:t>
              </w:r>
              <w:r w:rsidR="00E424CD">
                <w:rPr>
                  <w:rFonts w:asciiTheme="majorEastAsia" w:eastAsiaTheme="majorEastAsia" w:hAnsiTheme="majorEastAsia" w:hint="eastAsia"/>
                  <w:sz w:val="18"/>
                  <w:szCs w:val="18"/>
                </w:rPr>
                <w:t xml:space="preserve"> </w:t>
              </w:r>
              <w:r w:rsidR="00E424CD" w:rsidRPr="00E424CD">
                <w:rPr>
                  <w:rFonts w:asciiTheme="majorEastAsia" w:eastAsiaTheme="majorEastAsia" w:hAnsiTheme="majorEastAsia" w:hint="eastAsia"/>
                  <w:sz w:val="18"/>
                  <w:szCs w:val="18"/>
                </w:rPr>
                <w:t>ﾗﾝﾄﾞｽｹｰﾌﾟﾃﾞｻﾞｲﾝ部</w:t>
              </w:r>
            </w:ins>
            <w:ins w:id="70" w:author="山田芽衣" w:date="2024-04-26T09:56:00Z">
              <w:del w:id="71" w:author="本田志保" w:date="2024-04-26T12:17:00Z">
                <w:r w:rsidR="00DB0E4B" w:rsidRPr="00DB0E4B" w:rsidDel="00E424CD">
                  <w:rPr>
                    <w:rFonts w:asciiTheme="majorEastAsia" w:eastAsiaTheme="majorEastAsia" w:hAnsiTheme="majorEastAsia" w:hint="eastAsia"/>
                    <w:sz w:val="18"/>
                    <w:szCs w:val="18"/>
                  </w:rPr>
                  <w:delText>環境設計部ﾗﾝﾄﾞｽｹｰﾌﾟﾃﾞｻﾞｲﾝ室</w:delText>
                </w:r>
              </w:del>
            </w:ins>
            <w:ins w:id="72" w:author="山田芽衣" w:date="2024-04-26T09:57:00Z">
              <w:r w:rsidR="00E71033">
                <w:rPr>
                  <w:rFonts w:asciiTheme="majorEastAsia" w:eastAsiaTheme="majorEastAsia" w:hAnsiTheme="majorEastAsia" w:hint="eastAsia"/>
                  <w:sz w:val="18"/>
                  <w:szCs w:val="18"/>
                </w:rPr>
                <w:t xml:space="preserve"> </w:t>
              </w:r>
            </w:ins>
            <w:del w:id="73" w:author="山田芽衣" w:date="2024-04-26T09:56:00Z">
              <w:r w:rsidRPr="002B6858" w:rsidDel="00DB0E4B">
                <w:rPr>
                  <w:rFonts w:asciiTheme="majorEastAsia" w:eastAsiaTheme="majorEastAsia" w:hAnsiTheme="majorEastAsia" w:hint="eastAsia"/>
                  <w:sz w:val="18"/>
                  <w:szCs w:val="18"/>
                </w:rPr>
                <w:delText>ﾗﾝﾄﾞｽｹｰﾌﾟﾃﾞｻﾞｲﾝ</w:delText>
              </w:r>
              <w:r w:rsidRPr="00A21F3C" w:rsidDel="00DB0E4B">
                <w:rPr>
                  <w:rFonts w:asciiTheme="majorEastAsia" w:eastAsiaTheme="majorEastAsia" w:hAnsiTheme="majorEastAsia" w:hint="eastAsia"/>
                  <w:sz w:val="18"/>
                  <w:szCs w:val="18"/>
                </w:rPr>
                <w:delText>2部</w:delText>
              </w:r>
              <w:r w:rsidRPr="002B6858" w:rsidDel="00DB0E4B">
                <w:rPr>
                  <w:rFonts w:asciiTheme="majorEastAsia" w:eastAsiaTheme="majorEastAsia" w:hAnsiTheme="majorEastAsia" w:hint="eastAsia"/>
                  <w:sz w:val="18"/>
                  <w:szCs w:val="18"/>
                </w:rPr>
                <w:delText xml:space="preserve"> </w:delText>
              </w:r>
            </w:del>
            <w:r>
              <w:rPr>
                <w:rFonts w:asciiTheme="majorEastAsia" w:eastAsiaTheme="majorEastAsia" w:hAnsiTheme="majorEastAsia" w:hint="eastAsia"/>
                <w:sz w:val="18"/>
                <w:szCs w:val="18"/>
              </w:rPr>
              <w:t>次長</w:t>
            </w:r>
            <w:r w:rsidRPr="002B6858">
              <w:rPr>
                <w:rFonts w:asciiTheme="majorEastAsia" w:eastAsiaTheme="majorEastAsia" w:hAnsiTheme="majorEastAsia" w:hint="eastAsia"/>
                <w:sz w:val="18"/>
                <w:szCs w:val="18"/>
              </w:rPr>
              <w:t>）</w:t>
            </w:r>
          </w:p>
          <w:p w14:paraId="0F25451F" w14:textId="23F18643" w:rsidR="006B6B9E" w:rsidRPr="002B6858" w:rsidRDefault="006B6B9E" w:rsidP="006B6B9E">
            <w:pPr>
              <w:snapToGrid w:val="0"/>
              <w:rPr>
                <w:rFonts w:asciiTheme="majorEastAsia" w:eastAsiaTheme="majorEastAsia" w:hAnsiTheme="majorEastAsia"/>
                <w:sz w:val="20"/>
              </w:rPr>
            </w:pPr>
            <w:r w:rsidRPr="00636602">
              <w:rPr>
                <w:rFonts w:asciiTheme="majorEastAsia" w:eastAsiaTheme="majorEastAsia" w:hAnsiTheme="majorEastAsia"/>
                <w:sz w:val="18"/>
                <w:szCs w:val="18"/>
              </w:rPr>
              <w:t>E</w:t>
            </w:r>
            <w:r w:rsidRPr="00636602">
              <w:rPr>
                <w:rFonts w:asciiTheme="majorEastAsia" w:eastAsiaTheme="majorEastAsia" w:hAnsiTheme="majorEastAsia"/>
                <w:sz w:val="18"/>
                <w:szCs w:val="18"/>
                <w:lang w:eastAsia="zh-TW"/>
              </w:rPr>
              <w:t>mail:</w:t>
            </w:r>
            <w:r w:rsidR="00E71033">
              <w:fldChar w:fldCharType="begin"/>
            </w:r>
            <w:r w:rsidR="00E71033">
              <w:instrText>HYPERLINK "mailto:t-ogawa@prec.co.jp"</w:instrText>
            </w:r>
            <w:r w:rsidR="00E71033">
              <w:fldChar w:fldCharType="separate"/>
            </w:r>
            <w:r w:rsidR="0001514E" w:rsidRPr="006F2070">
              <w:rPr>
                <w:rStyle w:val="af5"/>
                <w:rFonts w:asciiTheme="majorEastAsia" w:eastAsiaTheme="majorEastAsia" w:hAnsiTheme="majorEastAsia"/>
                <w:sz w:val="18"/>
                <w:szCs w:val="18"/>
              </w:rPr>
              <w:t>t-ogawa</w:t>
            </w:r>
            <w:r w:rsidR="0001514E" w:rsidRPr="006F2070">
              <w:rPr>
                <w:rStyle w:val="af5"/>
                <w:rFonts w:asciiTheme="majorEastAsia" w:eastAsiaTheme="majorEastAsia" w:hAnsiTheme="majorEastAsia"/>
                <w:sz w:val="18"/>
                <w:szCs w:val="18"/>
                <w:lang w:eastAsia="zh-TW"/>
              </w:rPr>
              <w:t>@prec.co.jp</w:t>
            </w:r>
            <w:r w:rsidR="00E71033">
              <w:rPr>
                <w:rStyle w:val="af5"/>
                <w:rFonts w:asciiTheme="majorEastAsia" w:eastAsiaTheme="majorEastAsia" w:hAnsiTheme="majorEastAsia"/>
                <w:sz w:val="18"/>
                <w:szCs w:val="18"/>
                <w:lang w:eastAsia="zh-TW"/>
              </w:rPr>
              <w:fldChar w:fldCharType="end"/>
            </w:r>
          </w:p>
        </w:tc>
        <w:tc>
          <w:tcPr>
            <w:tcW w:w="2424" w:type="dxa"/>
            <w:tcBorders>
              <w:top w:val="single" w:sz="4" w:space="0" w:color="auto"/>
              <w:bottom w:val="single" w:sz="4" w:space="0" w:color="auto"/>
            </w:tcBorders>
            <w:tcPrChange w:id="74" w:author="本田志保" w:date="2024-04-26T12:23:00Z">
              <w:tcPr>
                <w:tcW w:w="2850" w:type="dxa"/>
                <w:gridSpan w:val="2"/>
                <w:tcBorders>
                  <w:top w:val="single" w:sz="4" w:space="0" w:color="auto"/>
                  <w:bottom w:val="single" w:sz="4" w:space="0" w:color="auto"/>
                </w:tcBorders>
              </w:tcPr>
            </w:tcPrChange>
          </w:tcPr>
          <w:p w14:paraId="7E47C5EB" w14:textId="77777777" w:rsidR="006B6B9E" w:rsidRPr="002B6858" w:rsidRDefault="006B6B9E" w:rsidP="006B6B9E">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総合統括</w:t>
            </w:r>
            <w:r>
              <w:rPr>
                <w:rFonts w:asciiTheme="majorEastAsia" w:eastAsiaTheme="majorEastAsia" w:hAnsiTheme="majorEastAsia" w:hint="eastAsia"/>
                <w:sz w:val="18"/>
                <w:szCs w:val="18"/>
              </w:rPr>
              <w:t xml:space="preserve"> 補助</w:t>
            </w:r>
          </w:p>
          <w:p w14:paraId="23D96BD6" w14:textId="77777777" w:rsidR="006B6B9E" w:rsidRPr="002B6858" w:rsidRDefault="006B6B9E" w:rsidP="007230EB">
            <w:pPr>
              <w:snapToGrid w:val="0"/>
              <w:rPr>
                <w:rFonts w:asciiTheme="majorEastAsia" w:eastAsiaTheme="majorEastAsia" w:hAnsiTheme="majorEastAsia"/>
                <w:sz w:val="18"/>
                <w:szCs w:val="18"/>
                <w:lang w:eastAsia="zh-CN"/>
              </w:rPr>
            </w:pPr>
          </w:p>
        </w:tc>
      </w:tr>
      <w:tr w:rsidR="007230EB" w:rsidRPr="002B6858" w14:paraId="1C2A60FC" w14:textId="77777777" w:rsidTr="00E424CD">
        <w:trPr>
          <w:trHeight w:val="50"/>
          <w:trPrChange w:id="75" w:author="本田志保" w:date="2024-04-26T12:23:00Z">
            <w:trPr>
              <w:trHeight w:val="50"/>
            </w:trPr>
          </w:trPrChange>
        </w:trPr>
        <w:tc>
          <w:tcPr>
            <w:tcW w:w="1464" w:type="dxa"/>
            <w:vMerge/>
            <w:shd w:val="clear" w:color="auto" w:fill="auto"/>
            <w:vAlign w:val="center"/>
            <w:tcPrChange w:id="76" w:author="本田志保" w:date="2024-04-26T12:23:00Z">
              <w:tcPr>
                <w:tcW w:w="1464" w:type="dxa"/>
                <w:vMerge/>
                <w:shd w:val="clear" w:color="auto" w:fill="auto"/>
                <w:vAlign w:val="center"/>
              </w:tcPr>
            </w:tcPrChange>
          </w:tcPr>
          <w:p w14:paraId="3663E3F3" w14:textId="77777777" w:rsidR="007230EB" w:rsidRPr="002B6858" w:rsidRDefault="007230EB" w:rsidP="007230EB">
            <w:pPr>
              <w:snapToGrid w:val="0"/>
              <w:jc w:val="center"/>
              <w:rPr>
                <w:rFonts w:asciiTheme="majorEastAsia" w:eastAsiaTheme="majorEastAsia" w:hAnsiTheme="majorEastAsia"/>
              </w:rPr>
            </w:pPr>
          </w:p>
        </w:tc>
        <w:tc>
          <w:tcPr>
            <w:tcW w:w="4627" w:type="dxa"/>
            <w:tcBorders>
              <w:top w:val="single" w:sz="4" w:space="0" w:color="auto"/>
              <w:bottom w:val="single" w:sz="4" w:space="0" w:color="auto"/>
            </w:tcBorders>
            <w:vAlign w:val="center"/>
            <w:tcPrChange w:id="77" w:author="本田志保" w:date="2024-04-26T12:23:00Z">
              <w:tcPr>
                <w:tcW w:w="4201" w:type="dxa"/>
                <w:tcBorders>
                  <w:top w:val="single" w:sz="4" w:space="0" w:color="auto"/>
                  <w:bottom w:val="single" w:sz="4" w:space="0" w:color="auto"/>
                </w:tcBorders>
                <w:vAlign w:val="center"/>
              </w:tcPr>
            </w:tcPrChange>
          </w:tcPr>
          <w:p w14:paraId="5B030858"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羅　天合</w:t>
            </w:r>
          </w:p>
          <w:p w14:paraId="1E640DE9" w14:textId="037F7E0E" w:rsidR="007230EB" w:rsidRPr="002B6858" w:rsidRDefault="007230EB" w:rsidP="00F25FE5">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（㈱ﾌﾟﾚｯｸ研究所</w:t>
            </w:r>
            <w:ins w:id="78" w:author="本田志保" w:date="2024-04-26T12:18:00Z">
              <w:r w:rsidR="00E424CD" w:rsidRPr="00E424CD">
                <w:rPr>
                  <w:rFonts w:asciiTheme="majorEastAsia" w:eastAsiaTheme="majorEastAsia" w:hAnsiTheme="majorEastAsia" w:hint="eastAsia"/>
                  <w:sz w:val="18"/>
                  <w:szCs w:val="18"/>
                </w:rPr>
                <w:t>都市・文化部門</w:t>
              </w:r>
              <w:r w:rsidR="00E424CD">
                <w:rPr>
                  <w:rFonts w:asciiTheme="majorEastAsia" w:eastAsiaTheme="majorEastAsia" w:hAnsiTheme="majorEastAsia" w:hint="eastAsia"/>
                  <w:sz w:val="18"/>
                  <w:szCs w:val="18"/>
                </w:rPr>
                <w:t xml:space="preserve"> </w:t>
              </w:r>
              <w:r w:rsidR="00E424CD" w:rsidRPr="00E424CD">
                <w:rPr>
                  <w:rFonts w:asciiTheme="majorEastAsia" w:eastAsiaTheme="majorEastAsia" w:hAnsiTheme="majorEastAsia" w:hint="eastAsia"/>
                  <w:sz w:val="18"/>
                  <w:szCs w:val="18"/>
                </w:rPr>
                <w:t>ﾗﾝﾄﾞｽｹｰﾌﾟﾃﾞｻﾞｲﾝ部</w:t>
              </w:r>
            </w:ins>
            <w:ins w:id="79" w:author="山田芽衣" w:date="2024-04-26T09:56:00Z">
              <w:del w:id="80" w:author="本田志保" w:date="2024-04-26T12:18:00Z">
                <w:r w:rsidR="00DB0E4B" w:rsidRPr="00DB0E4B" w:rsidDel="00E424CD">
                  <w:rPr>
                    <w:rFonts w:asciiTheme="majorEastAsia" w:eastAsiaTheme="majorEastAsia" w:hAnsiTheme="majorEastAsia" w:hint="eastAsia"/>
                    <w:sz w:val="18"/>
                    <w:szCs w:val="18"/>
                  </w:rPr>
                  <w:delText>環境設計部 ﾗﾝﾄﾞｽｹｰﾌﾟﾃﾞｻﾞｲﾝ室</w:delText>
                </w:r>
              </w:del>
            </w:ins>
            <w:ins w:id="81" w:author="山田芽衣" w:date="2024-04-26T09:57:00Z">
              <w:r w:rsidR="00E71033">
                <w:rPr>
                  <w:rFonts w:asciiTheme="majorEastAsia" w:eastAsiaTheme="majorEastAsia" w:hAnsiTheme="majorEastAsia" w:hint="eastAsia"/>
                  <w:sz w:val="18"/>
                  <w:szCs w:val="18"/>
                </w:rPr>
                <w:t xml:space="preserve"> </w:t>
              </w:r>
            </w:ins>
            <w:del w:id="82" w:author="山田芽衣" w:date="2024-04-26T09:56:00Z">
              <w:r w:rsidRPr="002B6858" w:rsidDel="00DB0E4B">
                <w:rPr>
                  <w:rFonts w:asciiTheme="majorEastAsia" w:eastAsiaTheme="majorEastAsia" w:hAnsiTheme="majorEastAsia" w:hint="eastAsia"/>
                  <w:sz w:val="18"/>
                  <w:szCs w:val="18"/>
                </w:rPr>
                <w:delText>ﾗﾝﾄﾞｽｹｰﾌﾟﾃﾞｻﾞｲﾝ</w:delText>
              </w:r>
              <w:r w:rsidDel="00DB0E4B">
                <w:rPr>
                  <w:rFonts w:asciiTheme="majorEastAsia" w:eastAsiaTheme="majorEastAsia" w:hAnsiTheme="majorEastAsia" w:hint="eastAsia"/>
                  <w:sz w:val="18"/>
                  <w:szCs w:val="18"/>
                </w:rPr>
                <w:delText>2</w:delText>
              </w:r>
              <w:r w:rsidRPr="002B6858" w:rsidDel="00DB0E4B">
                <w:rPr>
                  <w:rFonts w:asciiTheme="majorEastAsia" w:eastAsiaTheme="majorEastAsia" w:hAnsiTheme="majorEastAsia" w:hint="eastAsia"/>
                  <w:sz w:val="18"/>
                  <w:szCs w:val="18"/>
                </w:rPr>
                <w:delText xml:space="preserve">部 </w:delText>
              </w:r>
            </w:del>
            <w:r w:rsidRPr="002B6858">
              <w:rPr>
                <w:rFonts w:asciiTheme="majorEastAsia" w:eastAsiaTheme="majorEastAsia" w:hAnsiTheme="majorEastAsia" w:hint="eastAsia"/>
                <w:sz w:val="18"/>
                <w:szCs w:val="18"/>
              </w:rPr>
              <w:t>研究員）</w:t>
            </w:r>
          </w:p>
          <w:p w14:paraId="312CA83C" w14:textId="7F76535F" w:rsidR="007230EB" w:rsidRPr="002B6858" w:rsidRDefault="007230EB" w:rsidP="007230EB">
            <w:pPr>
              <w:snapToGrid w:val="0"/>
              <w:rPr>
                <w:rFonts w:asciiTheme="majorEastAsia" w:eastAsiaTheme="majorEastAsia" w:hAnsiTheme="majorEastAsia"/>
                <w:sz w:val="20"/>
                <w:lang w:eastAsia="zh-TW"/>
              </w:rPr>
            </w:pPr>
            <w:r w:rsidRPr="002B6858">
              <w:rPr>
                <w:rFonts w:asciiTheme="majorEastAsia" w:eastAsiaTheme="majorEastAsia" w:hAnsiTheme="majorEastAsia"/>
                <w:sz w:val="18"/>
                <w:szCs w:val="18"/>
              </w:rPr>
              <w:t>Email:t-ra@prec.co.jp</w:t>
            </w:r>
          </w:p>
        </w:tc>
        <w:tc>
          <w:tcPr>
            <w:tcW w:w="2424" w:type="dxa"/>
            <w:tcBorders>
              <w:top w:val="single" w:sz="4" w:space="0" w:color="auto"/>
              <w:bottom w:val="single" w:sz="4" w:space="0" w:color="auto"/>
            </w:tcBorders>
            <w:tcPrChange w:id="83" w:author="本田志保" w:date="2024-04-26T12:23:00Z">
              <w:tcPr>
                <w:tcW w:w="2850" w:type="dxa"/>
                <w:gridSpan w:val="2"/>
                <w:tcBorders>
                  <w:top w:val="single" w:sz="4" w:space="0" w:color="auto"/>
                  <w:bottom w:val="single" w:sz="4" w:space="0" w:color="auto"/>
                </w:tcBorders>
              </w:tcPr>
            </w:tcPrChange>
          </w:tcPr>
          <w:p w14:paraId="79695866"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図面作成担当</w:t>
            </w:r>
          </w:p>
          <w:p w14:paraId="597128AE"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（敷地造成、環境基盤）</w:t>
            </w:r>
          </w:p>
          <w:p w14:paraId="193EE02A" w14:textId="65327D24" w:rsidR="007230EB" w:rsidRPr="00D02F61" w:rsidRDefault="007230EB" w:rsidP="007230EB">
            <w:pPr>
              <w:snapToGrid w:val="0"/>
              <w:rPr>
                <w:rFonts w:asciiTheme="majorEastAsia" w:eastAsiaTheme="majorEastAsia" w:hAnsiTheme="majorEastAsia"/>
                <w:sz w:val="18"/>
                <w:szCs w:val="18"/>
                <w:lang w:eastAsia="zh-CN"/>
              </w:rPr>
            </w:pPr>
            <w:r>
              <w:rPr>
                <w:rFonts w:asciiTheme="majorEastAsia" w:eastAsiaTheme="majorEastAsia" w:hAnsiTheme="majorEastAsia" w:hint="eastAsia"/>
                <w:sz w:val="18"/>
                <w:szCs w:val="18"/>
                <w:lang w:eastAsia="zh-CN"/>
              </w:rPr>
              <w:t>※窓口担当</w:t>
            </w:r>
          </w:p>
        </w:tc>
      </w:tr>
      <w:tr w:rsidR="007230EB" w:rsidRPr="002B6858" w14:paraId="5A5F6831" w14:textId="77777777" w:rsidTr="00E424CD">
        <w:trPr>
          <w:trHeight w:val="760"/>
          <w:trPrChange w:id="84" w:author="本田志保" w:date="2024-04-26T12:23:00Z">
            <w:trPr>
              <w:trHeight w:val="760"/>
            </w:trPr>
          </w:trPrChange>
        </w:trPr>
        <w:tc>
          <w:tcPr>
            <w:tcW w:w="1464" w:type="dxa"/>
            <w:vMerge/>
            <w:shd w:val="clear" w:color="auto" w:fill="auto"/>
            <w:vAlign w:val="center"/>
            <w:tcPrChange w:id="85" w:author="本田志保" w:date="2024-04-26T12:23:00Z">
              <w:tcPr>
                <w:tcW w:w="1464" w:type="dxa"/>
                <w:vMerge/>
                <w:shd w:val="clear" w:color="auto" w:fill="auto"/>
                <w:vAlign w:val="center"/>
              </w:tcPr>
            </w:tcPrChange>
          </w:tcPr>
          <w:p w14:paraId="5A74EF38" w14:textId="77777777" w:rsidR="007230EB" w:rsidRPr="002B6858" w:rsidRDefault="007230EB" w:rsidP="007230EB">
            <w:pPr>
              <w:snapToGrid w:val="0"/>
              <w:jc w:val="center"/>
              <w:rPr>
                <w:rFonts w:asciiTheme="majorEastAsia" w:eastAsiaTheme="majorEastAsia" w:hAnsiTheme="majorEastAsia"/>
                <w:lang w:eastAsia="zh-CN"/>
              </w:rPr>
            </w:pPr>
          </w:p>
        </w:tc>
        <w:tc>
          <w:tcPr>
            <w:tcW w:w="4627" w:type="dxa"/>
            <w:tcBorders>
              <w:top w:val="single" w:sz="4" w:space="0" w:color="auto"/>
              <w:bottom w:val="single" w:sz="4" w:space="0" w:color="auto"/>
            </w:tcBorders>
            <w:vAlign w:val="center"/>
            <w:tcPrChange w:id="86" w:author="本田志保" w:date="2024-04-26T12:23:00Z">
              <w:tcPr>
                <w:tcW w:w="4201" w:type="dxa"/>
                <w:tcBorders>
                  <w:top w:val="single" w:sz="4" w:space="0" w:color="auto"/>
                  <w:bottom w:val="single" w:sz="4" w:space="0" w:color="auto"/>
                </w:tcBorders>
                <w:vAlign w:val="center"/>
              </w:tcPr>
            </w:tcPrChange>
          </w:tcPr>
          <w:p w14:paraId="4AAAE60B" w14:textId="77777777" w:rsidR="007230EB" w:rsidRDefault="007230EB" w:rsidP="007230EB">
            <w:pPr>
              <w:snapToGrid w:val="0"/>
              <w:rPr>
                <w:rFonts w:asciiTheme="majorEastAsia" w:eastAsiaTheme="majorEastAsia" w:hAnsiTheme="majorEastAsia"/>
                <w:sz w:val="20"/>
              </w:rPr>
            </w:pPr>
            <w:r>
              <w:rPr>
                <w:rFonts w:asciiTheme="majorEastAsia" w:eastAsiaTheme="majorEastAsia" w:hAnsiTheme="majorEastAsia" w:hint="eastAsia"/>
                <w:sz w:val="20"/>
              </w:rPr>
              <w:t>田中　亮平</w:t>
            </w:r>
          </w:p>
          <w:p w14:paraId="19481C73" w14:textId="5E70BC36" w:rsidR="007230EB" w:rsidRPr="002B6858" w:rsidRDefault="007230EB" w:rsidP="00F25FE5">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（㈱ﾌﾟﾚｯｸ研究所</w:t>
            </w:r>
            <w:ins w:id="87" w:author="本田志保" w:date="2024-04-26T12:19:00Z">
              <w:r w:rsidR="00E424CD" w:rsidRPr="00E424CD">
                <w:rPr>
                  <w:rFonts w:asciiTheme="majorEastAsia" w:eastAsiaTheme="majorEastAsia" w:hAnsiTheme="majorEastAsia" w:hint="eastAsia"/>
                  <w:sz w:val="18"/>
                  <w:szCs w:val="18"/>
                </w:rPr>
                <w:t>都市・文化部門</w:t>
              </w:r>
              <w:r w:rsidR="00E424CD">
                <w:rPr>
                  <w:rFonts w:asciiTheme="majorEastAsia" w:eastAsiaTheme="majorEastAsia" w:hAnsiTheme="majorEastAsia" w:hint="eastAsia"/>
                  <w:sz w:val="18"/>
                  <w:szCs w:val="18"/>
                </w:rPr>
                <w:t xml:space="preserve"> </w:t>
              </w:r>
              <w:r w:rsidR="00E424CD" w:rsidRPr="00E424CD">
                <w:rPr>
                  <w:rFonts w:asciiTheme="majorEastAsia" w:eastAsiaTheme="majorEastAsia" w:hAnsiTheme="majorEastAsia" w:hint="eastAsia"/>
                  <w:sz w:val="18"/>
                  <w:szCs w:val="18"/>
                </w:rPr>
                <w:t>ﾗﾝﾄﾞｽｹｰﾌﾟﾃﾞｻﾞｲﾝ部</w:t>
              </w:r>
            </w:ins>
            <w:ins w:id="88" w:author="山田芽衣" w:date="2024-04-26T09:56:00Z">
              <w:del w:id="89" w:author="本田志保" w:date="2024-04-26T12:19:00Z">
                <w:r w:rsidR="00DB0E4B" w:rsidRPr="00DB0E4B" w:rsidDel="00E424CD">
                  <w:rPr>
                    <w:rFonts w:asciiTheme="majorEastAsia" w:eastAsiaTheme="majorEastAsia" w:hAnsiTheme="majorEastAsia" w:hint="eastAsia"/>
                    <w:sz w:val="18"/>
                    <w:szCs w:val="18"/>
                  </w:rPr>
                  <w:delText>環境設計部 ﾗﾝﾄﾞｽｹｰﾌﾟﾃﾞｻﾞｲﾝ室</w:delText>
                </w:r>
              </w:del>
            </w:ins>
            <w:ins w:id="90" w:author="山田芽衣" w:date="2024-04-26T09:57:00Z">
              <w:r w:rsidR="00E71033">
                <w:rPr>
                  <w:rFonts w:asciiTheme="majorEastAsia" w:eastAsiaTheme="majorEastAsia" w:hAnsiTheme="majorEastAsia" w:hint="eastAsia"/>
                  <w:sz w:val="18"/>
                  <w:szCs w:val="18"/>
                </w:rPr>
                <w:t xml:space="preserve"> </w:t>
              </w:r>
            </w:ins>
            <w:del w:id="91" w:author="山田芽衣" w:date="2024-04-26T09:56:00Z">
              <w:r w:rsidRPr="002B6858" w:rsidDel="00DB0E4B">
                <w:rPr>
                  <w:rFonts w:asciiTheme="majorEastAsia" w:eastAsiaTheme="majorEastAsia" w:hAnsiTheme="majorEastAsia" w:hint="eastAsia"/>
                  <w:sz w:val="18"/>
                  <w:szCs w:val="18"/>
                </w:rPr>
                <w:delText>ﾗﾝﾄﾞｽｹｰﾌﾟﾃﾞｻﾞｲﾝ</w:delText>
              </w:r>
              <w:r w:rsidDel="00DB0E4B">
                <w:rPr>
                  <w:rFonts w:asciiTheme="majorEastAsia" w:eastAsiaTheme="majorEastAsia" w:hAnsiTheme="majorEastAsia" w:hint="eastAsia"/>
                  <w:sz w:val="18"/>
                  <w:szCs w:val="18"/>
                </w:rPr>
                <w:delText>1</w:delText>
              </w:r>
              <w:r w:rsidRPr="002B6858" w:rsidDel="00DB0E4B">
                <w:rPr>
                  <w:rFonts w:asciiTheme="majorEastAsia" w:eastAsiaTheme="majorEastAsia" w:hAnsiTheme="majorEastAsia" w:hint="eastAsia"/>
                  <w:sz w:val="18"/>
                  <w:szCs w:val="18"/>
                </w:rPr>
                <w:delText xml:space="preserve">部 </w:delText>
              </w:r>
            </w:del>
            <w:r>
              <w:rPr>
                <w:rFonts w:asciiTheme="majorEastAsia" w:eastAsiaTheme="majorEastAsia" w:hAnsiTheme="majorEastAsia" w:hint="eastAsia"/>
                <w:sz w:val="18"/>
                <w:szCs w:val="18"/>
              </w:rPr>
              <w:t>研究員</w:t>
            </w:r>
            <w:r w:rsidRPr="002B6858">
              <w:rPr>
                <w:rFonts w:asciiTheme="majorEastAsia" w:eastAsiaTheme="majorEastAsia" w:hAnsiTheme="majorEastAsia" w:hint="eastAsia"/>
                <w:sz w:val="18"/>
                <w:szCs w:val="18"/>
              </w:rPr>
              <w:t>）</w:t>
            </w:r>
          </w:p>
          <w:p w14:paraId="0CDE721D" w14:textId="6DBDB20E" w:rsidR="007230EB" w:rsidRPr="002B6858" w:rsidRDefault="00636602" w:rsidP="00636602">
            <w:pPr>
              <w:snapToGrid w:val="0"/>
              <w:rPr>
                <w:rFonts w:asciiTheme="majorEastAsia" w:eastAsiaTheme="majorEastAsia" w:hAnsiTheme="majorEastAsia"/>
                <w:sz w:val="22"/>
                <w:szCs w:val="22"/>
              </w:rPr>
            </w:pPr>
            <w:r w:rsidRPr="00636602">
              <w:rPr>
                <w:rFonts w:asciiTheme="majorEastAsia" w:eastAsiaTheme="majorEastAsia" w:hAnsiTheme="majorEastAsia"/>
                <w:sz w:val="18"/>
                <w:szCs w:val="18"/>
                <w:lang w:eastAsia="zh-TW"/>
              </w:rPr>
              <w:t>Email:</w:t>
            </w:r>
            <w:r w:rsidR="007230EB" w:rsidRPr="00636602">
              <w:rPr>
                <w:rFonts w:asciiTheme="majorEastAsia" w:eastAsiaTheme="majorEastAsia" w:hAnsiTheme="majorEastAsia" w:hint="eastAsia"/>
                <w:sz w:val="18"/>
                <w:szCs w:val="18"/>
                <w:lang w:eastAsia="zh-TW"/>
              </w:rPr>
              <w:t>r-tanaka@prec.co.jp</w:t>
            </w:r>
          </w:p>
        </w:tc>
        <w:tc>
          <w:tcPr>
            <w:tcW w:w="2424" w:type="dxa"/>
            <w:tcBorders>
              <w:top w:val="single" w:sz="4" w:space="0" w:color="auto"/>
              <w:bottom w:val="single" w:sz="4" w:space="0" w:color="auto"/>
            </w:tcBorders>
            <w:tcPrChange w:id="92" w:author="本田志保" w:date="2024-04-26T12:23:00Z">
              <w:tcPr>
                <w:tcW w:w="2850" w:type="dxa"/>
                <w:gridSpan w:val="2"/>
                <w:tcBorders>
                  <w:top w:val="single" w:sz="4" w:space="0" w:color="auto"/>
                  <w:bottom w:val="single" w:sz="4" w:space="0" w:color="auto"/>
                </w:tcBorders>
              </w:tcPr>
            </w:tcPrChange>
          </w:tcPr>
          <w:p w14:paraId="1632089F" w14:textId="77777777" w:rsidR="007230EB" w:rsidRPr="002B6858" w:rsidRDefault="007230EB" w:rsidP="007230E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図面作成担当</w:t>
            </w:r>
          </w:p>
          <w:p w14:paraId="4CCC72DD" w14:textId="52FFD421" w:rsidR="007230EB" w:rsidRPr="002B6858" w:rsidRDefault="007230EB" w:rsidP="007230E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（敷地造成、環境基盤）</w:t>
            </w:r>
          </w:p>
        </w:tc>
      </w:tr>
      <w:tr w:rsidR="007230EB" w:rsidRPr="002B6858" w14:paraId="7371B462" w14:textId="77777777" w:rsidTr="00E424CD">
        <w:trPr>
          <w:trHeight w:val="760"/>
          <w:trPrChange w:id="93" w:author="本田志保" w:date="2024-04-26T12:23:00Z">
            <w:trPr>
              <w:trHeight w:val="760"/>
            </w:trPr>
          </w:trPrChange>
        </w:trPr>
        <w:tc>
          <w:tcPr>
            <w:tcW w:w="1464" w:type="dxa"/>
            <w:vMerge/>
            <w:shd w:val="clear" w:color="auto" w:fill="auto"/>
            <w:vAlign w:val="center"/>
            <w:tcPrChange w:id="94" w:author="本田志保" w:date="2024-04-26T12:23:00Z">
              <w:tcPr>
                <w:tcW w:w="1464" w:type="dxa"/>
                <w:vMerge/>
                <w:shd w:val="clear" w:color="auto" w:fill="auto"/>
                <w:vAlign w:val="center"/>
              </w:tcPr>
            </w:tcPrChange>
          </w:tcPr>
          <w:p w14:paraId="6C39B7B8" w14:textId="77777777" w:rsidR="007230EB" w:rsidRPr="002B6858" w:rsidRDefault="007230EB" w:rsidP="007230EB">
            <w:pPr>
              <w:snapToGrid w:val="0"/>
              <w:jc w:val="center"/>
              <w:rPr>
                <w:rFonts w:asciiTheme="majorEastAsia" w:eastAsiaTheme="majorEastAsia" w:hAnsiTheme="majorEastAsia"/>
                <w:lang w:eastAsia="zh-TW"/>
              </w:rPr>
            </w:pPr>
          </w:p>
        </w:tc>
        <w:tc>
          <w:tcPr>
            <w:tcW w:w="4627" w:type="dxa"/>
            <w:tcBorders>
              <w:top w:val="single" w:sz="4" w:space="0" w:color="auto"/>
              <w:bottom w:val="single" w:sz="4" w:space="0" w:color="auto"/>
            </w:tcBorders>
            <w:vAlign w:val="center"/>
            <w:tcPrChange w:id="95" w:author="本田志保" w:date="2024-04-26T12:23:00Z">
              <w:tcPr>
                <w:tcW w:w="4201" w:type="dxa"/>
                <w:tcBorders>
                  <w:top w:val="single" w:sz="4" w:space="0" w:color="auto"/>
                  <w:bottom w:val="single" w:sz="4" w:space="0" w:color="auto"/>
                </w:tcBorders>
                <w:vAlign w:val="center"/>
              </w:tcPr>
            </w:tcPrChange>
          </w:tcPr>
          <w:p w14:paraId="2D51B714" w14:textId="77777777" w:rsidR="007230EB" w:rsidRDefault="007230EB" w:rsidP="007230EB">
            <w:pPr>
              <w:snapToGrid w:val="0"/>
              <w:rPr>
                <w:sz w:val="20"/>
              </w:rPr>
            </w:pPr>
            <w:r>
              <w:rPr>
                <w:rFonts w:asciiTheme="majorEastAsia" w:eastAsiaTheme="majorEastAsia" w:hAnsiTheme="majorEastAsia" w:hint="eastAsia"/>
                <w:sz w:val="20"/>
              </w:rPr>
              <w:t xml:space="preserve">嘉藤　</w:t>
            </w:r>
            <w:r w:rsidRPr="00F9442E">
              <w:rPr>
                <w:rFonts w:asciiTheme="majorEastAsia" w:eastAsiaTheme="majorEastAsia" w:hAnsiTheme="majorEastAsia"/>
                <w:sz w:val="20"/>
              </w:rPr>
              <w:t>遥</w:t>
            </w:r>
          </w:p>
          <w:p w14:paraId="32E93F5A" w14:textId="08ED464A" w:rsidR="007230EB" w:rsidRPr="002B6858" w:rsidRDefault="007230EB" w:rsidP="00F25FE5">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（㈱ﾌﾟﾚｯｸ研究所</w:t>
            </w:r>
            <w:ins w:id="96" w:author="本田志保" w:date="2024-04-26T12:19:00Z">
              <w:r w:rsidR="00E424CD" w:rsidRPr="00E424CD">
                <w:rPr>
                  <w:rFonts w:asciiTheme="majorEastAsia" w:eastAsiaTheme="majorEastAsia" w:hAnsiTheme="majorEastAsia" w:hint="eastAsia"/>
                  <w:sz w:val="18"/>
                  <w:szCs w:val="18"/>
                </w:rPr>
                <w:t>都市・文化部門</w:t>
              </w:r>
              <w:r w:rsidR="00E424CD">
                <w:rPr>
                  <w:rFonts w:asciiTheme="majorEastAsia" w:eastAsiaTheme="majorEastAsia" w:hAnsiTheme="majorEastAsia" w:hint="eastAsia"/>
                  <w:sz w:val="18"/>
                  <w:szCs w:val="18"/>
                </w:rPr>
                <w:t xml:space="preserve"> </w:t>
              </w:r>
              <w:r w:rsidR="00E424CD" w:rsidRPr="00E424CD">
                <w:rPr>
                  <w:rFonts w:asciiTheme="majorEastAsia" w:eastAsiaTheme="majorEastAsia" w:hAnsiTheme="majorEastAsia" w:hint="eastAsia"/>
                  <w:sz w:val="18"/>
                  <w:szCs w:val="18"/>
                </w:rPr>
                <w:t>ﾗﾝﾄﾞｽｹｰﾌﾟﾃﾞｻﾞｲﾝ部</w:t>
              </w:r>
            </w:ins>
            <w:ins w:id="97" w:author="山田芽衣" w:date="2024-04-26T09:56:00Z">
              <w:del w:id="98" w:author="本田志保" w:date="2024-04-26T12:19:00Z">
                <w:r w:rsidR="00DB0E4B" w:rsidRPr="00DB0E4B" w:rsidDel="00E424CD">
                  <w:rPr>
                    <w:rFonts w:asciiTheme="majorEastAsia" w:eastAsiaTheme="majorEastAsia" w:hAnsiTheme="majorEastAsia" w:hint="eastAsia"/>
                    <w:sz w:val="18"/>
                    <w:szCs w:val="18"/>
                  </w:rPr>
                  <w:delText>環境設計部 ﾗﾝﾄﾞｽｹｰﾌﾟﾃﾞｻﾞｲﾝ室</w:delText>
                </w:r>
              </w:del>
            </w:ins>
            <w:ins w:id="99" w:author="山田芽衣" w:date="2024-04-26T09:57:00Z">
              <w:r w:rsidR="00E71033">
                <w:rPr>
                  <w:rFonts w:asciiTheme="majorEastAsia" w:eastAsiaTheme="majorEastAsia" w:hAnsiTheme="majorEastAsia" w:hint="eastAsia"/>
                  <w:sz w:val="18"/>
                  <w:szCs w:val="18"/>
                </w:rPr>
                <w:t xml:space="preserve"> </w:t>
              </w:r>
            </w:ins>
            <w:del w:id="100" w:author="山田芽衣" w:date="2024-04-26T09:56:00Z">
              <w:r w:rsidRPr="002B6858" w:rsidDel="00DB0E4B">
                <w:rPr>
                  <w:rFonts w:asciiTheme="majorEastAsia" w:eastAsiaTheme="majorEastAsia" w:hAnsiTheme="majorEastAsia" w:hint="eastAsia"/>
                  <w:sz w:val="18"/>
                  <w:szCs w:val="18"/>
                </w:rPr>
                <w:delText>ﾗﾝﾄﾞｽｹｰﾌﾟﾃﾞｻﾞｲﾝ</w:delText>
              </w:r>
              <w:r w:rsidDel="00DB0E4B">
                <w:rPr>
                  <w:rFonts w:asciiTheme="majorEastAsia" w:eastAsiaTheme="majorEastAsia" w:hAnsiTheme="majorEastAsia" w:hint="eastAsia"/>
                  <w:sz w:val="18"/>
                  <w:szCs w:val="18"/>
                </w:rPr>
                <w:delText>1</w:delText>
              </w:r>
              <w:r w:rsidRPr="002B6858" w:rsidDel="00DB0E4B">
                <w:rPr>
                  <w:rFonts w:asciiTheme="majorEastAsia" w:eastAsiaTheme="majorEastAsia" w:hAnsiTheme="majorEastAsia" w:hint="eastAsia"/>
                  <w:sz w:val="18"/>
                  <w:szCs w:val="18"/>
                </w:rPr>
                <w:delText xml:space="preserve">部 </w:delText>
              </w:r>
            </w:del>
            <w:r w:rsidRPr="002B6858">
              <w:rPr>
                <w:rFonts w:asciiTheme="majorEastAsia" w:eastAsiaTheme="majorEastAsia" w:hAnsiTheme="majorEastAsia" w:hint="eastAsia"/>
                <w:sz w:val="18"/>
                <w:szCs w:val="18"/>
              </w:rPr>
              <w:t>研究員）</w:t>
            </w:r>
          </w:p>
          <w:p w14:paraId="7D49F804" w14:textId="3930254E"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w:t>
            </w:r>
            <w:r w:rsidRPr="00F4404B">
              <w:rPr>
                <w:rFonts w:asciiTheme="majorEastAsia" w:eastAsiaTheme="majorEastAsia" w:hAnsiTheme="majorEastAsia" w:hint="eastAsia"/>
                <w:sz w:val="18"/>
                <w:szCs w:val="18"/>
              </w:rPr>
              <w:t>h-kato@prec.co.jp</w:t>
            </w:r>
          </w:p>
        </w:tc>
        <w:tc>
          <w:tcPr>
            <w:tcW w:w="2424" w:type="dxa"/>
            <w:tcBorders>
              <w:top w:val="single" w:sz="4" w:space="0" w:color="auto"/>
              <w:bottom w:val="single" w:sz="4" w:space="0" w:color="auto"/>
            </w:tcBorders>
            <w:tcPrChange w:id="101" w:author="本田志保" w:date="2024-04-26T12:23:00Z">
              <w:tcPr>
                <w:tcW w:w="2850" w:type="dxa"/>
                <w:gridSpan w:val="2"/>
                <w:tcBorders>
                  <w:top w:val="single" w:sz="4" w:space="0" w:color="auto"/>
                  <w:bottom w:val="single" w:sz="4" w:space="0" w:color="auto"/>
                </w:tcBorders>
              </w:tcPr>
            </w:tcPrChange>
          </w:tcPr>
          <w:p w14:paraId="0713F15D" w14:textId="77777777" w:rsidR="007230EB" w:rsidRPr="002B6858" w:rsidRDefault="007230EB" w:rsidP="007230E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図面作成担当</w:t>
            </w:r>
          </w:p>
          <w:p w14:paraId="231F2FF7" w14:textId="77777777" w:rsidR="007230EB" w:rsidRPr="002B6858" w:rsidRDefault="007230EB" w:rsidP="007230E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（敷地造成、環境基盤）</w:t>
            </w:r>
          </w:p>
          <w:p w14:paraId="19BC9A21" w14:textId="77777777" w:rsidR="007230EB" w:rsidRPr="002B6858" w:rsidRDefault="007230EB" w:rsidP="007230EB">
            <w:pPr>
              <w:snapToGrid w:val="0"/>
              <w:rPr>
                <w:rFonts w:asciiTheme="majorEastAsia" w:eastAsiaTheme="majorEastAsia" w:hAnsiTheme="majorEastAsia"/>
                <w:sz w:val="18"/>
                <w:szCs w:val="18"/>
                <w:lang w:eastAsia="zh-TW"/>
              </w:rPr>
            </w:pPr>
          </w:p>
        </w:tc>
      </w:tr>
      <w:tr w:rsidR="007230EB" w:rsidRPr="002B6858" w14:paraId="620F3721" w14:textId="77777777" w:rsidTr="00E424CD">
        <w:trPr>
          <w:trHeight w:val="760"/>
          <w:trPrChange w:id="102" w:author="本田志保" w:date="2024-04-26T12:23:00Z">
            <w:trPr>
              <w:trHeight w:val="760"/>
            </w:trPr>
          </w:trPrChange>
        </w:trPr>
        <w:tc>
          <w:tcPr>
            <w:tcW w:w="1464" w:type="dxa"/>
            <w:vMerge/>
            <w:shd w:val="clear" w:color="auto" w:fill="auto"/>
            <w:vAlign w:val="center"/>
            <w:tcPrChange w:id="103" w:author="本田志保" w:date="2024-04-26T12:23:00Z">
              <w:tcPr>
                <w:tcW w:w="1464" w:type="dxa"/>
                <w:vMerge/>
                <w:shd w:val="clear" w:color="auto" w:fill="auto"/>
                <w:vAlign w:val="center"/>
              </w:tcPr>
            </w:tcPrChange>
          </w:tcPr>
          <w:p w14:paraId="64E9743A" w14:textId="77777777" w:rsidR="007230EB" w:rsidRPr="002B6858" w:rsidRDefault="007230EB" w:rsidP="007230EB">
            <w:pPr>
              <w:snapToGrid w:val="0"/>
              <w:jc w:val="center"/>
              <w:rPr>
                <w:rFonts w:asciiTheme="majorEastAsia" w:eastAsiaTheme="majorEastAsia" w:hAnsiTheme="majorEastAsia"/>
                <w:lang w:eastAsia="zh-TW"/>
              </w:rPr>
            </w:pPr>
          </w:p>
        </w:tc>
        <w:tc>
          <w:tcPr>
            <w:tcW w:w="4627" w:type="dxa"/>
            <w:tcBorders>
              <w:top w:val="single" w:sz="4" w:space="0" w:color="auto"/>
              <w:bottom w:val="single" w:sz="4" w:space="0" w:color="auto"/>
            </w:tcBorders>
            <w:vAlign w:val="center"/>
            <w:tcPrChange w:id="104" w:author="本田志保" w:date="2024-04-26T12:23:00Z">
              <w:tcPr>
                <w:tcW w:w="4201" w:type="dxa"/>
                <w:tcBorders>
                  <w:top w:val="single" w:sz="4" w:space="0" w:color="auto"/>
                  <w:bottom w:val="single" w:sz="4" w:space="0" w:color="auto"/>
                </w:tcBorders>
                <w:vAlign w:val="center"/>
              </w:tcPr>
            </w:tcPrChange>
          </w:tcPr>
          <w:p w14:paraId="4D7BEE5F"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北島　佳浩</w:t>
            </w:r>
          </w:p>
          <w:p w14:paraId="26749A11" w14:textId="77777777" w:rsidR="007230EB" w:rsidRPr="002B6858" w:rsidRDefault="007230EB" w:rsidP="007230E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（㈱ランズ計画研究所取締役 副社長）</w:t>
            </w:r>
          </w:p>
          <w:p w14:paraId="6B1CBDD1" w14:textId="624732B3"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Email:kitajima@lans-plan.co.jp</w:t>
            </w:r>
          </w:p>
        </w:tc>
        <w:tc>
          <w:tcPr>
            <w:tcW w:w="2424" w:type="dxa"/>
            <w:tcBorders>
              <w:top w:val="single" w:sz="4" w:space="0" w:color="auto"/>
              <w:bottom w:val="single" w:sz="4" w:space="0" w:color="auto"/>
            </w:tcBorders>
            <w:tcPrChange w:id="105" w:author="本田志保" w:date="2024-04-26T12:23:00Z">
              <w:tcPr>
                <w:tcW w:w="2850" w:type="dxa"/>
                <w:gridSpan w:val="2"/>
                <w:tcBorders>
                  <w:top w:val="single" w:sz="4" w:space="0" w:color="auto"/>
                  <w:bottom w:val="single" w:sz="4" w:space="0" w:color="auto"/>
                </w:tcBorders>
              </w:tcPr>
            </w:tcPrChange>
          </w:tcPr>
          <w:p w14:paraId="48AAF895" w14:textId="6070E387" w:rsidR="007230EB" w:rsidRPr="002B6858" w:rsidRDefault="007230EB" w:rsidP="007230E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実施設計管理</w:t>
            </w:r>
          </w:p>
        </w:tc>
      </w:tr>
      <w:tr w:rsidR="007230EB" w:rsidRPr="002B6858" w14:paraId="77F8078A" w14:textId="77777777" w:rsidTr="00E424CD">
        <w:trPr>
          <w:trHeight w:val="530"/>
          <w:trPrChange w:id="106" w:author="本田志保" w:date="2024-04-26T12:23:00Z">
            <w:trPr>
              <w:trHeight w:val="530"/>
            </w:trPr>
          </w:trPrChange>
        </w:trPr>
        <w:tc>
          <w:tcPr>
            <w:tcW w:w="1464" w:type="dxa"/>
            <w:vMerge/>
            <w:shd w:val="clear" w:color="auto" w:fill="auto"/>
            <w:vAlign w:val="center"/>
            <w:tcPrChange w:id="107" w:author="本田志保" w:date="2024-04-26T12:23:00Z">
              <w:tcPr>
                <w:tcW w:w="1464" w:type="dxa"/>
                <w:vMerge/>
                <w:shd w:val="clear" w:color="auto" w:fill="auto"/>
                <w:vAlign w:val="center"/>
              </w:tcPr>
            </w:tcPrChange>
          </w:tcPr>
          <w:p w14:paraId="192D0CD3" w14:textId="77777777" w:rsidR="007230EB" w:rsidRPr="002B6858" w:rsidRDefault="007230EB" w:rsidP="007230EB">
            <w:pPr>
              <w:snapToGrid w:val="0"/>
              <w:rPr>
                <w:rFonts w:asciiTheme="majorEastAsia" w:eastAsiaTheme="majorEastAsia" w:hAnsiTheme="majorEastAsia"/>
              </w:rPr>
            </w:pPr>
          </w:p>
        </w:tc>
        <w:tc>
          <w:tcPr>
            <w:tcW w:w="4627" w:type="dxa"/>
            <w:tcBorders>
              <w:top w:val="single" w:sz="4" w:space="0" w:color="auto"/>
              <w:bottom w:val="single" w:sz="4" w:space="0" w:color="auto"/>
            </w:tcBorders>
            <w:vAlign w:val="center"/>
            <w:tcPrChange w:id="108" w:author="本田志保" w:date="2024-04-26T12:23:00Z">
              <w:tcPr>
                <w:tcW w:w="4201" w:type="dxa"/>
                <w:tcBorders>
                  <w:top w:val="single" w:sz="4" w:space="0" w:color="auto"/>
                  <w:bottom w:val="single" w:sz="4" w:space="0" w:color="auto"/>
                </w:tcBorders>
                <w:vAlign w:val="center"/>
              </w:tcPr>
            </w:tcPrChange>
          </w:tcPr>
          <w:p w14:paraId="7051B924"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浅見　友紀</w:t>
            </w:r>
          </w:p>
          <w:p w14:paraId="0A3886A7" w14:textId="77777777" w:rsidR="007230EB" w:rsidRPr="002B6858" w:rsidRDefault="007230EB" w:rsidP="007230E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（㈱ランズ計画研究所 課長）</w:t>
            </w:r>
          </w:p>
          <w:p w14:paraId="35926FCA"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Email:asami@lans-plan.co.jp</w:t>
            </w:r>
            <w:r w:rsidRPr="002B6858">
              <w:rPr>
                <w:rFonts w:asciiTheme="majorEastAsia" w:eastAsiaTheme="majorEastAsia" w:hAnsiTheme="majorEastAsia"/>
                <w:sz w:val="20"/>
              </w:rPr>
              <w:t xml:space="preserve"> </w:t>
            </w:r>
          </w:p>
        </w:tc>
        <w:tc>
          <w:tcPr>
            <w:tcW w:w="2424" w:type="dxa"/>
            <w:tcBorders>
              <w:top w:val="single" w:sz="4" w:space="0" w:color="auto"/>
              <w:bottom w:val="single" w:sz="4" w:space="0" w:color="auto"/>
            </w:tcBorders>
            <w:tcPrChange w:id="109" w:author="本田志保" w:date="2024-04-26T12:23:00Z">
              <w:tcPr>
                <w:tcW w:w="2850" w:type="dxa"/>
                <w:gridSpan w:val="2"/>
                <w:tcBorders>
                  <w:top w:val="single" w:sz="4" w:space="0" w:color="auto"/>
                  <w:bottom w:val="single" w:sz="4" w:space="0" w:color="auto"/>
                </w:tcBorders>
              </w:tcPr>
            </w:tcPrChange>
          </w:tcPr>
          <w:p w14:paraId="4DD757EC"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図面作成担当</w:t>
            </w:r>
          </w:p>
          <w:p w14:paraId="5954D3C5"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（汚水排水）</w:t>
            </w:r>
          </w:p>
          <w:p w14:paraId="264D2102" w14:textId="77777777" w:rsidR="007230EB" w:rsidRPr="002B6858" w:rsidRDefault="007230EB" w:rsidP="007230E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ICT担当</w:t>
            </w:r>
          </w:p>
        </w:tc>
      </w:tr>
      <w:tr w:rsidR="007230EB" w:rsidRPr="002B6858" w14:paraId="18C6754A" w14:textId="77777777" w:rsidTr="00E424CD">
        <w:trPr>
          <w:trHeight w:val="40"/>
          <w:trPrChange w:id="110" w:author="本田志保" w:date="2024-04-26T12:23:00Z">
            <w:trPr>
              <w:trHeight w:val="40"/>
            </w:trPr>
          </w:trPrChange>
        </w:trPr>
        <w:tc>
          <w:tcPr>
            <w:tcW w:w="1464" w:type="dxa"/>
            <w:vMerge/>
            <w:shd w:val="clear" w:color="auto" w:fill="auto"/>
            <w:vAlign w:val="center"/>
            <w:tcPrChange w:id="111" w:author="本田志保" w:date="2024-04-26T12:23:00Z">
              <w:tcPr>
                <w:tcW w:w="1464" w:type="dxa"/>
                <w:vMerge/>
                <w:shd w:val="clear" w:color="auto" w:fill="auto"/>
                <w:vAlign w:val="center"/>
              </w:tcPr>
            </w:tcPrChange>
          </w:tcPr>
          <w:p w14:paraId="014633B8" w14:textId="77777777" w:rsidR="007230EB" w:rsidRPr="002B6858" w:rsidRDefault="007230EB" w:rsidP="007230EB">
            <w:pPr>
              <w:snapToGrid w:val="0"/>
              <w:jc w:val="center"/>
              <w:rPr>
                <w:rFonts w:asciiTheme="majorEastAsia" w:eastAsiaTheme="majorEastAsia" w:hAnsiTheme="majorEastAsia"/>
              </w:rPr>
            </w:pPr>
          </w:p>
        </w:tc>
        <w:tc>
          <w:tcPr>
            <w:tcW w:w="4627" w:type="dxa"/>
            <w:tcBorders>
              <w:top w:val="single" w:sz="4" w:space="0" w:color="auto"/>
              <w:bottom w:val="single" w:sz="4" w:space="0" w:color="auto"/>
            </w:tcBorders>
            <w:vAlign w:val="center"/>
            <w:tcPrChange w:id="112" w:author="本田志保" w:date="2024-04-26T12:23:00Z">
              <w:tcPr>
                <w:tcW w:w="4201" w:type="dxa"/>
                <w:tcBorders>
                  <w:top w:val="single" w:sz="4" w:space="0" w:color="auto"/>
                  <w:bottom w:val="single" w:sz="4" w:space="0" w:color="auto"/>
                </w:tcBorders>
                <w:vAlign w:val="center"/>
              </w:tcPr>
            </w:tcPrChange>
          </w:tcPr>
          <w:p w14:paraId="7D3AD39C"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文珠　正哲</w:t>
            </w:r>
          </w:p>
          <w:p w14:paraId="54D50999" w14:textId="342C7F31"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18"/>
                <w:szCs w:val="18"/>
              </w:rPr>
              <w:t>（㈱ランズ計画研究所 調査計画部長）</w:t>
            </w:r>
          </w:p>
          <w:p w14:paraId="0BDE169D"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Email:m.monju@lans-plan.co.jp</w:t>
            </w:r>
          </w:p>
        </w:tc>
        <w:tc>
          <w:tcPr>
            <w:tcW w:w="2424" w:type="dxa"/>
            <w:tcBorders>
              <w:top w:val="single" w:sz="4" w:space="0" w:color="auto"/>
              <w:bottom w:val="single" w:sz="4" w:space="0" w:color="auto"/>
            </w:tcBorders>
            <w:tcPrChange w:id="113" w:author="本田志保" w:date="2024-04-26T12:23:00Z">
              <w:tcPr>
                <w:tcW w:w="2850" w:type="dxa"/>
                <w:gridSpan w:val="2"/>
                <w:tcBorders>
                  <w:top w:val="single" w:sz="4" w:space="0" w:color="auto"/>
                  <w:bottom w:val="single" w:sz="4" w:space="0" w:color="auto"/>
                </w:tcBorders>
              </w:tcPr>
            </w:tcPrChange>
          </w:tcPr>
          <w:p w14:paraId="62164B51"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図面作成担当</w:t>
            </w:r>
          </w:p>
          <w:p w14:paraId="0C544ACE"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（修景植栽）</w:t>
            </w:r>
          </w:p>
        </w:tc>
      </w:tr>
      <w:tr w:rsidR="007230EB" w:rsidRPr="002B6858" w14:paraId="67E82FF7" w14:textId="77777777" w:rsidTr="00E424CD">
        <w:trPr>
          <w:trHeight w:val="40"/>
          <w:trPrChange w:id="114" w:author="本田志保" w:date="2024-04-26T12:23:00Z">
            <w:trPr>
              <w:trHeight w:val="40"/>
            </w:trPr>
          </w:trPrChange>
        </w:trPr>
        <w:tc>
          <w:tcPr>
            <w:tcW w:w="1464" w:type="dxa"/>
            <w:vMerge/>
            <w:shd w:val="clear" w:color="auto" w:fill="auto"/>
            <w:vAlign w:val="center"/>
            <w:tcPrChange w:id="115" w:author="本田志保" w:date="2024-04-26T12:23:00Z">
              <w:tcPr>
                <w:tcW w:w="1464" w:type="dxa"/>
                <w:vMerge/>
                <w:shd w:val="clear" w:color="auto" w:fill="auto"/>
                <w:vAlign w:val="center"/>
              </w:tcPr>
            </w:tcPrChange>
          </w:tcPr>
          <w:p w14:paraId="108E510E" w14:textId="77777777" w:rsidR="007230EB" w:rsidRPr="002B6858" w:rsidRDefault="007230EB" w:rsidP="007230EB">
            <w:pPr>
              <w:snapToGrid w:val="0"/>
              <w:jc w:val="center"/>
              <w:rPr>
                <w:rFonts w:asciiTheme="majorEastAsia" w:eastAsiaTheme="majorEastAsia" w:hAnsiTheme="majorEastAsia"/>
                <w:lang w:eastAsia="zh-CN"/>
              </w:rPr>
            </w:pPr>
          </w:p>
        </w:tc>
        <w:tc>
          <w:tcPr>
            <w:tcW w:w="4627" w:type="dxa"/>
            <w:tcBorders>
              <w:top w:val="single" w:sz="4" w:space="0" w:color="auto"/>
              <w:bottom w:val="single" w:sz="4" w:space="0" w:color="auto"/>
            </w:tcBorders>
            <w:vAlign w:val="center"/>
            <w:tcPrChange w:id="116" w:author="本田志保" w:date="2024-04-26T12:23:00Z">
              <w:tcPr>
                <w:tcW w:w="4201" w:type="dxa"/>
                <w:tcBorders>
                  <w:top w:val="single" w:sz="4" w:space="0" w:color="auto"/>
                  <w:bottom w:val="single" w:sz="4" w:space="0" w:color="auto"/>
                </w:tcBorders>
                <w:vAlign w:val="center"/>
              </w:tcPr>
            </w:tcPrChange>
          </w:tcPr>
          <w:p w14:paraId="3EC85044"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石川　麻由子</w:t>
            </w:r>
          </w:p>
          <w:p w14:paraId="25BC13CD" w14:textId="68016B6C"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hint="eastAsia"/>
                <w:sz w:val="18"/>
                <w:szCs w:val="18"/>
              </w:rPr>
              <w:t>（㈱ランズ計画研究所</w:t>
            </w:r>
            <w:r w:rsidRPr="002B6858">
              <w:rPr>
                <w:rFonts w:asciiTheme="majorEastAsia" w:eastAsiaTheme="majorEastAsia" w:hAnsiTheme="majorEastAsia" w:hint="eastAsia"/>
                <w:color w:val="FF0000"/>
                <w:sz w:val="18"/>
                <w:szCs w:val="18"/>
              </w:rPr>
              <w:t xml:space="preserve"> </w:t>
            </w:r>
            <w:r w:rsidRPr="002B6858">
              <w:rPr>
                <w:rFonts w:asciiTheme="majorEastAsia" w:eastAsiaTheme="majorEastAsia" w:hAnsiTheme="majorEastAsia" w:hint="eastAsia"/>
                <w:sz w:val="18"/>
                <w:szCs w:val="18"/>
              </w:rPr>
              <w:t>技師）</w:t>
            </w:r>
          </w:p>
          <w:p w14:paraId="3B5063CF" w14:textId="77777777" w:rsidR="007230EB" w:rsidRPr="002B6858" w:rsidRDefault="007230EB" w:rsidP="007230EB">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w:t>
            </w:r>
            <w:r w:rsidRPr="002B6858">
              <w:rPr>
                <w:rFonts w:asciiTheme="majorEastAsia" w:eastAsiaTheme="majorEastAsia" w:hAnsiTheme="majorEastAsia" w:hint="eastAsia"/>
                <w:sz w:val="18"/>
                <w:szCs w:val="18"/>
              </w:rPr>
              <w:t>m.ishikawa@lans-plan.co.jp</w:t>
            </w:r>
          </w:p>
        </w:tc>
        <w:tc>
          <w:tcPr>
            <w:tcW w:w="2424" w:type="dxa"/>
            <w:tcBorders>
              <w:top w:val="single" w:sz="4" w:space="0" w:color="auto"/>
              <w:bottom w:val="single" w:sz="4" w:space="0" w:color="auto"/>
            </w:tcBorders>
            <w:tcPrChange w:id="117" w:author="本田志保" w:date="2024-04-26T12:23:00Z">
              <w:tcPr>
                <w:tcW w:w="2850" w:type="dxa"/>
                <w:gridSpan w:val="2"/>
                <w:tcBorders>
                  <w:top w:val="single" w:sz="4" w:space="0" w:color="auto"/>
                  <w:bottom w:val="single" w:sz="4" w:space="0" w:color="auto"/>
                </w:tcBorders>
              </w:tcPr>
            </w:tcPrChange>
          </w:tcPr>
          <w:p w14:paraId="1611C8DB"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図面作成担当</w:t>
            </w:r>
          </w:p>
          <w:p w14:paraId="43532611" w14:textId="77777777" w:rsidR="007230EB" w:rsidRPr="002B6858" w:rsidRDefault="007230EB" w:rsidP="007230E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（修景植栽）</w:t>
            </w:r>
          </w:p>
        </w:tc>
      </w:tr>
    </w:tbl>
    <w:p w14:paraId="71DD0B96" w14:textId="48127426" w:rsidR="00301A08" w:rsidRDefault="00301A08">
      <w:pPr>
        <w:rPr>
          <w:ins w:id="118" w:author="山田芽衣" w:date="2024-04-26T10:01:00Z"/>
        </w:rPr>
      </w:pPr>
    </w:p>
    <w:p w14:paraId="18C09CF0" w14:textId="77777777" w:rsidR="00E71033" w:rsidRDefault="00E71033">
      <w:pPr>
        <w:rPr>
          <w:ins w:id="119" w:author="山田芽衣" w:date="2024-04-26T10:01:00Z"/>
        </w:rPr>
      </w:pPr>
    </w:p>
    <w:p w14:paraId="27C2CF5F" w14:textId="77777777" w:rsidR="00E71033" w:rsidRDefault="00E71033">
      <w:pPr>
        <w:rPr>
          <w:ins w:id="120" w:author="山田芽衣" w:date="2024-04-26T10:01:00Z"/>
        </w:rPr>
      </w:pPr>
    </w:p>
    <w:p w14:paraId="4EA4DE61" w14:textId="77777777" w:rsidR="00E71033" w:rsidRDefault="00E71033">
      <w:pPr>
        <w:rPr>
          <w:ins w:id="121" w:author="山田芽衣" w:date="2024-04-26T10:01:00Z"/>
        </w:rPr>
      </w:pPr>
    </w:p>
    <w:p w14:paraId="2A31C799" w14:textId="77777777" w:rsidR="00E71033" w:rsidRDefault="00E71033">
      <w:pPr>
        <w:rPr>
          <w:ins w:id="122" w:author="山田芽衣" w:date="2024-04-26T10:01:00Z"/>
        </w:rPr>
      </w:pPr>
    </w:p>
    <w:p w14:paraId="5482AA49" w14:textId="77777777" w:rsidR="00E71033" w:rsidRDefault="00E71033"/>
    <w:tbl>
      <w:tblPr>
        <w:tblpPr w:leftFromText="142" w:rightFromText="142" w:vertAnchor="text" w:horzAnchor="margin" w:tblpXSpec="center" w:tblpY="2"/>
        <w:tblW w:w="8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23" w:author="本田志保" w:date="2024-04-26T12:23:00Z">
          <w:tblPr>
            <w:tblpPr w:leftFromText="142" w:rightFromText="142" w:vertAnchor="text" w:horzAnchor="margin" w:tblpXSpec="center" w:tblpY="2"/>
            <w:tblW w:w="8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464"/>
        <w:gridCol w:w="4627"/>
        <w:gridCol w:w="2424"/>
        <w:tblGridChange w:id="124">
          <w:tblGrid>
            <w:gridCol w:w="1464"/>
            <w:gridCol w:w="4201"/>
            <w:gridCol w:w="284"/>
            <w:gridCol w:w="142"/>
            <w:gridCol w:w="2424"/>
          </w:tblGrid>
        </w:tblGridChange>
      </w:tblGrid>
      <w:tr w:rsidR="00301A08" w:rsidRPr="002B6858" w14:paraId="69C3C1B7" w14:textId="77777777" w:rsidTr="00E424CD">
        <w:trPr>
          <w:trHeight w:val="40"/>
          <w:trPrChange w:id="125" w:author="本田志保" w:date="2024-04-26T12:23:00Z">
            <w:trPr>
              <w:trHeight w:val="40"/>
            </w:trPr>
          </w:trPrChange>
        </w:trPr>
        <w:tc>
          <w:tcPr>
            <w:tcW w:w="1464" w:type="dxa"/>
            <w:shd w:val="clear" w:color="auto" w:fill="auto"/>
            <w:vAlign w:val="center"/>
            <w:tcPrChange w:id="126" w:author="本田志保" w:date="2024-04-26T12:23:00Z">
              <w:tcPr>
                <w:tcW w:w="1464" w:type="dxa"/>
                <w:shd w:val="clear" w:color="auto" w:fill="auto"/>
                <w:vAlign w:val="center"/>
              </w:tcPr>
            </w:tcPrChange>
          </w:tcPr>
          <w:p w14:paraId="4F2BD51B" w14:textId="6F4646B8" w:rsidR="00301A08" w:rsidRPr="002B6858" w:rsidRDefault="00301A08" w:rsidP="00301A08">
            <w:pPr>
              <w:snapToGrid w:val="0"/>
              <w:jc w:val="center"/>
              <w:rPr>
                <w:rFonts w:asciiTheme="majorEastAsia" w:eastAsiaTheme="majorEastAsia" w:hAnsiTheme="majorEastAsia"/>
              </w:rPr>
            </w:pPr>
            <w:r w:rsidRPr="002B6858">
              <w:rPr>
                <w:rFonts w:asciiTheme="majorEastAsia" w:eastAsiaTheme="majorEastAsia" w:hAnsiTheme="majorEastAsia" w:hint="eastAsia"/>
              </w:rPr>
              <w:t>役割</w:t>
            </w:r>
          </w:p>
        </w:tc>
        <w:tc>
          <w:tcPr>
            <w:tcW w:w="4627" w:type="dxa"/>
            <w:tcBorders>
              <w:top w:val="single" w:sz="4" w:space="0" w:color="auto"/>
              <w:bottom w:val="single" w:sz="4" w:space="0" w:color="auto"/>
            </w:tcBorders>
            <w:vAlign w:val="center"/>
            <w:tcPrChange w:id="127" w:author="本田志保" w:date="2024-04-26T12:23:00Z">
              <w:tcPr>
                <w:tcW w:w="4201" w:type="dxa"/>
                <w:tcBorders>
                  <w:top w:val="single" w:sz="4" w:space="0" w:color="auto"/>
                  <w:bottom w:val="single" w:sz="4" w:space="0" w:color="auto"/>
                </w:tcBorders>
                <w:vAlign w:val="center"/>
              </w:tcPr>
            </w:tcPrChange>
          </w:tcPr>
          <w:p w14:paraId="7613E279" w14:textId="77777777" w:rsidR="00301A08" w:rsidRPr="002B6858" w:rsidRDefault="00301A08" w:rsidP="00797E3B">
            <w:pPr>
              <w:snapToGrid w:val="0"/>
              <w:spacing w:line="240" w:lineRule="exact"/>
              <w:jc w:val="center"/>
              <w:rPr>
                <w:rFonts w:asciiTheme="majorEastAsia" w:eastAsiaTheme="majorEastAsia" w:hAnsiTheme="majorEastAsia"/>
                <w:sz w:val="20"/>
              </w:rPr>
            </w:pPr>
            <w:r w:rsidRPr="002B6858">
              <w:rPr>
                <w:rFonts w:asciiTheme="majorEastAsia" w:eastAsiaTheme="majorEastAsia" w:hAnsiTheme="majorEastAsia" w:hint="eastAsia"/>
                <w:sz w:val="20"/>
              </w:rPr>
              <w:t>予定技術者名</w:t>
            </w:r>
          </w:p>
          <w:p w14:paraId="5F9B52A2" w14:textId="73E42FDE" w:rsidR="00301A08" w:rsidRPr="002B6858" w:rsidRDefault="00301A08" w:rsidP="00797E3B">
            <w:pPr>
              <w:snapToGrid w:val="0"/>
              <w:jc w:val="center"/>
              <w:rPr>
                <w:rFonts w:asciiTheme="majorEastAsia" w:eastAsiaTheme="majorEastAsia" w:hAnsiTheme="majorEastAsia"/>
                <w:sz w:val="20"/>
              </w:rPr>
            </w:pPr>
            <w:r w:rsidRPr="002B6858">
              <w:rPr>
                <w:rFonts w:asciiTheme="majorEastAsia" w:eastAsiaTheme="majorEastAsia" w:hAnsiTheme="majorEastAsia" w:hint="eastAsia"/>
                <w:sz w:val="20"/>
              </w:rPr>
              <w:t>（所属・役職）</w:t>
            </w:r>
          </w:p>
        </w:tc>
        <w:tc>
          <w:tcPr>
            <w:tcW w:w="2424" w:type="dxa"/>
            <w:tcBorders>
              <w:top w:val="single" w:sz="4" w:space="0" w:color="auto"/>
              <w:bottom w:val="single" w:sz="4" w:space="0" w:color="auto"/>
            </w:tcBorders>
            <w:vAlign w:val="center"/>
            <w:tcPrChange w:id="128" w:author="本田志保" w:date="2024-04-26T12:23:00Z">
              <w:tcPr>
                <w:tcW w:w="2850" w:type="dxa"/>
                <w:gridSpan w:val="3"/>
                <w:tcBorders>
                  <w:top w:val="single" w:sz="4" w:space="0" w:color="auto"/>
                  <w:bottom w:val="single" w:sz="4" w:space="0" w:color="auto"/>
                </w:tcBorders>
              </w:tcPr>
            </w:tcPrChange>
          </w:tcPr>
          <w:p w14:paraId="64BE0B48" w14:textId="140D57DB" w:rsidR="00301A08" w:rsidRPr="002B6858" w:rsidRDefault="00301A08">
            <w:pPr>
              <w:snapToGrid w:val="0"/>
              <w:jc w:val="center"/>
              <w:rPr>
                <w:rFonts w:asciiTheme="majorEastAsia" w:eastAsiaTheme="majorEastAsia" w:hAnsiTheme="majorEastAsia"/>
                <w:sz w:val="18"/>
                <w:szCs w:val="18"/>
                <w:lang w:eastAsia="zh-TW"/>
              </w:rPr>
              <w:pPrChange w:id="129" w:author="本田志保" w:date="2024-04-26T12:23:00Z">
                <w:pPr>
                  <w:framePr w:hSpace="142" w:wrap="around" w:vAnchor="text" w:hAnchor="margin" w:xAlign="center" w:y="2"/>
                  <w:snapToGrid w:val="0"/>
                </w:pPr>
              </w:pPrChange>
            </w:pPr>
            <w:r w:rsidRPr="002B6858">
              <w:rPr>
                <w:rFonts w:asciiTheme="majorEastAsia" w:eastAsiaTheme="majorEastAsia" w:hAnsiTheme="majorEastAsia" w:hint="eastAsia"/>
                <w:sz w:val="20"/>
              </w:rPr>
              <w:t>担当分野</w:t>
            </w:r>
          </w:p>
        </w:tc>
      </w:tr>
      <w:tr w:rsidR="0058180B" w:rsidRPr="002B6858" w14:paraId="7870CAA1" w14:textId="77777777" w:rsidTr="00E424CD">
        <w:trPr>
          <w:trHeight w:val="40"/>
          <w:ins w:id="130" w:author="山田芽衣" w:date="2024-04-26T10:00:00Z"/>
          <w:trPrChange w:id="131" w:author="本田志保" w:date="2024-04-26T12:23:00Z">
            <w:trPr>
              <w:trHeight w:val="40"/>
            </w:trPr>
          </w:trPrChange>
        </w:trPr>
        <w:tc>
          <w:tcPr>
            <w:tcW w:w="1464" w:type="dxa"/>
            <w:vMerge w:val="restart"/>
            <w:shd w:val="clear" w:color="auto" w:fill="auto"/>
            <w:vAlign w:val="center"/>
            <w:tcPrChange w:id="132" w:author="本田志保" w:date="2024-04-26T12:23:00Z">
              <w:tcPr>
                <w:tcW w:w="1464" w:type="dxa"/>
                <w:vMerge w:val="restart"/>
                <w:shd w:val="clear" w:color="auto" w:fill="auto"/>
                <w:vAlign w:val="center"/>
              </w:tcPr>
            </w:tcPrChange>
          </w:tcPr>
          <w:p w14:paraId="089E1BA6" w14:textId="77777777" w:rsidR="0058180B" w:rsidRPr="002B6858" w:rsidRDefault="0058180B" w:rsidP="0058180B">
            <w:pPr>
              <w:snapToGrid w:val="0"/>
              <w:jc w:val="center"/>
              <w:rPr>
                <w:rFonts w:asciiTheme="majorEastAsia" w:eastAsiaTheme="majorEastAsia" w:hAnsiTheme="majorEastAsia"/>
              </w:rPr>
            </w:pPr>
            <w:r w:rsidRPr="002B6858">
              <w:rPr>
                <w:rFonts w:asciiTheme="majorEastAsia" w:eastAsiaTheme="majorEastAsia" w:hAnsiTheme="majorEastAsia" w:hint="eastAsia"/>
              </w:rPr>
              <w:t>担当技術者</w:t>
            </w:r>
          </w:p>
          <w:p w14:paraId="0688A81C" w14:textId="349766C1" w:rsidR="0058180B" w:rsidRPr="002B6858" w:rsidRDefault="0058180B" w:rsidP="0058180B">
            <w:pPr>
              <w:snapToGrid w:val="0"/>
              <w:jc w:val="center"/>
              <w:rPr>
                <w:ins w:id="133" w:author="山田芽衣" w:date="2024-04-26T10:00:00Z"/>
                <w:rFonts w:asciiTheme="majorEastAsia" w:eastAsiaTheme="majorEastAsia" w:hAnsiTheme="majorEastAsia"/>
              </w:rPr>
            </w:pPr>
            <w:r w:rsidRPr="002B6858">
              <w:rPr>
                <w:rFonts w:asciiTheme="majorEastAsia" w:eastAsiaTheme="majorEastAsia" w:hAnsiTheme="majorEastAsia" w:hint="eastAsia"/>
              </w:rPr>
              <w:t>（協力企業含む）</w:t>
            </w:r>
          </w:p>
        </w:tc>
        <w:tc>
          <w:tcPr>
            <w:tcW w:w="4627" w:type="dxa"/>
            <w:tcBorders>
              <w:top w:val="single" w:sz="4" w:space="0" w:color="auto"/>
              <w:bottom w:val="single" w:sz="4" w:space="0" w:color="auto"/>
            </w:tcBorders>
            <w:vAlign w:val="center"/>
            <w:tcPrChange w:id="134" w:author="本田志保" w:date="2024-04-26T12:23:00Z">
              <w:tcPr>
                <w:tcW w:w="4485" w:type="dxa"/>
                <w:gridSpan w:val="2"/>
                <w:tcBorders>
                  <w:top w:val="single" w:sz="4" w:space="0" w:color="auto"/>
                  <w:bottom w:val="single" w:sz="4" w:space="0" w:color="auto"/>
                </w:tcBorders>
                <w:vAlign w:val="center"/>
              </w:tcPr>
            </w:tcPrChange>
          </w:tcPr>
          <w:p w14:paraId="338DCD7C" w14:textId="77777777" w:rsidR="0058180B" w:rsidRPr="002B6858" w:rsidRDefault="0058180B" w:rsidP="0058180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加藤　修</w:t>
            </w:r>
          </w:p>
          <w:p w14:paraId="6210E9AF" w14:textId="77777777" w:rsidR="0058180B" w:rsidRPr="002B6858" w:rsidRDefault="0058180B" w:rsidP="0058180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（㈱ヘッズ 代表取締役）</w:t>
            </w:r>
          </w:p>
          <w:p w14:paraId="43A5F178" w14:textId="3DE1BE09" w:rsidR="0058180B" w:rsidRPr="002B6858" w:rsidRDefault="0058180B" w:rsidP="0058180B">
            <w:pPr>
              <w:snapToGrid w:val="0"/>
              <w:rPr>
                <w:ins w:id="135" w:author="山田芽衣" w:date="2024-04-26T10:00:00Z"/>
                <w:rFonts w:asciiTheme="majorEastAsia" w:eastAsiaTheme="majorEastAsia" w:hAnsiTheme="majorEastAsia"/>
                <w:sz w:val="20"/>
              </w:rPr>
            </w:pPr>
            <w:r w:rsidRPr="002B6858">
              <w:rPr>
                <w:rFonts w:asciiTheme="majorEastAsia" w:eastAsiaTheme="majorEastAsia" w:hAnsiTheme="majorEastAsia"/>
                <w:sz w:val="18"/>
                <w:szCs w:val="18"/>
              </w:rPr>
              <w:t>Email:o.kato@heads-net.co.jp</w:t>
            </w:r>
          </w:p>
        </w:tc>
        <w:tc>
          <w:tcPr>
            <w:tcW w:w="2424" w:type="dxa"/>
            <w:tcBorders>
              <w:top w:val="single" w:sz="4" w:space="0" w:color="auto"/>
              <w:bottom w:val="single" w:sz="4" w:space="0" w:color="auto"/>
            </w:tcBorders>
            <w:tcPrChange w:id="136" w:author="本田志保" w:date="2024-04-26T12:23:00Z">
              <w:tcPr>
                <w:tcW w:w="2566" w:type="dxa"/>
                <w:gridSpan w:val="2"/>
                <w:tcBorders>
                  <w:top w:val="single" w:sz="4" w:space="0" w:color="auto"/>
                  <w:bottom w:val="single" w:sz="4" w:space="0" w:color="auto"/>
                </w:tcBorders>
              </w:tcPr>
            </w:tcPrChange>
          </w:tcPr>
          <w:p w14:paraId="502D6461" w14:textId="08EB9FE7" w:rsidR="0058180B" w:rsidRPr="002B6858" w:rsidRDefault="0058180B" w:rsidP="0058180B">
            <w:pPr>
              <w:snapToGrid w:val="0"/>
              <w:rPr>
                <w:ins w:id="137" w:author="山田芽衣" w:date="2024-04-26T10:00:00Z"/>
                <w:rFonts w:asciiTheme="majorEastAsia" w:eastAsiaTheme="majorEastAsia" w:hAnsiTheme="majorEastAsia"/>
                <w:sz w:val="18"/>
                <w:szCs w:val="18"/>
              </w:rPr>
            </w:pPr>
            <w:r w:rsidRPr="00AA70A9">
              <w:rPr>
                <w:rFonts w:asciiTheme="majorEastAsia" w:eastAsiaTheme="majorEastAsia" w:hAnsiTheme="majorEastAsia" w:hint="eastAsia"/>
                <w:sz w:val="18"/>
                <w:szCs w:val="18"/>
                <w:highlight w:val="yellow"/>
              </w:rPr>
              <w:t>事業調整補助</w:t>
            </w:r>
          </w:p>
        </w:tc>
      </w:tr>
      <w:tr w:rsidR="0058180B" w:rsidRPr="002B6858" w14:paraId="4251F292" w14:textId="77777777" w:rsidTr="00E424CD">
        <w:trPr>
          <w:trHeight w:val="40"/>
          <w:ins w:id="138" w:author="山田芽衣" w:date="2024-04-26T09:59:00Z"/>
          <w:trPrChange w:id="139" w:author="本田志保" w:date="2024-04-26T12:23:00Z">
            <w:trPr>
              <w:trHeight w:val="40"/>
            </w:trPr>
          </w:trPrChange>
        </w:trPr>
        <w:tc>
          <w:tcPr>
            <w:tcW w:w="1464" w:type="dxa"/>
            <w:vMerge/>
            <w:shd w:val="clear" w:color="auto" w:fill="auto"/>
            <w:vAlign w:val="center"/>
            <w:tcPrChange w:id="140" w:author="本田志保" w:date="2024-04-26T12:23:00Z">
              <w:tcPr>
                <w:tcW w:w="1464" w:type="dxa"/>
                <w:vMerge/>
                <w:shd w:val="clear" w:color="auto" w:fill="auto"/>
                <w:vAlign w:val="center"/>
              </w:tcPr>
            </w:tcPrChange>
          </w:tcPr>
          <w:p w14:paraId="144FB26C" w14:textId="226B4761" w:rsidR="0058180B" w:rsidRPr="002B6858" w:rsidRDefault="0058180B" w:rsidP="0058180B">
            <w:pPr>
              <w:snapToGrid w:val="0"/>
              <w:jc w:val="center"/>
              <w:rPr>
                <w:ins w:id="141" w:author="山田芽衣" w:date="2024-04-26T09:59:00Z"/>
                <w:rFonts w:asciiTheme="majorEastAsia" w:eastAsiaTheme="majorEastAsia" w:hAnsiTheme="majorEastAsia"/>
              </w:rPr>
            </w:pPr>
          </w:p>
        </w:tc>
        <w:tc>
          <w:tcPr>
            <w:tcW w:w="4627" w:type="dxa"/>
            <w:tcBorders>
              <w:top w:val="single" w:sz="4" w:space="0" w:color="auto"/>
              <w:bottom w:val="single" w:sz="4" w:space="0" w:color="auto"/>
            </w:tcBorders>
            <w:vAlign w:val="center"/>
            <w:tcPrChange w:id="142" w:author="本田志保" w:date="2024-04-26T12:23:00Z">
              <w:tcPr>
                <w:tcW w:w="4485" w:type="dxa"/>
                <w:gridSpan w:val="2"/>
                <w:tcBorders>
                  <w:top w:val="single" w:sz="4" w:space="0" w:color="auto"/>
                  <w:bottom w:val="single" w:sz="4" w:space="0" w:color="auto"/>
                </w:tcBorders>
                <w:vAlign w:val="center"/>
              </w:tcPr>
            </w:tcPrChange>
          </w:tcPr>
          <w:p w14:paraId="1A2D9BEA" w14:textId="77777777" w:rsidR="0058180B" w:rsidRPr="002B6858" w:rsidRDefault="0058180B" w:rsidP="0058180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加藤　茂男</w:t>
            </w:r>
          </w:p>
          <w:p w14:paraId="62C3211E" w14:textId="77777777" w:rsidR="0058180B" w:rsidRPr="002B6858" w:rsidRDefault="0058180B" w:rsidP="0058180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（㈱ヘッズ東京本社ｼﾆｱﾃﾞｻﾞｲﾅｰ）</w:t>
            </w:r>
          </w:p>
          <w:p w14:paraId="507C8D89" w14:textId="72DA762E" w:rsidR="0058180B" w:rsidRPr="002B6858" w:rsidRDefault="0058180B" w:rsidP="0058180B">
            <w:pPr>
              <w:snapToGrid w:val="0"/>
              <w:rPr>
                <w:ins w:id="143" w:author="山田芽衣" w:date="2024-04-26T09:59:00Z"/>
                <w:rFonts w:asciiTheme="majorEastAsia" w:eastAsiaTheme="majorEastAsia" w:hAnsiTheme="majorEastAsia"/>
                <w:sz w:val="20"/>
              </w:rPr>
            </w:pPr>
            <w:r w:rsidRPr="002B6858">
              <w:rPr>
                <w:rFonts w:asciiTheme="majorEastAsia" w:eastAsiaTheme="majorEastAsia" w:hAnsiTheme="majorEastAsia"/>
                <w:sz w:val="18"/>
                <w:szCs w:val="18"/>
              </w:rPr>
              <w:t>Email:s.kato@heads-net.co.jp</w:t>
            </w:r>
          </w:p>
        </w:tc>
        <w:tc>
          <w:tcPr>
            <w:tcW w:w="2424" w:type="dxa"/>
            <w:tcBorders>
              <w:top w:val="single" w:sz="4" w:space="0" w:color="auto"/>
              <w:bottom w:val="single" w:sz="4" w:space="0" w:color="auto"/>
            </w:tcBorders>
            <w:tcPrChange w:id="144" w:author="本田志保" w:date="2024-04-26T12:23:00Z">
              <w:tcPr>
                <w:tcW w:w="2566" w:type="dxa"/>
                <w:gridSpan w:val="2"/>
                <w:tcBorders>
                  <w:top w:val="single" w:sz="4" w:space="0" w:color="auto"/>
                  <w:bottom w:val="single" w:sz="4" w:space="0" w:color="auto"/>
                </w:tcBorders>
              </w:tcPr>
            </w:tcPrChange>
          </w:tcPr>
          <w:p w14:paraId="62AA8200" w14:textId="77777777" w:rsidR="0058180B" w:rsidRPr="00AA70A9" w:rsidRDefault="0058180B" w:rsidP="0058180B">
            <w:pPr>
              <w:snapToGrid w:val="0"/>
              <w:rPr>
                <w:rFonts w:asciiTheme="majorEastAsia" w:eastAsiaTheme="majorEastAsia" w:hAnsiTheme="majorEastAsia"/>
                <w:sz w:val="18"/>
                <w:szCs w:val="18"/>
                <w:highlight w:val="yellow"/>
                <w:lang w:eastAsia="zh-TW"/>
              </w:rPr>
            </w:pPr>
            <w:r w:rsidRPr="00AA70A9">
              <w:rPr>
                <w:rFonts w:asciiTheme="majorEastAsia" w:eastAsiaTheme="majorEastAsia" w:hAnsiTheme="majorEastAsia" w:hint="eastAsia"/>
                <w:sz w:val="18"/>
                <w:szCs w:val="18"/>
                <w:highlight w:val="yellow"/>
                <w:lang w:eastAsia="zh-TW"/>
              </w:rPr>
              <w:t>事業調整補助</w:t>
            </w:r>
          </w:p>
          <w:p w14:paraId="554E925E" w14:textId="424A17F6" w:rsidR="0058180B" w:rsidRPr="002B6858" w:rsidRDefault="0058180B" w:rsidP="0058180B">
            <w:pPr>
              <w:snapToGrid w:val="0"/>
              <w:rPr>
                <w:ins w:id="145" w:author="山田芽衣" w:date="2024-04-26T09:59:00Z"/>
                <w:rFonts w:asciiTheme="majorEastAsia" w:eastAsiaTheme="majorEastAsia" w:hAnsiTheme="majorEastAsia"/>
                <w:sz w:val="18"/>
                <w:szCs w:val="18"/>
                <w:lang w:eastAsia="zh-TW"/>
              </w:rPr>
            </w:pPr>
            <w:r w:rsidRPr="00AA70A9">
              <w:rPr>
                <w:rFonts w:asciiTheme="majorEastAsia" w:eastAsiaTheme="majorEastAsia" w:hAnsiTheme="majorEastAsia" w:hint="eastAsia"/>
                <w:sz w:val="18"/>
                <w:szCs w:val="18"/>
                <w:highlight w:val="yellow"/>
                <w:lang w:eastAsia="zh-TW"/>
              </w:rPr>
              <w:t>設計補助</w:t>
            </w:r>
            <w:r w:rsidRPr="002B6858">
              <w:rPr>
                <w:rFonts w:asciiTheme="majorEastAsia" w:eastAsiaTheme="majorEastAsia" w:hAnsiTheme="majorEastAsia" w:hint="eastAsia"/>
                <w:sz w:val="18"/>
                <w:szCs w:val="18"/>
                <w:lang w:eastAsia="zh-TW"/>
              </w:rPr>
              <w:t>（施設整備工）</w:t>
            </w:r>
          </w:p>
        </w:tc>
      </w:tr>
      <w:tr w:rsidR="0058180B" w:rsidRPr="002B6858" w14:paraId="26C2E7B8" w14:textId="77777777" w:rsidTr="00E424CD">
        <w:trPr>
          <w:trHeight w:val="40"/>
          <w:ins w:id="146" w:author="山田芽衣" w:date="2024-04-26T09:59:00Z"/>
          <w:trPrChange w:id="147" w:author="本田志保" w:date="2024-04-26T12:23:00Z">
            <w:trPr>
              <w:trHeight w:val="40"/>
            </w:trPr>
          </w:trPrChange>
        </w:trPr>
        <w:tc>
          <w:tcPr>
            <w:tcW w:w="1464" w:type="dxa"/>
            <w:vMerge/>
            <w:shd w:val="clear" w:color="auto" w:fill="auto"/>
            <w:vAlign w:val="center"/>
            <w:tcPrChange w:id="148" w:author="本田志保" w:date="2024-04-26T12:23:00Z">
              <w:tcPr>
                <w:tcW w:w="1464" w:type="dxa"/>
                <w:vMerge/>
                <w:shd w:val="clear" w:color="auto" w:fill="auto"/>
                <w:vAlign w:val="center"/>
              </w:tcPr>
            </w:tcPrChange>
          </w:tcPr>
          <w:p w14:paraId="5CD39D62" w14:textId="7B794717" w:rsidR="0058180B" w:rsidRPr="002B6858" w:rsidRDefault="0058180B" w:rsidP="0058180B">
            <w:pPr>
              <w:snapToGrid w:val="0"/>
              <w:jc w:val="center"/>
              <w:rPr>
                <w:ins w:id="149" w:author="山田芽衣" w:date="2024-04-26T09:59:00Z"/>
                <w:rFonts w:asciiTheme="majorEastAsia" w:eastAsiaTheme="majorEastAsia" w:hAnsiTheme="majorEastAsia"/>
                <w:lang w:eastAsia="zh-TW"/>
              </w:rPr>
            </w:pPr>
          </w:p>
        </w:tc>
        <w:tc>
          <w:tcPr>
            <w:tcW w:w="4627" w:type="dxa"/>
            <w:tcBorders>
              <w:top w:val="single" w:sz="4" w:space="0" w:color="auto"/>
              <w:bottom w:val="single" w:sz="4" w:space="0" w:color="auto"/>
            </w:tcBorders>
            <w:vAlign w:val="center"/>
            <w:tcPrChange w:id="150" w:author="本田志保" w:date="2024-04-26T12:23:00Z">
              <w:tcPr>
                <w:tcW w:w="4485" w:type="dxa"/>
                <w:gridSpan w:val="2"/>
                <w:tcBorders>
                  <w:top w:val="single" w:sz="4" w:space="0" w:color="auto"/>
                  <w:bottom w:val="single" w:sz="4" w:space="0" w:color="auto"/>
                </w:tcBorders>
                <w:vAlign w:val="center"/>
              </w:tcPr>
            </w:tcPrChange>
          </w:tcPr>
          <w:p w14:paraId="442D9BAB" w14:textId="77777777" w:rsidR="0058180B" w:rsidRPr="002B6858" w:rsidRDefault="0058180B" w:rsidP="0058180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福留　正雄</w:t>
            </w:r>
          </w:p>
          <w:p w14:paraId="24B9D1F4" w14:textId="77777777" w:rsidR="0058180B" w:rsidRPr="002B6858" w:rsidRDefault="0058180B" w:rsidP="0058180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（㈱ヘッズ東京本社　ｾﾞﾈﾗﾙﾏﾈｰｼﾞｬｰ）</w:t>
            </w:r>
          </w:p>
          <w:p w14:paraId="3D49AA58" w14:textId="07B84786" w:rsidR="0058180B" w:rsidRPr="002B6858" w:rsidRDefault="0058180B" w:rsidP="0058180B">
            <w:pPr>
              <w:snapToGrid w:val="0"/>
              <w:rPr>
                <w:ins w:id="151" w:author="山田芽衣" w:date="2024-04-26T09:59:00Z"/>
                <w:rFonts w:asciiTheme="majorEastAsia" w:eastAsiaTheme="majorEastAsia" w:hAnsiTheme="majorEastAsia"/>
                <w:sz w:val="20"/>
              </w:rPr>
            </w:pPr>
            <w:r w:rsidRPr="002B6858">
              <w:rPr>
                <w:rFonts w:asciiTheme="majorEastAsia" w:eastAsiaTheme="majorEastAsia" w:hAnsiTheme="majorEastAsia"/>
                <w:sz w:val="18"/>
                <w:szCs w:val="18"/>
              </w:rPr>
              <w:t>Email:m.fukudome@heads-net.co.jp</w:t>
            </w:r>
          </w:p>
        </w:tc>
        <w:tc>
          <w:tcPr>
            <w:tcW w:w="2424" w:type="dxa"/>
            <w:tcBorders>
              <w:top w:val="single" w:sz="4" w:space="0" w:color="auto"/>
              <w:bottom w:val="single" w:sz="4" w:space="0" w:color="auto"/>
            </w:tcBorders>
            <w:tcPrChange w:id="152" w:author="本田志保" w:date="2024-04-26T12:23:00Z">
              <w:tcPr>
                <w:tcW w:w="2566" w:type="dxa"/>
                <w:gridSpan w:val="2"/>
                <w:tcBorders>
                  <w:top w:val="single" w:sz="4" w:space="0" w:color="auto"/>
                  <w:bottom w:val="single" w:sz="4" w:space="0" w:color="auto"/>
                </w:tcBorders>
              </w:tcPr>
            </w:tcPrChange>
          </w:tcPr>
          <w:p w14:paraId="6955F0BC" w14:textId="77777777" w:rsidR="0058180B" w:rsidRPr="002B6858" w:rsidRDefault="0058180B" w:rsidP="0058180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図面作成担当</w:t>
            </w:r>
          </w:p>
          <w:p w14:paraId="4E18C178" w14:textId="21014DD1" w:rsidR="0058180B" w:rsidRPr="002B6858" w:rsidRDefault="0058180B" w:rsidP="0058180B">
            <w:pPr>
              <w:snapToGrid w:val="0"/>
              <w:rPr>
                <w:ins w:id="153" w:author="山田芽衣" w:date="2024-04-26T09:59:00Z"/>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（園路広場、施設整備）</w:t>
            </w:r>
          </w:p>
        </w:tc>
      </w:tr>
      <w:tr w:rsidR="0058180B" w:rsidRPr="002B6858" w14:paraId="6E8E968D" w14:textId="77777777" w:rsidTr="00E424CD">
        <w:trPr>
          <w:trHeight w:val="40"/>
          <w:ins w:id="154" w:author="山田芽衣" w:date="2024-04-26T09:59:00Z"/>
          <w:trPrChange w:id="155" w:author="本田志保" w:date="2024-04-26T12:23:00Z">
            <w:trPr>
              <w:trHeight w:val="40"/>
            </w:trPr>
          </w:trPrChange>
        </w:trPr>
        <w:tc>
          <w:tcPr>
            <w:tcW w:w="1464" w:type="dxa"/>
            <w:vMerge/>
            <w:shd w:val="clear" w:color="auto" w:fill="auto"/>
            <w:vAlign w:val="center"/>
            <w:tcPrChange w:id="156" w:author="本田志保" w:date="2024-04-26T12:23:00Z">
              <w:tcPr>
                <w:tcW w:w="1464" w:type="dxa"/>
                <w:vMerge/>
                <w:shd w:val="clear" w:color="auto" w:fill="auto"/>
                <w:vAlign w:val="center"/>
              </w:tcPr>
            </w:tcPrChange>
          </w:tcPr>
          <w:p w14:paraId="1E40507E" w14:textId="3A1CD1F1" w:rsidR="0058180B" w:rsidRPr="002B6858" w:rsidRDefault="0058180B" w:rsidP="0058180B">
            <w:pPr>
              <w:snapToGrid w:val="0"/>
              <w:jc w:val="center"/>
              <w:rPr>
                <w:ins w:id="157" w:author="山田芽衣" w:date="2024-04-26T09:59:00Z"/>
                <w:rFonts w:asciiTheme="majorEastAsia" w:eastAsiaTheme="majorEastAsia" w:hAnsiTheme="majorEastAsia"/>
                <w:lang w:eastAsia="zh-TW"/>
              </w:rPr>
            </w:pPr>
          </w:p>
        </w:tc>
        <w:tc>
          <w:tcPr>
            <w:tcW w:w="4627" w:type="dxa"/>
            <w:tcBorders>
              <w:top w:val="single" w:sz="4" w:space="0" w:color="auto"/>
              <w:bottom w:val="single" w:sz="4" w:space="0" w:color="auto"/>
            </w:tcBorders>
            <w:vAlign w:val="center"/>
            <w:tcPrChange w:id="158" w:author="本田志保" w:date="2024-04-26T12:23:00Z">
              <w:tcPr>
                <w:tcW w:w="4485" w:type="dxa"/>
                <w:gridSpan w:val="2"/>
                <w:tcBorders>
                  <w:top w:val="single" w:sz="4" w:space="0" w:color="auto"/>
                  <w:bottom w:val="single" w:sz="4" w:space="0" w:color="auto"/>
                </w:tcBorders>
                <w:vAlign w:val="center"/>
              </w:tcPr>
            </w:tcPrChange>
          </w:tcPr>
          <w:p w14:paraId="56C79ACE" w14:textId="77777777" w:rsidR="0058180B" w:rsidRPr="002B6858" w:rsidRDefault="0058180B" w:rsidP="0058180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矢吹　克美</w:t>
            </w:r>
          </w:p>
          <w:p w14:paraId="428AA25C" w14:textId="77777777" w:rsidR="0058180B" w:rsidRPr="002B6858" w:rsidRDefault="0058180B" w:rsidP="0058180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（㈱ヘッズ東京本社　ﾁｰﾌﾃﾞｻﾞｲﾅｰ）</w:t>
            </w:r>
          </w:p>
          <w:p w14:paraId="245CB2AA" w14:textId="5B836EE0" w:rsidR="0058180B" w:rsidRPr="002B6858" w:rsidRDefault="0058180B" w:rsidP="0058180B">
            <w:pPr>
              <w:snapToGrid w:val="0"/>
              <w:rPr>
                <w:ins w:id="159" w:author="山田芽衣" w:date="2024-04-26T09:59:00Z"/>
                <w:rFonts w:asciiTheme="majorEastAsia" w:eastAsiaTheme="majorEastAsia" w:hAnsiTheme="majorEastAsia"/>
                <w:sz w:val="20"/>
              </w:rPr>
            </w:pPr>
            <w:r w:rsidRPr="002B6858">
              <w:rPr>
                <w:rFonts w:asciiTheme="majorEastAsia" w:eastAsiaTheme="majorEastAsia" w:hAnsiTheme="majorEastAsia"/>
                <w:sz w:val="18"/>
                <w:szCs w:val="18"/>
              </w:rPr>
              <w:t>Email:k.yabuki@heads-net.co.jp</w:t>
            </w:r>
          </w:p>
        </w:tc>
        <w:tc>
          <w:tcPr>
            <w:tcW w:w="2424" w:type="dxa"/>
            <w:tcBorders>
              <w:top w:val="single" w:sz="4" w:space="0" w:color="auto"/>
              <w:bottom w:val="single" w:sz="4" w:space="0" w:color="auto"/>
            </w:tcBorders>
            <w:tcPrChange w:id="160" w:author="本田志保" w:date="2024-04-26T12:23:00Z">
              <w:tcPr>
                <w:tcW w:w="2566" w:type="dxa"/>
                <w:gridSpan w:val="2"/>
                <w:tcBorders>
                  <w:top w:val="single" w:sz="4" w:space="0" w:color="auto"/>
                  <w:bottom w:val="single" w:sz="4" w:space="0" w:color="auto"/>
                </w:tcBorders>
              </w:tcPr>
            </w:tcPrChange>
          </w:tcPr>
          <w:p w14:paraId="52B9F279" w14:textId="77777777" w:rsidR="0058180B" w:rsidRPr="002B6858" w:rsidRDefault="0058180B" w:rsidP="0058180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図面作成担当</w:t>
            </w:r>
          </w:p>
          <w:p w14:paraId="133EE2C7" w14:textId="4297DEFA" w:rsidR="0058180B" w:rsidRPr="002B6858" w:rsidRDefault="0058180B" w:rsidP="0058180B">
            <w:pPr>
              <w:snapToGrid w:val="0"/>
              <w:rPr>
                <w:ins w:id="161" w:author="山田芽衣" w:date="2024-04-26T09:59:00Z"/>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（園路広場、施設整備）</w:t>
            </w:r>
          </w:p>
        </w:tc>
      </w:tr>
      <w:tr w:rsidR="0058180B" w:rsidRPr="002B6858" w14:paraId="4B75441D" w14:textId="77777777" w:rsidTr="00E424CD">
        <w:trPr>
          <w:trHeight w:val="40"/>
          <w:trPrChange w:id="162" w:author="本田志保" w:date="2024-04-26T12:23:00Z">
            <w:trPr>
              <w:trHeight w:val="40"/>
            </w:trPr>
          </w:trPrChange>
        </w:trPr>
        <w:tc>
          <w:tcPr>
            <w:tcW w:w="1464" w:type="dxa"/>
            <w:vMerge/>
            <w:shd w:val="clear" w:color="auto" w:fill="auto"/>
            <w:vAlign w:val="center"/>
            <w:tcPrChange w:id="163" w:author="本田志保" w:date="2024-04-26T12:23:00Z">
              <w:tcPr>
                <w:tcW w:w="1464" w:type="dxa"/>
                <w:vMerge/>
                <w:shd w:val="clear" w:color="auto" w:fill="auto"/>
                <w:vAlign w:val="center"/>
              </w:tcPr>
            </w:tcPrChange>
          </w:tcPr>
          <w:p w14:paraId="601AD96F" w14:textId="2AF082BF" w:rsidR="0058180B" w:rsidRPr="002B6858" w:rsidRDefault="0058180B" w:rsidP="0058180B">
            <w:pPr>
              <w:snapToGrid w:val="0"/>
              <w:jc w:val="center"/>
              <w:rPr>
                <w:rFonts w:asciiTheme="majorEastAsia" w:eastAsiaTheme="majorEastAsia" w:hAnsiTheme="majorEastAsia"/>
                <w:lang w:eastAsia="zh-TW"/>
              </w:rPr>
            </w:pPr>
          </w:p>
        </w:tc>
        <w:tc>
          <w:tcPr>
            <w:tcW w:w="4627" w:type="dxa"/>
            <w:tcBorders>
              <w:top w:val="single" w:sz="4" w:space="0" w:color="auto"/>
              <w:bottom w:val="single" w:sz="4" w:space="0" w:color="auto"/>
            </w:tcBorders>
            <w:vAlign w:val="center"/>
            <w:tcPrChange w:id="164" w:author="本田志保" w:date="2024-04-26T12:23:00Z">
              <w:tcPr>
                <w:tcW w:w="4485" w:type="dxa"/>
                <w:gridSpan w:val="2"/>
                <w:tcBorders>
                  <w:top w:val="single" w:sz="4" w:space="0" w:color="auto"/>
                  <w:bottom w:val="single" w:sz="4" w:space="0" w:color="auto"/>
                </w:tcBorders>
                <w:vAlign w:val="center"/>
              </w:tcPr>
            </w:tcPrChange>
          </w:tcPr>
          <w:p w14:paraId="7FEBF1FE" w14:textId="77777777" w:rsidR="0058180B" w:rsidRPr="002B6858" w:rsidRDefault="0058180B" w:rsidP="0058180B">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後藤　逸成</w:t>
            </w:r>
          </w:p>
          <w:p w14:paraId="19AF9623" w14:textId="77777777" w:rsidR="0058180B" w:rsidRPr="002B6858" w:rsidRDefault="0058180B" w:rsidP="0058180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（㈱空間創研</w:t>
            </w:r>
            <w:r>
              <w:rPr>
                <w:rFonts w:asciiTheme="majorEastAsia" w:eastAsiaTheme="majorEastAsia" w:hAnsiTheme="majorEastAsia" w:hint="eastAsia"/>
                <w:sz w:val="18"/>
                <w:szCs w:val="18"/>
                <w:lang w:eastAsia="zh-TW"/>
              </w:rPr>
              <w:t xml:space="preserve">　</w:t>
            </w:r>
            <w:r w:rsidRPr="002B6858">
              <w:rPr>
                <w:rFonts w:asciiTheme="majorEastAsia" w:eastAsiaTheme="majorEastAsia" w:hAnsiTheme="majorEastAsia" w:hint="eastAsia"/>
                <w:sz w:val="18"/>
                <w:szCs w:val="18"/>
                <w:lang w:eastAsia="zh-TW"/>
              </w:rPr>
              <w:t>代表取締役）</w:t>
            </w:r>
          </w:p>
          <w:p w14:paraId="01146A58" w14:textId="001F6FBF" w:rsidR="0058180B" w:rsidRPr="002B6858" w:rsidRDefault="0058180B" w:rsidP="0058180B">
            <w:pPr>
              <w:snapToGrid w:val="0"/>
              <w:rPr>
                <w:rFonts w:asciiTheme="majorEastAsia" w:eastAsiaTheme="majorEastAsia" w:hAnsiTheme="majorEastAsia"/>
                <w:sz w:val="20"/>
              </w:rPr>
            </w:pPr>
            <w:r w:rsidRPr="002B6858">
              <w:rPr>
                <w:rFonts w:asciiTheme="majorEastAsia" w:eastAsiaTheme="majorEastAsia" w:hAnsiTheme="majorEastAsia"/>
                <w:sz w:val="18"/>
                <w:szCs w:val="18"/>
              </w:rPr>
              <w:t>Email:goto-9@kukan.com</w:t>
            </w:r>
          </w:p>
        </w:tc>
        <w:tc>
          <w:tcPr>
            <w:tcW w:w="2424" w:type="dxa"/>
            <w:tcBorders>
              <w:top w:val="single" w:sz="4" w:space="0" w:color="auto"/>
              <w:bottom w:val="single" w:sz="4" w:space="0" w:color="auto"/>
            </w:tcBorders>
            <w:tcPrChange w:id="165" w:author="本田志保" w:date="2024-04-26T12:23:00Z">
              <w:tcPr>
                <w:tcW w:w="2566" w:type="dxa"/>
                <w:gridSpan w:val="2"/>
                <w:tcBorders>
                  <w:top w:val="single" w:sz="4" w:space="0" w:color="auto"/>
                  <w:bottom w:val="single" w:sz="4" w:space="0" w:color="auto"/>
                </w:tcBorders>
              </w:tcPr>
            </w:tcPrChange>
          </w:tcPr>
          <w:p w14:paraId="510E9A3F" w14:textId="77777777" w:rsidR="0058180B" w:rsidRPr="00AA70A9" w:rsidRDefault="0058180B" w:rsidP="0058180B">
            <w:pPr>
              <w:snapToGrid w:val="0"/>
              <w:rPr>
                <w:rFonts w:asciiTheme="majorEastAsia" w:eastAsiaTheme="majorEastAsia" w:hAnsiTheme="majorEastAsia"/>
                <w:sz w:val="18"/>
                <w:szCs w:val="18"/>
                <w:highlight w:val="yellow"/>
              </w:rPr>
            </w:pPr>
            <w:r w:rsidRPr="00AA70A9">
              <w:rPr>
                <w:rFonts w:asciiTheme="majorEastAsia" w:eastAsiaTheme="majorEastAsia" w:hAnsiTheme="majorEastAsia" w:hint="eastAsia"/>
                <w:sz w:val="18"/>
                <w:szCs w:val="18"/>
                <w:highlight w:val="yellow"/>
              </w:rPr>
              <w:t>事業費・工程</w:t>
            </w:r>
            <w:r>
              <w:rPr>
                <w:rFonts w:asciiTheme="majorEastAsia" w:eastAsiaTheme="majorEastAsia" w:hAnsiTheme="majorEastAsia" w:hint="eastAsia"/>
                <w:sz w:val="18"/>
                <w:szCs w:val="18"/>
                <w:highlight w:val="yellow"/>
              </w:rPr>
              <w:t>調整補助</w:t>
            </w:r>
          </w:p>
          <w:p w14:paraId="38405501" w14:textId="77777777" w:rsidR="0058180B" w:rsidRPr="002B6858" w:rsidRDefault="0058180B" w:rsidP="0058180B">
            <w:pPr>
              <w:snapToGrid w:val="0"/>
              <w:rPr>
                <w:rFonts w:asciiTheme="majorEastAsia" w:eastAsiaTheme="majorEastAsia" w:hAnsiTheme="majorEastAsia"/>
                <w:sz w:val="18"/>
                <w:szCs w:val="18"/>
              </w:rPr>
            </w:pPr>
            <w:r w:rsidRPr="00AA70A9">
              <w:rPr>
                <w:rFonts w:asciiTheme="majorEastAsia" w:eastAsiaTheme="majorEastAsia" w:hAnsiTheme="majorEastAsia" w:hint="eastAsia"/>
                <w:sz w:val="18"/>
                <w:szCs w:val="18"/>
                <w:highlight w:val="yellow"/>
              </w:rPr>
              <w:t>設計</w:t>
            </w:r>
            <w:r>
              <w:rPr>
                <w:rFonts w:asciiTheme="majorEastAsia" w:eastAsiaTheme="majorEastAsia" w:hAnsiTheme="majorEastAsia" w:hint="eastAsia"/>
                <w:sz w:val="18"/>
                <w:szCs w:val="18"/>
                <w:highlight w:val="yellow"/>
              </w:rPr>
              <w:t>補助</w:t>
            </w:r>
            <w:r w:rsidRPr="002B6858">
              <w:rPr>
                <w:rFonts w:asciiTheme="majorEastAsia" w:eastAsiaTheme="majorEastAsia" w:hAnsiTheme="majorEastAsia" w:hint="eastAsia"/>
                <w:sz w:val="18"/>
                <w:szCs w:val="18"/>
              </w:rPr>
              <w:t>（植栽工）</w:t>
            </w:r>
          </w:p>
          <w:p w14:paraId="07405E7B" w14:textId="77777777" w:rsidR="0058180B" w:rsidRPr="007B0F7A" w:rsidRDefault="0058180B" w:rsidP="0058180B">
            <w:pPr>
              <w:snapToGrid w:val="0"/>
              <w:rPr>
                <w:rFonts w:asciiTheme="majorEastAsia" w:eastAsiaTheme="majorEastAsia" w:hAnsiTheme="majorEastAsia"/>
                <w:sz w:val="18"/>
                <w:szCs w:val="18"/>
              </w:rPr>
            </w:pPr>
          </w:p>
        </w:tc>
      </w:tr>
      <w:tr w:rsidR="0058180B" w:rsidRPr="002B6858" w14:paraId="37BC1474" w14:textId="77777777" w:rsidTr="00E424CD">
        <w:trPr>
          <w:trHeight w:val="40"/>
          <w:trPrChange w:id="166" w:author="本田志保" w:date="2024-04-26T12:23:00Z">
            <w:trPr>
              <w:trHeight w:val="40"/>
            </w:trPr>
          </w:trPrChange>
        </w:trPr>
        <w:tc>
          <w:tcPr>
            <w:tcW w:w="1464" w:type="dxa"/>
            <w:vMerge/>
            <w:shd w:val="clear" w:color="auto" w:fill="auto"/>
            <w:vAlign w:val="center"/>
            <w:tcPrChange w:id="167" w:author="本田志保" w:date="2024-04-26T12:23:00Z">
              <w:tcPr>
                <w:tcW w:w="1464" w:type="dxa"/>
                <w:vMerge/>
                <w:shd w:val="clear" w:color="auto" w:fill="auto"/>
                <w:vAlign w:val="center"/>
              </w:tcPr>
            </w:tcPrChange>
          </w:tcPr>
          <w:p w14:paraId="718F927E" w14:textId="46DD3104" w:rsidR="0058180B" w:rsidRPr="002B6858" w:rsidRDefault="0058180B" w:rsidP="0058180B">
            <w:pPr>
              <w:snapToGrid w:val="0"/>
              <w:jc w:val="center"/>
              <w:rPr>
                <w:rFonts w:asciiTheme="majorEastAsia" w:eastAsiaTheme="majorEastAsia" w:hAnsiTheme="majorEastAsia"/>
              </w:rPr>
            </w:pPr>
          </w:p>
        </w:tc>
        <w:tc>
          <w:tcPr>
            <w:tcW w:w="4627" w:type="dxa"/>
            <w:tcBorders>
              <w:top w:val="single" w:sz="4" w:space="0" w:color="auto"/>
              <w:bottom w:val="single" w:sz="4" w:space="0" w:color="auto"/>
            </w:tcBorders>
            <w:vAlign w:val="center"/>
            <w:tcPrChange w:id="168" w:author="本田志保" w:date="2024-04-26T12:23:00Z">
              <w:tcPr>
                <w:tcW w:w="4485" w:type="dxa"/>
                <w:gridSpan w:val="2"/>
                <w:tcBorders>
                  <w:top w:val="single" w:sz="4" w:space="0" w:color="auto"/>
                  <w:bottom w:val="single" w:sz="4" w:space="0" w:color="auto"/>
                </w:tcBorders>
                <w:vAlign w:val="center"/>
              </w:tcPr>
            </w:tcPrChange>
          </w:tcPr>
          <w:p w14:paraId="712578A8" w14:textId="77777777" w:rsidR="0058180B" w:rsidRPr="002B6858" w:rsidRDefault="0058180B" w:rsidP="0058180B">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宇戸　睦雄</w:t>
            </w:r>
          </w:p>
          <w:p w14:paraId="4592A7F0" w14:textId="77777777" w:rsidR="0058180B" w:rsidRPr="002B6858" w:rsidRDefault="0058180B" w:rsidP="0058180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（㈱空間創研 取締役会長）</w:t>
            </w:r>
          </w:p>
          <w:p w14:paraId="2BF3EB9A" w14:textId="26417309" w:rsidR="0058180B" w:rsidRPr="002B6858" w:rsidRDefault="0058180B" w:rsidP="0058180B">
            <w:pPr>
              <w:snapToGrid w:val="0"/>
              <w:rPr>
                <w:rFonts w:asciiTheme="majorEastAsia" w:eastAsiaTheme="majorEastAsia" w:hAnsiTheme="majorEastAsia"/>
                <w:sz w:val="20"/>
                <w:lang w:eastAsia="zh-TW"/>
              </w:rPr>
            </w:pPr>
            <w:r w:rsidRPr="002B6858">
              <w:rPr>
                <w:rFonts w:asciiTheme="majorEastAsia" w:eastAsiaTheme="majorEastAsia" w:hAnsiTheme="majorEastAsia"/>
                <w:sz w:val="18"/>
                <w:szCs w:val="18"/>
                <w:lang w:eastAsia="zh-TW"/>
              </w:rPr>
              <w:t>Email:udo@kukan.com</w:t>
            </w:r>
          </w:p>
        </w:tc>
        <w:tc>
          <w:tcPr>
            <w:tcW w:w="2424" w:type="dxa"/>
            <w:tcBorders>
              <w:top w:val="single" w:sz="4" w:space="0" w:color="auto"/>
              <w:bottom w:val="single" w:sz="4" w:space="0" w:color="auto"/>
            </w:tcBorders>
            <w:tcPrChange w:id="169" w:author="本田志保" w:date="2024-04-26T12:23:00Z">
              <w:tcPr>
                <w:tcW w:w="2566" w:type="dxa"/>
                <w:gridSpan w:val="2"/>
                <w:tcBorders>
                  <w:top w:val="single" w:sz="4" w:space="0" w:color="auto"/>
                  <w:bottom w:val="single" w:sz="4" w:space="0" w:color="auto"/>
                </w:tcBorders>
              </w:tcPr>
            </w:tcPrChange>
          </w:tcPr>
          <w:p w14:paraId="47A2484A" w14:textId="3307767E" w:rsidR="0058180B" w:rsidRPr="002B6858" w:rsidRDefault="0058180B" w:rsidP="0058180B">
            <w:pPr>
              <w:snapToGrid w:val="0"/>
              <w:rPr>
                <w:rFonts w:asciiTheme="majorEastAsia" w:eastAsiaTheme="majorEastAsia" w:hAnsiTheme="majorEastAsia"/>
                <w:sz w:val="18"/>
                <w:szCs w:val="18"/>
                <w:lang w:eastAsia="zh-TW"/>
              </w:rPr>
            </w:pPr>
            <w:r w:rsidRPr="00AA70A9">
              <w:rPr>
                <w:rFonts w:asciiTheme="majorEastAsia" w:eastAsiaTheme="majorEastAsia" w:hAnsiTheme="majorEastAsia" w:hint="eastAsia"/>
                <w:sz w:val="18"/>
                <w:szCs w:val="18"/>
                <w:highlight w:val="yellow"/>
                <w:lang w:eastAsia="zh-TW"/>
              </w:rPr>
              <w:t>設計補助（植栽工）</w:t>
            </w:r>
          </w:p>
        </w:tc>
      </w:tr>
      <w:tr w:rsidR="0058180B" w:rsidRPr="002B6858" w14:paraId="124E7414" w14:textId="77777777" w:rsidTr="00E424CD">
        <w:trPr>
          <w:trHeight w:val="40"/>
          <w:trPrChange w:id="170" w:author="本田志保" w:date="2024-04-26T12:23:00Z">
            <w:trPr>
              <w:trHeight w:val="40"/>
            </w:trPr>
          </w:trPrChange>
        </w:trPr>
        <w:tc>
          <w:tcPr>
            <w:tcW w:w="1464" w:type="dxa"/>
            <w:vMerge/>
            <w:shd w:val="clear" w:color="auto" w:fill="auto"/>
            <w:vAlign w:val="center"/>
            <w:tcPrChange w:id="171" w:author="本田志保" w:date="2024-04-26T12:23:00Z">
              <w:tcPr>
                <w:tcW w:w="1464" w:type="dxa"/>
                <w:vMerge/>
                <w:shd w:val="clear" w:color="auto" w:fill="auto"/>
                <w:vAlign w:val="center"/>
              </w:tcPr>
            </w:tcPrChange>
          </w:tcPr>
          <w:p w14:paraId="6477B590" w14:textId="1E4C113E" w:rsidR="0058180B" w:rsidRPr="002B6858" w:rsidRDefault="0058180B" w:rsidP="0058180B">
            <w:pPr>
              <w:snapToGrid w:val="0"/>
              <w:jc w:val="center"/>
              <w:rPr>
                <w:rFonts w:asciiTheme="majorEastAsia" w:eastAsiaTheme="majorEastAsia" w:hAnsiTheme="majorEastAsia"/>
                <w:lang w:eastAsia="zh-TW"/>
              </w:rPr>
            </w:pPr>
          </w:p>
        </w:tc>
        <w:tc>
          <w:tcPr>
            <w:tcW w:w="4627" w:type="dxa"/>
            <w:tcBorders>
              <w:top w:val="single" w:sz="4" w:space="0" w:color="auto"/>
              <w:bottom w:val="single" w:sz="4" w:space="0" w:color="auto"/>
            </w:tcBorders>
            <w:vAlign w:val="center"/>
            <w:tcPrChange w:id="172" w:author="本田志保" w:date="2024-04-26T12:23:00Z">
              <w:tcPr>
                <w:tcW w:w="4485" w:type="dxa"/>
                <w:gridSpan w:val="2"/>
                <w:tcBorders>
                  <w:top w:val="single" w:sz="4" w:space="0" w:color="auto"/>
                  <w:bottom w:val="single" w:sz="4" w:space="0" w:color="auto"/>
                </w:tcBorders>
                <w:vAlign w:val="center"/>
              </w:tcPr>
            </w:tcPrChange>
          </w:tcPr>
          <w:p w14:paraId="45AC6D22" w14:textId="77777777" w:rsidR="0058180B" w:rsidRPr="002B6858" w:rsidRDefault="0058180B" w:rsidP="0058180B">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山川　弘子</w:t>
            </w:r>
          </w:p>
          <w:p w14:paraId="02E38EB7" w14:textId="77777777" w:rsidR="0058180B" w:rsidRPr="002B6858" w:rsidRDefault="0058180B" w:rsidP="0058180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（㈱空間創研）</w:t>
            </w:r>
          </w:p>
          <w:p w14:paraId="49496918" w14:textId="6EE6C264" w:rsidR="0058180B" w:rsidRPr="002B6858" w:rsidRDefault="0058180B" w:rsidP="0058180B">
            <w:pPr>
              <w:adjustRightInd w:val="0"/>
              <w:snapToGrid w:val="0"/>
              <w:rPr>
                <w:rFonts w:asciiTheme="majorEastAsia" w:eastAsiaTheme="majorEastAsia" w:hAnsiTheme="majorEastAsia"/>
                <w:sz w:val="20"/>
                <w:lang w:eastAsia="zh-TW"/>
              </w:rPr>
            </w:pPr>
            <w:r w:rsidRPr="002B6858">
              <w:rPr>
                <w:rFonts w:asciiTheme="majorEastAsia" w:eastAsiaTheme="majorEastAsia" w:hAnsiTheme="majorEastAsia"/>
                <w:sz w:val="18"/>
                <w:szCs w:val="18"/>
              </w:rPr>
              <w:t>Email:yamakawa@kukan.com</w:t>
            </w:r>
          </w:p>
        </w:tc>
        <w:tc>
          <w:tcPr>
            <w:tcW w:w="2424" w:type="dxa"/>
            <w:tcBorders>
              <w:top w:val="single" w:sz="4" w:space="0" w:color="auto"/>
              <w:bottom w:val="single" w:sz="4" w:space="0" w:color="auto"/>
            </w:tcBorders>
            <w:tcPrChange w:id="173" w:author="本田志保" w:date="2024-04-26T12:23:00Z">
              <w:tcPr>
                <w:tcW w:w="2566" w:type="dxa"/>
                <w:gridSpan w:val="2"/>
                <w:tcBorders>
                  <w:top w:val="single" w:sz="4" w:space="0" w:color="auto"/>
                  <w:bottom w:val="single" w:sz="4" w:space="0" w:color="auto"/>
                </w:tcBorders>
              </w:tcPr>
            </w:tcPrChange>
          </w:tcPr>
          <w:p w14:paraId="49C30C2A" w14:textId="77777777" w:rsidR="0058180B" w:rsidRPr="002B6858" w:rsidRDefault="0058180B" w:rsidP="0058180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図面作成担当</w:t>
            </w:r>
          </w:p>
          <w:p w14:paraId="761EAFE2" w14:textId="5AB68B36" w:rsidR="0058180B" w:rsidRPr="002B6858" w:rsidRDefault="0058180B" w:rsidP="0058180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（環境植栽、修景植栽）</w:t>
            </w:r>
          </w:p>
        </w:tc>
      </w:tr>
      <w:tr w:rsidR="0058180B" w:rsidRPr="002B6858" w14:paraId="01113E95" w14:textId="77777777" w:rsidTr="00E424CD">
        <w:trPr>
          <w:trHeight w:val="40"/>
          <w:trPrChange w:id="174" w:author="本田志保" w:date="2024-04-26T12:23:00Z">
            <w:trPr>
              <w:trHeight w:val="40"/>
            </w:trPr>
          </w:trPrChange>
        </w:trPr>
        <w:tc>
          <w:tcPr>
            <w:tcW w:w="1464" w:type="dxa"/>
            <w:vMerge/>
            <w:shd w:val="clear" w:color="auto" w:fill="auto"/>
            <w:vAlign w:val="center"/>
            <w:tcPrChange w:id="175" w:author="本田志保" w:date="2024-04-26T12:23:00Z">
              <w:tcPr>
                <w:tcW w:w="1464" w:type="dxa"/>
                <w:vMerge/>
                <w:shd w:val="clear" w:color="auto" w:fill="auto"/>
                <w:vAlign w:val="center"/>
              </w:tcPr>
            </w:tcPrChange>
          </w:tcPr>
          <w:p w14:paraId="66C7EA38" w14:textId="3C9C1C51" w:rsidR="0058180B" w:rsidRPr="002B6858" w:rsidRDefault="0058180B" w:rsidP="0058180B">
            <w:pPr>
              <w:snapToGrid w:val="0"/>
              <w:jc w:val="center"/>
              <w:rPr>
                <w:rFonts w:asciiTheme="majorEastAsia" w:eastAsiaTheme="majorEastAsia" w:hAnsiTheme="majorEastAsia"/>
                <w:lang w:eastAsia="zh-CN"/>
              </w:rPr>
            </w:pPr>
          </w:p>
        </w:tc>
        <w:tc>
          <w:tcPr>
            <w:tcW w:w="4627" w:type="dxa"/>
            <w:tcBorders>
              <w:top w:val="single" w:sz="4" w:space="0" w:color="auto"/>
              <w:bottom w:val="single" w:sz="4" w:space="0" w:color="auto"/>
            </w:tcBorders>
            <w:vAlign w:val="center"/>
            <w:tcPrChange w:id="176" w:author="本田志保" w:date="2024-04-26T12:23:00Z">
              <w:tcPr>
                <w:tcW w:w="4485" w:type="dxa"/>
                <w:gridSpan w:val="2"/>
                <w:tcBorders>
                  <w:top w:val="single" w:sz="4" w:space="0" w:color="auto"/>
                  <w:bottom w:val="single" w:sz="4" w:space="0" w:color="auto"/>
                </w:tcBorders>
                <w:vAlign w:val="center"/>
              </w:tcPr>
            </w:tcPrChange>
          </w:tcPr>
          <w:p w14:paraId="423835BE" w14:textId="77777777" w:rsidR="0058180B" w:rsidRPr="002B6858" w:rsidRDefault="0058180B" w:rsidP="0058180B">
            <w:pPr>
              <w:adjustRightInd w:val="0"/>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富樫　衛</w:t>
            </w:r>
          </w:p>
          <w:p w14:paraId="01729477" w14:textId="77777777" w:rsidR="0058180B" w:rsidRPr="002B6858" w:rsidRDefault="0058180B" w:rsidP="0058180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（㈱総合設計研究所　CLA</w:t>
            </w:r>
            <w:r w:rsidRPr="002B6858">
              <w:rPr>
                <w:rFonts w:asciiTheme="majorEastAsia" w:eastAsiaTheme="majorEastAsia" w:hAnsiTheme="majorEastAsia"/>
                <w:sz w:val="18"/>
                <w:szCs w:val="18"/>
                <w:lang w:eastAsia="zh-TW"/>
              </w:rPr>
              <w:t>2</w:t>
            </w:r>
            <w:r w:rsidRPr="002B6858">
              <w:rPr>
                <w:rFonts w:asciiTheme="majorEastAsia" w:eastAsiaTheme="majorEastAsia" w:hAnsiTheme="majorEastAsia" w:hint="eastAsia"/>
                <w:sz w:val="18"/>
                <w:szCs w:val="18"/>
                <w:lang w:eastAsia="zh-TW"/>
              </w:rPr>
              <w:t>部 部長）</w:t>
            </w:r>
          </w:p>
          <w:p w14:paraId="37F45208" w14:textId="23B655ED" w:rsidR="0058180B" w:rsidRPr="002B6858" w:rsidRDefault="0058180B" w:rsidP="0058180B">
            <w:pPr>
              <w:snapToGrid w:val="0"/>
              <w:rPr>
                <w:rFonts w:asciiTheme="majorEastAsia" w:eastAsiaTheme="majorEastAsia" w:hAnsiTheme="majorEastAsia"/>
                <w:sz w:val="18"/>
                <w:szCs w:val="18"/>
              </w:rPr>
            </w:pPr>
            <w:r w:rsidRPr="002B6858">
              <w:rPr>
                <w:rFonts w:asciiTheme="majorEastAsia" w:eastAsiaTheme="majorEastAsia" w:hAnsiTheme="majorEastAsia"/>
                <w:sz w:val="18"/>
                <w:szCs w:val="18"/>
              </w:rPr>
              <w:t>Email:togashi@so-go.co.jp</w:t>
            </w:r>
          </w:p>
        </w:tc>
        <w:tc>
          <w:tcPr>
            <w:tcW w:w="2424" w:type="dxa"/>
            <w:tcBorders>
              <w:top w:val="single" w:sz="4" w:space="0" w:color="auto"/>
              <w:bottom w:val="single" w:sz="4" w:space="0" w:color="auto"/>
            </w:tcBorders>
            <w:tcPrChange w:id="177" w:author="本田志保" w:date="2024-04-26T12:23:00Z">
              <w:tcPr>
                <w:tcW w:w="2566" w:type="dxa"/>
                <w:gridSpan w:val="2"/>
                <w:tcBorders>
                  <w:top w:val="single" w:sz="4" w:space="0" w:color="auto"/>
                  <w:bottom w:val="single" w:sz="4" w:space="0" w:color="auto"/>
                </w:tcBorders>
              </w:tcPr>
            </w:tcPrChange>
          </w:tcPr>
          <w:p w14:paraId="32FBCDC1" w14:textId="3678540B" w:rsidR="0058180B" w:rsidRPr="002B6858" w:rsidRDefault="0058180B" w:rsidP="0058180B">
            <w:pPr>
              <w:snapToGrid w:val="0"/>
              <w:rPr>
                <w:rFonts w:asciiTheme="majorEastAsia" w:eastAsiaTheme="majorEastAsia" w:hAnsiTheme="majorEastAsia"/>
                <w:sz w:val="18"/>
                <w:szCs w:val="18"/>
              </w:rPr>
            </w:pPr>
            <w:r w:rsidRPr="00AA70A9">
              <w:rPr>
                <w:rFonts w:asciiTheme="majorEastAsia" w:eastAsiaTheme="majorEastAsia" w:hAnsiTheme="majorEastAsia" w:hint="eastAsia"/>
                <w:sz w:val="18"/>
                <w:szCs w:val="18"/>
                <w:highlight w:val="yellow"/>
              </w:rPr>
              <w:t>設計補助（設備工）</w:t>
            </w:r>
          </w:p>
        </w:tc>
      </w:tr>
      <w:tr w:rsidR="0058180B" w:rsidRPr="002B6858" w14:paraId="17DCDE54" w14:textId="77777777" w:rsidTr="00E424CD">
        <w:trPr>
          <w:trHeight w:val="57"/>
          <w:trPrChange w:id="178" w:author="本田志保" w:date="2024-04-26T12:23:00Z">
            <w:trPr>
              <w:trHeight w:val="57"/>
            </w:trPr>
          </w:trPrChange>
        </w:trPr>
        <w:tc>
          <w:tcPr>
            <w:tcW w:w="1464" w:type="dxa"/>
            <w:vMerge/>
            <w:shd w:val="clear" w:color="auto" w:fill="auto"/>
            <w:vAlign w:val="center"/>
            <w:tcPrChange w:id="179" w:author="本田志保" w:date="2024-04-26T12:23:00Z">
              <w:tcPr>
                <w:tcW w:w="1464" w:type="dxa"/>
                <w:vMerge/>
                <w:shd w:val="clear" w:color="auto" w:fill="auto"/>
                <w:vAlign w:val="center"/>
              </w:tcPr>
            </w:tcPrChange>
          </w:tcPr>
          <w:p w14:paraId="0D9A88F6" w14:textId="77777777" w:rsidR="0058180B" w:rsidRPr="002B6858" w:rsidRDefault="0058180B" w:rsidP="0058180B">
            <w:pPr>
              <w:snapToGrid w:val="0"/>
              <w:jc w:val="center"/>
              <w:rPr>
                <w:rFonts w:asciiTheme="majorEastAsia" w:eastAsiaTheme="majorEastAsia" w:hAnsiTheme="majorEastAsia"/>
              </w:rPr>
            </w:pPr>
          </w:p>
        </w:tc>
        <w:tc>
          <w:tcPr>
            <w:tcW w:w="4627" w:type="dxa"/>
            <w:tcBorders>
              <w:top w:val="single" w:sz="4" w:space="0" w:color="auto"/>
              <w:bottom w:val="single" w:sz="4" w:space="0" w:color="auto"/>
            </w:tcBorders>
            <w:vAlign w:val="center"/>
            <w:tcPrChange w:id="180" w:author="本田志保" w:date="2024-04-26T12:23:00Z">
              <w:tcPr>
                <w:tcW w:w="4485" w:type="dxa"/>
                <w:gridSpan w:val="2"/>
                <w:tcBorders>
                  <w:top w:val="single" w:sz="4" w:space="0" w:color="auto"/>
                  <w:bottom w:val="single" w:sz="4" w:space="0" w:color="auto"/>
                </w:tcBorders>
                <w:vAlign w:val="center"/>
              </w:tcPr>
            </w:tcPrChange>
          </w:tcPr>
          <w:p w14:paraId="58A5BA1B" w14:textId="77777777" w:rsidR="0058180B" w:rsidRPr="002B6858" w:rsidRDefault="0058180B" w:rsidP="0058180B">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渋谷　翔夢</w:t>
            </w:r>
          </w:p>
          <w:p w14:paraId="68E1911F" w14:textId="77777777" w:rsidR="0058180B" w:rsidRPr="002B6858" w:rsidRDefault="0058180B" w:rsidP="0058180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（㈱総合設計研究所　横浜事務所長）</w:t>
            </w:r>
          </w:p>
          <w:p w14:paraId="08D1E752" w14:textId="30894102" w:rsidR="0058180B" w:rsidRPr="002B6858" w:rsidRDefault="0058180B" w:rsidP="0058180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Email:</w:t>
            </w:r>
            <w:r w:rsidRPr="002B6858">
              <w:rPr>
                <w:rFonts w:asciiTheme="majorEastAsia" w:eastAsiaTheme="majorEastAsia" w:hAnsiTheme="majorEastAsia" w:hint="eastAsia"/>
              </w:rPr>
              <w:t xml:space="preserve"> </w:t>
            </w:r>
            <w:r>
              <w:fldChar w:fldCharType="begin"/>
            </w:r>
            <w:r>
              <w:instrText>HYPERLINK "mailto:shibuya@so-go.co.jp"</w:instrText>
            </w:r>
            <w:r>
              <w:fldChar w:fldCharType="separate"/>
            </w:r>
            <w:r w:rsidRPr="002B6858">
              <w:rPr>
                <w:rStyle w:val="af5"/>
                <w:rFonts w:asciiTheme="majorEastAsia" w:eastAsiaTheme="majorEastAsia" w:hAnsiTheme="majorEastAsia" w:hint="eastAsia"/>
                <w:color w:val="auto"/>
                <w:sz w:val="18"/>
                <w:szCs w:val="18"/>
              </w:rPr>
              <w:t>shibuya@so-go.co.jp</w:t>
            </w:r>
            <w:r>
              <w:rPr>
                <w:rStyle w:val="af5"/>
                <w:rFonts w:asciiTheme="majorEastAsia" w:eastAsiaTheme="majorEastAsia" w:hAnsiTheme="majorEastAsia"/>
                <w:color w:val="auto"/>
                <w:sz w:val="18"/>
                <w:szCs w:val="18"/>
              </w:rPr>
              <w:fldChar w:fldCharType="end"/>
            </w:r>
          </w:p>
        </w:tc>
        <w:tc>
          <w:tcPr>
            <w:tcW w:w="2424" w:type="dxa"/>
            <w:tcBorders>
              <w:top w:val="single" w:sz="4" w:space="0" w:color="auto"/>
              <w:bottom w:val="single" w:sz="4" w:space="0" w:color="auto"/>
            </w:tcBorders>
            <w:tcPrChange w:id="181" w:author="本田志保" w:date="2024-04-26T12:23:00Z">
              <w:tcPr>
                <w:tcW w:w="2566" w:type="dxa"/>
                <w:gridSpan w:val="2"/>
                <w:tcBorders>
                  <w:top w:val="single" w:sz="4" w:space="0" w:color="auto"/>
                  <w:bottom w:val="single" w:sz="4" w:space="0" w:color="auto"/>
                </w:tcBorders>
              </w:tcPr>
            </w:tcPrChange>
          </w:tcPr>
          <w:p w14:paraId="4F3AC6C8" w14:textId="77777777" w:rsidR="0058180B" w:rsidRPr="00AA70A9" w:rsidRDefault="0058180B" w:rsidP="0058180B">
            <w:pPr>
              <w:snapToGrid w:val="0"/>
              <w:rPr>
                <w:rFonts w:asciiTheme="majorEastAsia" w:eastAsiaTheme="majorEastAsia" w:hAnsiTheme="majorEastAsia"/>
                <w:sz w:val="18"/>
                <w:szCs w:val="18"/>
                <w:highlight w:val="yellow"/>
                <w:lang w:eastAsia="zh-TW"/>
              </w:rPr>
            </w:pPr>
            <w:r w:rsidRPr="00AA70A9">
              <w:rPr>
                <w:rFonts w:asciiTheme="majorEastAsia" w:eastAsiaTheme="majorEastAsia" w:hAnsiTheme="majorEastAsia" w:hint="eastAsia"/>
                <w:sz w:val="18"/>
                <w:szCs w:val="18"/>
                <w:highlight w:val="yellow"/>
                <w:lang w:eastAsia="zh-TW"/>
              </w:rPr>
              <w:t>設計補助（設備工）</w:t>
            </w:r>
          </w:p>
          <w:p w14:paraId="66B06343" w14:textId="1CE8D0AF" w:rsidR="0058180B" w:rsidRPr="002B6858" w:rsidRDefault="0058180B" w:rsidP="0058180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図面作成担当（環境植栽）</w:t>
            </w:r>
          </w:p>
        </w:tc>
      </w:tr>
      <w:tr w:rsidR="0058180B" w:rsidRPr="002B6858" w14:paraId="2AC7563A" w14:textId="77777777" w:rsidTr="00E424CD">
        <w:trPr>
          <w:trHeight w:val="57"/>
          <w:trPrChange w:id="182" w:author="本田志保" w:date="2024-04-26T12:23:00Z">
            <w:trPr>
              <w:trHeight w:val="57"/>
            </w:trPr>
          </w:trPrChange>
        </w:trPr>
        <w:tc>
          <w:tcPr>
            <w:tcW w:w="1464" w:type="dxa"/>
            <w:vMerge/>
            <w:shd w:val="clear" w:color="auto" w:fill="auto"/>
            <w:vAlign w:val="center"/>
            <w:tcPrChange w:id="183" w:author="本田志保" w:date="2024-04-26T12:23:00Z">
              <w:tcPr>
                <w:tcW w:w="1464" w:type="dxa"/>
                <w:vMerge/>
                <w:shd w:val="clear" w:color="auto" w:fill="auto"/>
                <w:vAlign w:val="center"/>
              </w:tcPr>
            </w:tcPrChange>
          </w:tcPr>
          <w:p w14:paraId="0F49FFF4" w14:textId="77777777" w:rsidR="0058180B" w:rsidRPr="002B6858" w:rsidRDefault="0058180B" w:rsidP="0058180B">
            <w:pPr>
              <w:snapToGrid w:val="0"/>
              <w:jc w:val="center"/>
              <w:rPr>
                <w:rFonts w:asciiTheme="majorEastAsia" w:eastAsiaTheme="majorEastAsia" w:hAnsiTheme="majorEastAsia"/>
                <w:lang w:eastAsia="zh-TW"/>
              </w:rPr>
            </w:pPr>
          </w:p>
        </w:tc>
        <w:tc>
          <w:tcPr>
            <w:tcW w:w="4627" w:type="dxa"/>
            <w:tcBorders>
              <w:top w:val="single" w:sz="4" w:space="0" w:color="auto"/>
              <w:bottom w:val="single" w:sz="4" w:space="0" w:color="auto"/>
            </w:tcBorders>
            <w:vAlign w:val="center"/>
            <w:tcPrChange w:id="184" w:author="本田志保" w:date="2024-04-26T12:23:00Z">
              <w:tcPr>
                <w:tcW w:w="4485" w:type="dxa"/>
                <w:gridSpan w:val="2"/>
                <w:tcBorders>
                  <w:top w:val="single" w:sz="4" w:space="0" w:color="auto"/>
                  <w:bottom w:val="single" w:sz="4" w:space="0" w:color="auto"/>
                </w:tcBorders>
                <w:vAlign w:val="center"/>
              </w:tcPr>
            </w:tcPrChange>
          </w:tcPr>
          <w:p w14:paraId="03DBCBFA" w14:textId="77777777" w:rsidR="0058180B" w:rsidRPr="002B6858" w:rsidRDefault="0058180B" w:rsidP="0058180B">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20"/>
                <w:lang w:eastAsia="zh-TW"/>
              </w:rPr>
              <w:t>矢野　加奈子</w:t>
            </w:r>
          </w:p>
          <w:p w14:paraId="222CE1E1" w14:textId="77777777" w:rsidR="0058180B" w:rsidRPr="002B6858" w:rsidRDefault="0058180B" w:rsidP="0058180B">
            <w:pPr>
              <w:snapToGrid w:val="0"/>
              <w:rPr>
                <w:rFonts w:asciiTheme="majorEastAsia" w:eastAsiaTheme="majorEastAsia" w:hAnsiTheme="majorEastAsia"/>
                <w:sz w:val="18"/>
                <w:szCs w:val="18"/>
                <w:lang w:eastAsia="zh-TW"/>
              </w:rPr>
            </w:pPr>
            <w:r w:rsidRPr="002B6858">
              <w:rPr>
                <w:rFonts w:asciiTheme="majorEastAsia" w:eastAsiaTheme="majorEastAsia" w:hAnsiTheme="majorEastAsia" w:hint="eastAsia"/>
                <w:sz w:val="18"/>
                <w:szCs w:val="18"/>
                <w:lang w:eastAsia="zh-TW"/>
              </w:rPr>
              <w:t>（㈱総合設計研究所  CLA2部 副部長）</w:t>
            </w:r>
          </w:p>
          <w:p w14:paraId="5AF616C0" w14:textId="2EE24716" w:rsidR="0058180B" w:rsidRPr="002B6858" w:rsidRDefault="0058180B" w:rsidP="0058180B">
            <w:pPr>
              <w:snapToGrid w:val="0"/>
              <w:rPr>
                <w:rFonts w:asciiTheme="majorEastAsia" w:eastAsiaTheme="majorEastAsia" w:hAnsiTheme="majorEastAsia"/>
                <w:sz w:val="20"/>
                <w:lang w:eastAsia="zh-TW"/>
              </w:rPr>
            </w:pPr>
            <w:r w:rsidRPr="002B6858">
              <w:rPr>
                <w:rFonts w:asciiTheme="majorEastAsia" w:eastAsiaTheme="majorEastAsia" w:hAnsiTheme="majorEastAsia" w:hint="eastAsia"/>
                <w:sz w:val="18"/>
                <w:szCs w:val="18"/>
              </w:rPr>
              <w:t>Email:</w:t>
            </w:r>
            <w:r w:rsidRPr="002B6858">
              <w:rPr>
                <w:rFonts w:asciiTheme="majorEastAsia" w:eastAsiaTheme="majorEastAsia" w:hAnsiTheme="majorEastAsia" w:hint="eastAsia"/>
              </w:rPr>
              <w:t xml:space="preserve"> </w:t>
            </w:r>
            <w:r w:rsidRPr="002B6858">
              <w:rPr>
                <w:rFonts w:asciiTheme="majorEastAsia" w:eastAsiaTheme="majorEastAsia" w:hAnsiTheme="majorEastAsia" w:hint="eastAsia"/>
                <w:sz w:val="18"/>
                <w:szCs w:val="18"/>
              </w:rPr>
              <w:t>yano@so-go.co.jp</w:t>
            </w:r>
          </w:p>
        </w:tc>
        <w:tc>
          <w:tcPr>
            <w:tcW w:w="2424" w:type="dxa"/>
            <w:tcBorders>
              <w:top w:val="single" w:sz="4" w:space="0" w:color="auto"/>
              <w:bottom w:val="single" w:sz="4" w:space="0" w:color="auto"/>
            </w:tcBorders>
            <w:tcPrChange w:id="185" w:author="本田志保" w:date="2024-04-26T12:23:00Z">
              <w:tcPr>
                <w:tcW w:w="2566" w:type="dxa"/>
                <w:gridSpan w:val="2"/>
                <w:tcBorders>
                  <w:top w:val="single" w:sz="4" w:space="0" w:color="auto"/>
                  <w:bottom w:val="single" w:sz="4" w:space="0" w:color="auto"/>
                </w:tcBorders>
              </w:tcPr>
            </w:tcPrChange>
          </w:tcPr>
          <w:p w14:paraId="2DD3A0AA" w14:textId="2A722603" w:rsidR="0058180B" w:rsidRPr="002B6858" w:rsidRDefault="0058180B" w:rsidP="0058180B">
            <w:pPr>
              <w:snapToGrid w:val="0"/>
              <w:rPr>
                <w:rFonts w:asciiTheme="majorEastAsia" w:eastAsiaTheme="majorEastAsia" w:hAnsiTheme="majorEastAsia"/>
                <w:sz w:val="18"/>
                <w:szCs w:val="18"/>
                <w:lang w:eastAsia="zh-CN"/>
              </w:rPr>
            </w:pPr>
            <w:r w:rsidRPr="002B6858">
              <w:rPr>
                <w:rFonts w:asciiTheme="majorEastAsia" w:eastAsiaTheme="majorEastAsia" w:hAnsiTheme="majorEastAsia" w:hint="eastAsia"/>
                <w:sz w:val="18"/>
                <w:szCs w:val="18"/>
                <w:lang w:eastAsia="zh-CN"/>
              </w:rPr>
              <w:t>図面作成担当（環境植栽）</w:t>
            </w:r>
          </w:p>
        </w:tc>
      </w:tr>
      <w:tr w:rsidR="0058180B" w:rsidRPr="002B6858" w14:paraId="4678162D" w14:textId="77777777" w:rsidTr="00E424CD">
        <w:trPr>
          <w:trHeight w:val="57"/>
          <w:trPrChange w:id="186" w:author="本田志保" w:date="2024-04-26T12:23:00Z">
            <w:trPr>
              <w:trHeight w:val="57"/>
            </w:trPr>
          </w:trPrChange>
        </w:trPr>
        <w:tc>
          <w:tcPr>
            <w:tcW w:w="1464" w:type="dxa"/>
            <w:vMerge/>
            <w:shd w:val="clear" w:color="auto" w:fill="auto"/>
            <w:vAlign w:val="center"/>
            <w:tcPrChange w:id="187" w:author="本田志保" w:date="2024-04-26T12:23:00Z">
              <w:tcPr>
                <w:tcW w:w="1464" w:type="dxa"/>
                <w:vMerge/>
                <w:shd w:val="clear" w:color="auto" w:fill="auto"/>
                <w:vAlign w:val="center"/>
              </w:tcPr>
            </w:tcPrChange>
          </w:tcPr>
          <w:p w14:paraId="3C43B8F3" w14:textId="77777777" w:rsidR="0058180B" w:rsidRPr="002B6858" w:rsidRDefault="0058180B" w:rsidP="0058180B">
            <w:pPr>
              <w:snapToGrid w:val="0"/>
              <w:jc w:val="center"/>
              <w:rPr>
                <w:rFonts w:asciiTheme="majorEastAsia" w:eastAsiaTheme="majorEastAsia" w:hAnsiTheme="majorEastAsia"/>
                <w:lang w:eastAsia="zh-CN"/>
              </w:rPr>
            </w:pPr>
          </w:p>
        </w:tc>
        <w:tc>
          <w:tcPr>
            <w:tcW w:w="4627" w:type="dxa"/>
            <w:tcBorders>
              <w:top w:val="single" w:sz="4" w:space="0" w:color="auto"/>
              <w:bottom w:val="single" w:sz="4" w:space="0" w:color="auto"/>
            </w:tcBorders>
            <w:vAlign w:val="center"/>
            <w:tcPrChange w:id="188" w:author="本田志保" w:date="2024-04-26T12:23:00Z">
              <w:tcPr>
                <w:tcW w:w="4485" w:type="dxa"/>
                <w:gridSpan w:val="2"/>
                <w:tcBorders>
                  <w:top w:val="single" w:sz="4" w:space="0" w:color="auto"/>
                  <w:bottom w:val="single" w:sz="4" w:space="0" w:color="auto"/>
                </w:tcBorders>
                <w:vAlign w:val="center"/>
              </w:tcPr>
            </w:tcPrChange>
          </w:tcPr>
          <w:p w14:paraId="5A5FE0A0" w14:textId="77777777" w:rsidR="0058180B" w:rsidRPr="002B6858" w:rsidRDefault="0058180B" w:rsidP="0058180B">
            <w:pPr>
              <w:snapToGrid w:val="0"/>
              <w:rPr>
                <w:rFonts w:asciiTheme="majorEastAsia" w:eastAsiaTheme="majorEastAsia" w:hAnsiTheme="majorEastAsia"/>
                <w:sz w:val="20"/>
              </w:rPr>
            </w:pPr>
            <w:r>
              <w:rPr>
                <w:rFonts w:asciiTheme="majorEastAsia" w:eastAsiaTheme="majorEastAsia" w:hAnsiTheme="majorEastAsia" w:hint="eastAsia"/>
                <w:sz w:val="20"/>
              </w:rPr>
              <w:t>野澤　朗</w:t>
            </w:r>
          </w:p>
          <w:p w14:paraId="2B394174" w14:textId="77777777" w:rsidR="0058180B" w:rsidRPr="002B6858" w:rsidRDefault="0058180B" w:rsidP="0058180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w:t>
            </w:r>
            <w:r>
              <w:rPr>
                <w:rFonts w:asciiTheme="majorEastAsia" w:eastAsiaTheme="majorEastAsia" w:hAnsiTheme="majorEastAsia" w:hint="eastAsia"/>
                <w:sz w:val="18"/>
                <w:szCs w:val="18"/>
              </w:rPr>
              <w:t>イクトス　代表取締役</w:t>
            </w:r>
            <w:r w:rsidRPr="002B6858">
              <w:rPr>
                <w:rFonts w:asciiTheme="majorEastAsia" w:eastAsiaTheme="majorEastAsia" w:hAnsiTheme="majorEastAsia" w:hint="eastAsia"/>
                <w:sz w:val="18"/>
                <w:szCs w:val="18"/>
              </w:rPr>
              <w:t>）</w:t>
            </w:r>
          </w:p>
          <w:p w14:paraId="3E0274F6" w14:textId="4E90C520" w:rsidR="0058180B" w:rsidRPr="002B6858" w:rsidRDefault="0058180B" w:rsidP="0058180B">
            <w:pPr>
              <w:snapToGrid w:val="0"/>
              <w:rPr>
                <w:rFonts w:asciiTheme="majorEastAsia" w:eastAsiaTheme="majorEastAsia" w:hAnsiTheme="majorEastAsia"/>
                <w:sz w:val="18"/>
                <w:szCs w:val="18"/>
              </w:rPr>
            </w:pPr>
            <w:r w:rsidRPr="002B6858">
              <w:rPr>
                <w:rFonts w:asciiTheme="majorEastAsia" w:eastAsiaTheme="majorEastAsia" w:hAnsiTheme="majorEastAsia"/>
                <w:sz w:val="18"/>
                <w:szCs w:val="18"/>
              </w:rPr>
              <w:t>Email:</w:t>
            </w:r>
            <w:r>
              <w:rPr>
                <w:rFonts w:asciiTheme="majorEastAsia" w:eastAsiaTheme="majorEastAsia" w:hAnsiTheme="majorEastAsia" w:hint="eastAsia"/>
                <w:sz w:val="18"/>
                <w:szCs w:val="18"/>
              </w:rPr>
              <w:t>a-nozawa@ict-s.jp</w:t>
            </w:r>
          </w:p>
        </w:tc>
        <w:tc>
          <w:tcPr>
            <w:tcW w:w="2424" w:type="dxa"/>
            <w:tcBorders>
              <w:top w:val="single" w:sz="4" w:space="0" w:color="auto"/>
              <w:bottom w:val="single" w:sz="4" w:space="0" w:color="auto"/>
            </w:tcBorders>
            <w:tcPrChange w:id="189" w:author="本田志保" w:date="2024-04-26T12:23:00Z">
              <w:tcPr>
                <w:tcW w:w="2566" w:type="dxa"/>
                <w:gridSpan w:val="2"/>
                <w:tcBorders>
                  <w:top w:val="single" w:sz="4" w:space="0" w:color="auto"/>
                  <w:bottom w:val="single" w:sz="4" w:space="0" w:color="auto"/>
                </w:tcBorders>
              </w:tcPr>
            </w:tcPrChange>
          </w:tcPr>
          <w:p w14:paraId="22E72921" w14:textId="77777777" w:rsidR="0058180B" w:rsidRPr="00B22A65" w:rsidRDefault="0058180B" w:rsidP="0058180B">
            <w:pPr>
              <w:snapToGrid w:val="0"/>
              <w:rPr>
                <w:rFonts w:asciiTheme="majorEastAsia" w:eastAsiaTheme="majorEastAsia" w:hAnsiTheme="majorEastAsia"/>
                <w:sz w:val="18"/>
                <w:szCs w:val="18"/>
              </w:rPr>
            </w:pPr>
            <w:r w:rsidRPr="00B22A65">
              <w:rPr>
                <w:rFonts w:asciiTheme="majorEastAsia" w:eastAsiaTheme="majorEastAsia" w:hAnsiTheme="majorEastAsia" w:hint="eastAsia"/>
                <w:sz w:val="18"/>
                <w:szCs w:val="18"/>
              </w:rPr>
              <w:t>図面作成担当（電気）</w:t>
            </w:r>
          </w:p>
          <w:p w14:paraId="69F065A3" w14:textId="77777777" w:rsidR="0058180B" w:rsidRPr="00B22A65" w:rsidRDefault="0058180B" w:rsidP="0058180B">
            <w:pPr>
              <w:snapToGrid w:val="0"/>
              <w:rPr>
                <w:rFonts w:asciiTheme="majorEastAsia" w:eastAsiaTheme="majorEastAsia" w:hAnsiTheme="majorEastAsia"/>
                <w:sz w:val="18"/>
                <w:szCs w:val="18"/>
              </w:rPr>
            </w:pPr>
          </w:p>
        </w:tc>
      </w:tr>
      <w:tr w:rsidR="0058180B" w:rsidRPr="002B6858" w14:paraId="4AF163A4" w14:textId="77777777" w:rsidTr="00E424CD">
        <w:trPr>
          <w:trHeight w:val="40"/>
          <w:trPrChange w:id="190" w:author="本田志保" w:date="2024-04-26T12:23:00Z">
            <w:trPr>
              <w:trHeight w:val="40"/>
            </w:trPr>
          </w:trPrChange>
        </w:trPr>
        <w:tc>
          <w:tcPr>
            <w:tcW w:w="1464" w:type="dxa"/>
            <w:vMerge/>
            <w:shd w:val="clear" w:color="auto" w:fill="auto"/>
            <w:vAlign w:val="center"/>
            <w:tcPrChange w:id="191" w:author="本田志保" w:date="2024-04-26T12:23:00Z">
              <w:tcPr>
                <w:tcW w:w="1464" w:type="dxa"/>
                <w:vMerge/>
                <w:shd w:val="clear" w:color="auto" w:fill="auto"/>
                <w:vAlign w:val="center"/>
              </w:tcPr>
            </w:tcPrChange>
          </w:tcPr>
          <w:p w14:paraId="07F78EC6" w14:textId="77777777" w:rsidR="0058180B" w:rsidRPr="002B6858" w:rsidRDefault="0058180B" w:rsidP="0058180B">
            <w:pPr>
              <w:snapToGrid w:val="0"/>
              <w:jc w:val="center"/>
              <w:rPr>
                <w:rFonts w:asciiTheme="majorEastAsia" w:eastAsiaTheme="majorEastAsia" w:hAnsiTheme="majorEastAsia"/>
              </w:rPr>
            </w:pPr>
          </w:p>
        </w:tc>
        <w:tc>
          <w:tcPr>
            <w:tcW w:w="4627" w:type="dxa"/>
            <w:tcBorders>
              <w:top w:val="single" w:sz="4" w:space="0" w:color="auto"/>
              <w:bottom w:val="single" w:sz="4" w:space="0" w:color="auto"/>
            </w:tcBorders>
            <w:vAlign w:val="center"/>
            <w:tcPrChange w:id="192" w:author="本田志保" w:date="2024-04-26T12:23:00Z">
              <w:tcPr>
                <w:tcW w:w="4485" w:type="dxa"/>
                <w:gridSpan w:val="2"/>
                <w:tcBorders>
                  <w:top w:val="single" w:sz="4" w:space="0" w:color="auto"/>
                  <w:bottom w:val="single" w:sz="4" w:space="0" w:color="auto"/>
                </w:tcBorders>
                <w:vAlign w:val="center"/>
              </w:tcPr>
            </w:tcPrChange>
          </w:tcPr>
          <w:p w14:paraId="39678AC5" w14:textId="77777777" w:rsidR="0058180B" w:rsidRPr="002B6858" w:rsidRDefault="0058180B" w:rsidP="0058180B">
            <w:pPr>
              <w:snapToGrid w:val="0"/>
              <w:rPr>
                <w:rFonts w:asciiTheme="majorEastAsia" w:eastAsiaTheme="majorEastAsia" w:hAnsiTheme="majorEastAsia"/>
                <w:sz w:val="20"/>
              </w:rPr>
            </w:pPr>
            <w:r>
              <w:rPr>
                <w:rFonts w:asciiTheme="majorEastAsia" w:eastAsiaTheme="majorEastAsia" w:hAnsiTheme="majorEastAsia" w:hint="eastAsia"/>
                <w:sz w:val="20"/>
              </w:rPr>
              <w:t>池谷　佳朗</w:t>
            </w:r>
          </w:p>
          <w:p w14:paraId="54437FD5" w14:textId="77777777" w:rsidR="0058180B" w:rsidRPr="002B6858" w:rsidRDefault="0058180B" w:rsidP="0058180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w:t>
            </w:r>
            <w:r>
              <w:rPr>
                <w:rFonts w:asciiTheme="majorEastAsia" w:eastAsiaTheme="majorEastAsia" w:hAnsiTheme="majorEastAsia" w:hint="eastAsia"/>
                <w:sz w:val="18"/>
                <w:szCs w:val="18"/>
              </w:rPr>
              <w:t>イケ設備設計事務所　代表取締役</w:t>
            </w:r>
            <w:r w:rsidRPr="002B6858">
              <w:rPr>
                <w:rFonts w:asciiTheme="majorEastAsia" w:eastAsiaTheme="majorEastAsia" w:hAnsiTheme="majorEastAsia" w:hint="eastAsia"/>
                <w:sz w:val="18"/>
                <w:szCs w:val="18"/>
              </w:rPr>
              <w:t>）</w:t>
            </w:r>
          </w:p>
          <w:p w14:paraId="2E65A677" w14:textId="3C8BE72B" w:rsidR="0058180B" w:rsidRPr="002B6858" w:rsidRDefault="0058180B" w:rsidP="0058180B">
            <w:pPr>
              <w:snapToGrid w:val="0"/>
              <w:rPr>
                <w:rFonts w:asciiTheme="majorEastAsia" w:eastAsiaTheme="majorEastAsia" w:hAnsiTheme="majorEastAsia"/>
                <w:sz w:val="20"/>
                <w:lang w:eastAsia="zh-TW"/>
              </w:rPr>
            </w:pPr>
            <w:r w:rsidRPr="002B6858">
              <w:rPr>
                <w:rFonts w:asciiTheme="majorEastAsia" w:eastAsiaTheme="majorEastAsia" w:hAnsiTheme="majorEastAsia"/>
                <w:sz w:val="18"/>
                <w:szCs w:val="18"/>
              </w:rPr>
              <w:t>Email:</w:t>
            </w:r>
            <w:r>
              <w:rPr>
                <w:rFonts w:asciiTheme="majorEastAsia" w:eastAsiaTheme="majorEastAsia" w:hAnsiTheme="majorEastAsia" w:hint="eastAsia"/>
                <w:sz w:val="18"/>
                <w:szCs w:val="18"/>
              </w:rPr>
              <w:t>iketani0415@ike-mare.jp</w:t>
            </w:r>
          </w:p>
        </w:tc>
        <w:tc>
          <w:tcPr>
            <w:tcW w:w="2424" w:type="dxa"/>
            <w:tcBorders>
              <w:top w:val="single" w:sz="4" w:space="0" w:color="auto"/>
              <w:bottom w:val="single" w:sz="4" w:space="0" w:color="auto"/>
            </w:tcBorders>
            <w:tcPrChange w:id="193" w:author="本田志保" w:date="2024-04-26T12:23:00Z">
              <w:tcPr>
                <w:tcW w:w="2566" w:type="dxa"/>
                <w:gridSpan w:val="2"/>
                <w:tcBorders>
                  <w:top w:val="single" w:sz="4" w:space="0" w:color="auto"/>
                  <w:bottom w:val="single" w:sz="4" w:space="0" w:color="auto"/>
                </w:tcBorders>
              </w:tcPr>
            </w:tcPrChange>
          </w:tcPr>
          <w:p w14:paraId="5E303FD3" w14:textId="77777777" w:rsidR="0058180B" w:rsidRPr="00B22A65" w:rsidRDefault="0058180B" w:rsidP="0058180B">
            <w:pPr>
              <w:snapToGrid w:val="0"/>
              <w:rPr>
                <w:rFonts w:asciiTheme="majorEastAsia" w:eastAsiaTheme="majorEastAsia" w:hAnsiTheme="majorEastAsia"/>
                <w:sz w:val="18"/>
                <w:szCs w:val="18"/>
              </w:rPr>
            </w:pPr>
            <w:r w:rsidRPr="00B22A65">
              <w:rPr>
                <w:rFonts w:asciiTheme="majorEastAsia" w:eastAsiaTheme="majorEastAsia" w:hAnsiTheme="majorEastAsia" w:hint="eastAsia"/>
                <w:sz w:val="18"/>
                <w:szCs w:val="18"/>
              </w:rPr>
              <w:t>図面作成担当（給水）</w:t>
            </w:r>
          </w:p>
          <w:p w14:paraId="54F15FB4" w14:textId="77777777" w:rsidR="0058180B" w:rsidRPr="00B22A65" w:rsidRDefault="0058180B" w:rsidP="0058180B">
            <w:pPr>
              <w:snapToGrid w:val="0"/>
              <w:rPr>
                <w:rFonts w:asciiTheme="majorEastAsia" w:eastAsiaTheme="majorEastAsia" w:hAnsiTheme="majorEastAsia"/>
                <w:sz w:val="18"/>
                <w:szCs w:val="18"/>
              </w:rPr>
            </w:pPr>
          </w:p>
        </w:tc>
      </w:tr>
      <w:tr w:rsidR="0058180B" w:rsidRPr="002B6858" w14:paraId="2172AE1D" w14:textId="77777777" w:rsidTr="00E424CD">
        <w:trPr>
          <w:trHeight w:val="400"/>
          <w:trPrChange w:id="194" w:author="本田志保" w:date="2024-04-26T12:23:00Z">
            <w:trPr>
              <w:trHeight w:val="400"/>
            </w:trPr>
          </w:trPrChange>
        </w:trPr>
        <w:tc>
          <w:tcPr>
            <w:tcW w:w="1464" w:type="dxa"/>
            <w:shd w:val="clear" w:color="auto" w:fill="auto"/>
            <w:vAlign w:val="center"/>
            <w:tcPrChange w:id="195" w:author="本田志保" w:date="2024-04-26T12:23:00Z">
              <w:tcPr>
                <w:tcW w:w="1464" w:type="dxa"/>
                <w:shd w:val="clear" w:color="auto" w:fill="auto"/>
                <w:vAlign w:val="center"/>
              </w:tcPr>
            </w:tcPrChange>
          </w:tcPr>
          <w:p w14:paraId="513F06CE" w14:textId="77777777" w:rsidR="0058180B" w:rsidRPr="002B6858" w:rsidRDefault="0058180B" w:rsidP="0058180B">
            <w:pPr>
              <w:snapToGrid w:val="0"/>
              <w:jc w:val="center"/>
              <w:rPr>
                <w:rFonts w:asciiTheme="majorEastAsia" w:eastAsiaTheme="majorEastAsia" w:hAnsiTheme="majorEastAsia"/>
              </w:rPr>
            </w:pPr>
            <w:r w:rsidRPr="002B6858">
              <w:rPr>
                <w:rFonts w:asciiTheme="majorEastAsia" w:eastAsiaTheme="majorEastAsia" w:hAnsiTheme="majorEastAsia" w:hint="eastAsia"/>
              </w:rPr>
              <w:t>照査技術者</w:t>
            </w:r>
          </w:p>
        </w:tc>
        <w:tc>
          <w:tcPr>
            <w:tcW w:w="4627" w:type="dxa"/>
            <w:tcBorders>
              <w:top w:val="single" w:sz="4" w:space="0" w:color="auto"/>
            </w:tcBorders>
            <w:vAlign w:val="center"/>
            <w:tcPrChange w:id="196" w:author="本田志保" w:date="2024-04-26T12:23:00Z">
              <w:tcPr>
                <w:tcW w:w="4201" w:type="dxa"/>
                <w:tcBorders>
                  <w:top w:val="single" w:sz="4" w:space="0" w:color="auto"/>
                </w:tcBorders>
                <w:vAlign w:val="center"/>
              </w:tcPr>
            </w:tcPrChange>
          </w:tcPr>
          <w:p w14:paraId="2A5021DB" w14:textId="77777777" w:rsidR="0058180B" w:rsidRPr="002B6858" w:rsidRDefault="0058180B" w:rsidP="0058180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 xml:space="preserve">満生朋子 </w:t>
            </w:r>
          </w:p>
          <w:p w14:paraId="5F2FA566" w14:textId="77777777" w:rsidR="0058180B" w:rsidRPr="002B6858" w:rsidRDefault="0058180B" w:rsidP="0058180B">
            <w:pPr>
              <w:snapToGrid w:val="0"/>
              <w:rPr>
                <w:rFonts w:asciiTheme="majorEastAsia" w:eastAsiaTheme="majorEastAsia" w:hAnsiTheme="majorEastAsia"/>
                <w:sz w:val="20"/>
              </w:rPr>
            </w:pPr>
            <w:r w:rsidRPr="002B6858">
              <w:rPr>
                <w:rFonts w:asciiTheme="majorEastAsia" w:eastAsiaTheme="majorEastAsia" w:hAnsiTheme="majorEastAsia" w:hint="eastAsia"/>
                <w:sz w:val="20"/>
              </w:rPr>
              <w:t>（</w:t>
            </w:r>
            <w:r w:rsidRPr="002B6858">
              <w:rPr>
                <w:rFonts w:asciiTheme="majorEastAsia" w:eastAsiaTheme="majorEastAsia" w:hAnsiTheme="majorEastAsia" w:hint="eastAsia"/>
                <w:sz w:val="18"/>
                <w:szCs w:val="18"/>
              </w:rPr>
              <w:t>（㈱ランズ計画研究所 取締役 社長</w:t>
            </w:r>
            <w:r w:rsidRPr="002B6858">
              <w:rPr>
                <w:rFonts w:asciiTheme="majorEastAsia" w:eastAsiaTheme="majorEastAsia" w:hAnsiTheme="majorEastAsia" w:hint="eastAsia"/>
                <w:sz w:val="20"/>
              </w:rPr>
              <w:t>）</w:t>
            </w:r>
          </w:p>
          <w:p w14:paraId="0B22B08C" w14:textId="41E927E6" w:rsidR="0058180B" w:rsidRPr="002B6858" w:rsidRDefault="0058180B" w:rsidP="0058180B">
            <w:pPr>
              <w:snapToGrid w:val="0"/>
              <w:rPr>
                <w:rFonts w:asciiTheme="majorEastAsia" w:eastAsiaTheme="majorEastAsia" w:hAnsiTheme="majorEastAsia"/>
                <w:sz w:val="20"/>
                <w:lang w:eastAsia="zh-TW"/>
              </w:rPr>
            </w:pPr>
            <w:r w:rsidRPr="002B6858">
              <w:rPr>
                <w:rFonts w:asciiTheme="majorEastAsia" w:eastAsiaTheme="majorEastAsia" w:hAnsiTheme="majorEastAsia"/>
                <w:sz w:val="18"/>
                <w:szCs w:val="18"/>
              </w:rPr>
              <w:t>Email:</w:t>
            </w:r>
            <w:r w:rsidRPr="002B6858">
              <w:rPr>
                <w:rFonts w:asciiTheme="majorEastAsia" w:eastAsiaTheme="majorEastAsia" w:hAnsiTheme="majorEastAsia" w:hint="eastAsia"/>
                <w:sz w:val="20"/>
              </w:rPr>
              <w:t xml:space="preserve"> t.mansho@lans-plan.co.jp</w:t>
            </w:r>
          </w:p>
        </w:tc>
        <w:tc>
          <w:tcPr>
            <w:tcW w:w="2424" w:type="dxa"/>
            <w:tcBorders>
              <w:top w:val="single" w:sz="4" w:space="0" w:color="auto"/>
            </w:tcBorders>
            <w:tcPrChange w:id="197" w:author="本田志保" w:date="2024-04-26T12:23:00Z">
              <w:tcPr>
                <w:tcW w:w="2850" w:type="dxa"/>
                <w:gridSpan w:val="3"/>
                <w:tcBorders>
                  <w:top w:val="single" w:sz="4" w:space="0" w:color="auto"/>
                </w:tcBorders>
              </w:tcPr>
            </w:tcPrChange>
          </w:tcPr>
          <w:p w14:paraId="4CDBA5C1" w14:textId="7DD0AD7A" w:rsidR="0058180B" w:rsidRPr="002B6858" w:rsidRDefault="0058180B" w:rsidP="0058180B">
            <w:pPr>
              <w:snapToGrid w:val="0"/>
              <w:rPr>
                <w:rFonts w:asciiTheme="majorEastAsia" w:eastAsiaTheme="majorEastAsia" w:hAnsiTheme="majorEastAsia"/>
                <w:sz w:val="18"/>
                <w:szCs w:val="18"/>
              </w:rPr>
            </w:pPr>
            <w:r w:rsidRPr="002B6858">
              <w:rPr>
                <w:rFonts w:asciiTheme="majorEastAsia" w:eastAsiaTheme="majorEastAsia" w:hAnsiTheme="majorEastAsia" w:hint="eastAsia"/>
                <w:sz w:val="18"/>
                <w:szCs w:val="18"/>
              </w:rPr>
              <w:t>業務全般の照査</w:t>
            </w:r>
          </w:p>
        </w:tc>
      </w:tr>
    </w:tbl>
    <w:p w14:paraId="0541440D" w14:textId="4D7D0972" w:rsidR="003B4DD2" w:rsidRDefault="003B4DD2" w:rsidP="002116C6">
      <w:pPr>
        <w:widowControl/>
        <w:jc w:val="left"/>
      </w:pPr>
      <w:r>
        <w:br w:type="page"/>
      </w:r>
    </w:p>
    <w:p w14:paraId="4BE57000" w14:textId="3C068259" w:rsidR="001260B5" w:rsidRDefault="001260B5" w:rsidP="00182724">
      <w:pPr>
        <w:ind w:firstLineChars="100" w:firstLine="216"/>
        <w:jc w:val="right"/>
        <w:rPr>
          <w:rFonts w:hAnsi="ＭＳ 明朝"/>
          <w:color w:val="FF0000"/>
          <w:szCs w:val="22"/>
        </w:rPr>
      </w:pPr>
    </w:p>
    <w:p w14:paraId="40543DF3" w14:textId="5D372C19" w:rsidR="00572274" w:rsidRPr="00553356" w:rsidRDefault="00572274" w:rsidP="00B130A9">
      <w:pPr>
        <w:pStyle w:val="10"/>
        <w:spacing w:beforeLines="50" w:before="175"/>
        <w:rPr>
          <w:rFonts w:asciiTheme="majorEastAsia" w:eastAsiaTheme="majorEastAsia" w:hAnsiTheme="majorEastAsia"/>
          <w:sz w:val="24"/>
        </w:rPr>
      </w:pPr>
      <w:bookmarkStart w:id="198" w:name="_Toc132329819"/>
      <w:r w:rsidRPr="00553356">
        <w:rPr>
          <w:rFonts w:asciiTheme="majorEastAsia" w:eastAsiaTheme="majorEastAsia" w:hAnsiTheme="majorEastAsia" w:hint="eastAsia"/>
          <w:sz w:val="24"/>
        </w:rPr>
        <w:t>第</w:t>
      </w:r>
      <w:r w:rsidR="004C2B58" w:rsidRPr="00553356">
        <w:rPr>
          <w:rFonts w:asciiTheme="majorEastAsia" w:eastAsiaTheme="majorEastAsia" w:hAnsiTheme="majorEastAsia"/>
          <w:sz w:val="24"/>
        </w:rPr>
        <w:t>6</w:t>
      </w:r>
      <w:r w:rsidRPr="00553356">
        <w:rPr>
          <w:rFonts w:asciiTheme="majorEastAsia" w:eastAsiaTheme="majorEastAsia" w:hAnsiTheme="majorEastAsia" w:hint="eastAsia"/>
          <w:sz w:val="24"/>
        </w:rPr>
        <w:t>章　成果品の品質を確保するための計画</w:t>
      </w:r>
      <w:bookmarkEnd w:id="198"/>
    </w:p>
    <w:p w14:paraId="3C80EBF2" w14:textId="6079DD75" w:rsidR="00136F97" w:rsidRDefault="00136F97" w:rsidP="00136F97">
      <w:pPr>
        <w:pStyle w:val="aa"/>
        <w:jc w:val="left"/>
        <w:rPr>
          <w:rFonts w:hAnsi="ＭＳ 明朝" w:cs="ＭＳ ゴシック"/>
          <w:kern w:val="0"/>
          <w:szCs w:val="21"/>
        </w:rPr>
      </w:pPr>
      <w:r w:rsidRPr="00553356">
        <w:rPr>
          <w:rFonts w:hAnsi="ＭＳ 明朝" w:cs="ＭＳ ゴシック" w:hint="eastAsia"/>
          <w:kern w:val="0"/>
          <w:szCs w:val="21"/>
        </w:rPr>
        <w:t>本業務においては</w:t>
      </w:r>
      <w:r w:rsidR="001423DA" w:rsidRPr="00553356">
        <w:rPr>
          <w:rFonts w:hAnsi="ＭＳ 明朝" w:cs="ＭＳ ゴシック" w:hint="eastAsia"/>
          <w:kern w:val="0"/>
          <w:szCs w:val="21"/>
        </w:rPr>
        <w:t>、</w:t>
      </w:r>
      <w:r w:rsidR="00CA0CE1" w:rsidRPr="00553356">
        <w:rPr>
          <w:rFonts w:hAnsi="ＭＳ 明朝" w:cs="ＭＳ ゴシック" w:hint="eastAsia"/>
          <w:kern w:val="0"/>
          <w:szCs w:val="21"/>
        </w:rPr>
        <w:t>照査担当</w:t>
      </w:r>
      <w:r w:rsidR="007F16D0" w:rsidRPr="00553356">
        <w:rPr>
          <w:rFonts w:hAnsi="ＭＳ 明朝" w:cs="ＭＳ ゴシック" w:hint="eastAsia"/>
          <w:kern w:val="0"/>
          <w:szCs w:val="21"/>
        </w:rPr>
        <w:t>者</w:t>
      </w:r>
      <w:r w:rsidR="00CA0CE1" w:rsidRPr="00553356">
        <w:rPr>
          <w:rFonts w:hAnsi="ＭＳ 明朝" w:cs="ＭＳ ゴシック" w:hint="eastAsia"/>
          <w:kern w:val="0"/>
          <w:szCs w:val="21"/>
        </w:rPr>
        <w:t>を定め</w:t>
      </w:r>
      <w:r w:rsidR="00BC47C5" w:rsidRPr="00553356">
        <w:rPr>
          <w:rFonts w:hAnsi="ＭＳ 明朝" w:cs="ＭＳ ゴシック" w:hint="eastAsia"/>
          <w:kern w:val="0"/>
          <w:szCs w:val="21"/>
        </w:rPr>
        <w:t>、</w:t>
      </w:r>
      <w:r w:rsidR="006C30D2">
        <w:rPr>
          <w:rFonts w:hAnsi="ＭＳ 明朝" w:cs="ＭＳ ゴシック" w:hint="eastAsia"/>
          <w:kern w:val="0"/>
          <w:szCs w:val="21"/>
        </w:rPr>
        <w:t>下記の通り、</w:t>
      </w:r>
      <w:r w:rsidR="00CA0CE1" w:rsidRPr="00553356">
        <w:rPr>
          <w:rFonts w:hAnsi="ＭＳ 明朝" w:cs="ＭＳ ゴシック" w:hint="eastAsia"/>
          <w:kern w:val="0"/>
          <w:szCs w:val="21"/>
        </w:rPr>
        <w:t>工程に合わせた各段階で請負者において照査を行</w:t>
      </w:r>
      <w:r w:rsidR="006C30D2">
        <w:rPr>
          <w:rFonts w:hAnsi="ＭＳ 明朝" w:cs="ＭＳ ゴシック" w:hint="eastAsia"/>
          <w:kern w:val="0"/>
          <w:szCs w:val="21"/>
        </w:rPr>
        <w:t>う</w:t>
      </w:r>
      <w:r w:rsidR="001118F7" w:rsidRPr="00553356">
        <w:rPr>
          <w:rFonts w:hAnsi="ＭＳ 明朝" w:cs="ＭＳ ゴシック" w:hint="eastAsia"/>
          <w:kern w:val="0"/>
          <w:szCs w:val="21"/>
        </w:rPr>
        <w:t>。</w:t>
      </w:r>
    </w:p>
    <w:p w14:paraId="21F9D8D9" w14:textId="54038688" w:rsidR="00306EF3" w:rsidRDefault="00306EF3" w:rsidP="00136F97">
      <w:pPr>
        <w:pStyle w:val="aa"/>
        <w:jc w:val="left"/>
        <w:rPr>
          <w:rFonts w:hAnsi="ＭＳ 明朝" w:cs="ＭＳ ゴシック"/>
          <w:kern w:val="0"/>
          <w:szCs w:val="21"/>
        </w:rPr>
      </w:pPr>
    </w:p>
    <w:p w14:paraId="264CFF0D" w14:textId="52E7166D" w:rsidR="00654673" w:rsidRPr="00654673" w:rsidRDefault="00654673" w:rsidP="00654673">
      <w:pPr>
        <w:pStyle w:val="aa"/>
        <w:jc w:val="center"/>
        <w:rPr>
          <w:rFonts w:ascii="ＭＳ ゴシック" w:eastAsia="ＭＳ ゴシック" w:hAnsi="ＭＳ ゴシック" w:cs="ＭＳ ゴシック"/>
          <w:kern w:val="0"/>
          <w:szCs w:val="21"/>
        </w:rPr>
      </w:pPr>
      <w:r w:rsidRPr="00654673">
        <w:rPr>
          <w:rFonts w:ascii="ＭＳ ゴシック" w:eastAsia="ＭＳ ゴシック" w:hAnsi="ＭＳ ゴシック" w:cs="ＭＳ ゴシック" w:hint="eastAsia"/>
          <w:kern w:val="0"/>
          <w:szCs w:val="21"/>
        </w:rPr>
        <w:t>表　照査計画</w:t>
      </w:r>
    </w:p>
    <w:tbl>
      <w:tblPr>
        <w:tblStyle w:val="af7"/>
        <w:tblW w:w="0" w:type="auto"/>
        <w:tblInd w:w="199" w:type="dxa"/>
        <w:tblLook w:val="04A0" w:firstRow="1" w:lastRow="0" w:firstColumn="1" w:lastColumn="0" w:noHBand="0" w:noVBand="1"/>
      </w:tblPr>
      <w:tblGrid>
        <w:gridCol w:w="2206"/>
        <w:gridCol w:w="1559"/>
        <w:gridCol w:w="5096"/>
      </w:tblGrid>
      <w:tr w:rsidR="007627F2" w14:paraId="13526EAF" w14:textId="77777777" w:rsidTr="007627F2">
        <w:tc>
          <w:tcPr>
            <w:tcW w:w="2206" w:type="dxa"/>
          </w:tcPr>
          <w:p w14:paraId="01220BE1" w14:textId="51229956" w:rsidR="007627F2" w:rsidRDefault="007627F2" w:rsidP="00654673">
            <w:pPr>
              <w:pStyle w:val="aa"/>
              <w:ind w:left="0" w:firstLine="0"/>
              <w:jc w:val="center"/>
              <w:rPr>
                <w:rFonts w:hAnsi="ＭＳ 明朝" w:cs="ＭＳ ゴシック"/>
                <w:kern w:val="0"/>
                <w:szCs w:val="21"/>
              </w:rPr>
            </w:pPr>
            <w:r>
              <w:rPr>
                <w:rFonts w:hAnsi="ＭＳ 明朝" w:cs="ＭＳ ゴシック" w:hint="eastAsia"/>
                <w:kern w:val="0"/>
                <w:szCs w:val="21"/>
              </w:rPr>
              <w:t>回</w:t>
            </w:r>
          </w:p>
        </w:tc>
        <w:tc>
          <w:tcPr>
            <w:tcW w:w="1559" w:type="dxa"/>
          </w:tcPr>
          <w:p w14:paraId="122E6605" w14:textId="45900AC5" w:rsidR="007627F2" w:rsidRDefault="00654673" w:rsidP="00654673">
            <w:pPr>
              <w:pStyle w:val="aa"/>
              <w:ind w:left="0" w:firstLine="0"/>
              <w:jc w:val="center"/>
              <w:rPr>
                <w:rFonts w:hAnsi="ＭＳ 明朝" w:cs="ＭＳ ゴシック"/>
                <w:kern w:val="0"/>
                <w:szCs w:val="21"/>
              </w:rPr>
            </w:pPr>
            <w:r>
              <w:rPr>
                <w:rFonts w:hAnsi="ＭＳ 明朝" w:cs="ＭＳ ゴシック" w:hint="eastAsia"/>
                <w:kern w:val="0"/>
                <w:szCs w:val="21"/>
              </w:rPr>
              <w:t>実施時期</w:t>
            </w:r>
          </w:p>
        </w:tc>
        <w:tc>
          <w:tcPr>
            <w:tcW w:w="5096" w:type="dxa"/>
          </w:tcPr>
          <w:p w14:paraId="190C98E6" w14:textId="7B0A4D55" w:rsidR="007627F2" w:rsidRDefault="00654673" w:rsidP="00654673">
            <w:pPr>
              <w:pStyle w:val="aa"/>
              <w:ind w:left="0" w:firstLine="0"/>
              <w:jc w:val="center"/>
              <w:rPr>
                <w:rFonts w:hAnsi="ＭＳ 明朝" w:cs="ＭＳ ゴシック"/>
                <w:kern w:val="0"/>
                <w:szCs w:val="21"/>
              </w:rPr>
            </w:pPr>
            <w:r>
              <w:rPr>
                <w:rFonts w:hAnsi="ＭＳ 明朝" w:cs="ＭＳ ゴシック" w:hint="eastAsia"/>
                <w:kern w:val="0"/>
                <w:szCs w:val="21"/>
              </w:rPr>
              <w:t>照査内容</w:t>
            </w:r>
          </w:p>
        </w:tc>
      </w:tr>
      <w:tr w:rsidR="007627F2" w14:paraId="3823A20B" w14:textId="77777777" w:rsidTr="007627F2">
        <w:tc>
          <w:tcPr>
            <w:tcW w:w="2206" w:type="dxa"/>
          </w:tcPr>
          <w:p w14:paraId="084803AE" w14:textId="77777777" w:rsidR="007627F2" w:rsidRPr="00654673" w:rsidRDefault="007627F2" w:rsidP="00136F97">
            <w:pPr>
              <w:pStyle w:val="aa"/>
              <w:ind w:left="0" w:firstLine="0"/>
              <w:jc w:val="left"/>
              <w:rPr>
                <w:rFonts w:hAnsi="ＭＳ 明朝" w:cs="ＭＳ ゴシック"/>
                <w:kern w:val="0"/>
                <w:szCs w:val="21"/>
              </w:rPr>
            </w:pPr>
            <w:r w:rsidRPr="00654673">
              <w:rPr>
                <w:rFonts w:hAnsi="ＭＳ 明朝" w:cs="ＭＳ ゴシック" w:hint="eastAsia"/>
                <w:kern w:val="0"/>
                <w:szCs w:val="21"/>
              </w:rPr>
              <w:t>第一回照査</w:t>
            </w:r>
          </w:p>
          <w:p w14:paraId="5C6CF777" w14:textId="1E1F649E" w:rsidR="007627F2" w:rsidRPr="00654673" w:rsidRDefault="007627F2" w:rsidP="00136F97">
            <w:pPr>
              <w:pStyle w:val="aa"/>
              <w:ind w:left="0" w:firstLine="0"/>
              <w:jc w:val="left"/>
              <w:rPr>
                <w:rFonts w:hAnsi="ＭＳ 明朝" w:cs="ＭＳ ゴシック"/>
                <w:kern w:val="0"/>
                <w:szCs w:val="21"/>
              </w:rPr>
            </w:pPr>
            <w:r w:rsidRPr="00654673">
              <w:rPr>
                <w:rFonts w:hAnsi="ＭＳ 明朝" w:cs="ＭＳ ゴシック" w:hint="eastAsia"/>
                <w:kern w:val="0"/>
                <w:szCs w:val="21"/>
              </w:rPr>
              <w:t>（基本条件の照査）</w:t>
            </w:r>
          </w:p>
        </w:tc>
        <w:tc>
          <w:tcPr>
            <w:tcW w:w="1559" w:type="dxa"/>
          </w:tcPr>
          <w:p w14:paraId="5B5E8827" w14:textId="316B65CE" w:rsidR="007627F2" w:rsidRPr="00571C78" w:rsidRDefault="00F05454" w:rsidP="00136F97">
            <w:pPr>
              <w:pStyle w:val="aa"/>
              <w:ind w:left="0" w:firstLine="0"/>
              <w:jc w:val="left"/>
              <w:rPr>
                <w:rFonts w:hAnsi="ＭＳ 明朝" w:cs="ＭＳ ゴシック"/>
                <w:kern w:val="0"/>
                <w:szCs w:val="21"/>
                <w:highlight w:val="yellow"/>
              </w:rPr>
            </w:pPr>
            <w:r w:rsidRPr="00A21F3C">
              <w:rPr>
                <w:rFonts w:hAnsi="ＭＳ 明朝" w:cs="ＭＳ ゴシック" w:hint="eastAsia"/>
                <w:kern w:val="0"/>
                <w:szCs w:val="21"/>
              </w:rPr>
              <w:t>7</w:t>
            </w:r>
            <w:r w:rsidR="007627F2" w:rsidRPr="00A21F3C">
              <w:rPr>
                <w:rFonts w:hAnsi="ＭＳ 明朝" w:cs="ＭＳ ゴシック" w:hint="eastAsia"/>
                <w:kern w:val="0"/>
                <w:szCs w:val="21"/>
              </w:rPr>
              <w:t>月</w:t>
            </w:r>
            <w:r w:rsidR="003E4566" w:rsidRPr="00A21F3C">
              <w:rPr>
                <w:rFonts w:hAnsi="ＭＳ 明朝" w:cs="ＭＳ ゴシック" w:hint="eastAsia"/>
                <w:kern w:val="0"/>
                <w:szCs w:val="21"/>
              </w:rPr>
              <w:t>上旬</w:t>
            </w:r>
          </w:p>
        </w:tc>
        <w:tc>
          <w:tcPr>
            <w:tcW w:w="5096" w:type="dxa"/>
          </w:tcPr>
          <w:p w14:paraId="549A2253" w14:textId="002BF0B9" w:rsidR="007627F2" w:rsidRPr="00A21F3C" w:rsidRDefault="00D1090E" w:rsidP="00136F97">
            <w:pPr>
              <w:pStyle w:val="aa"/>
              <w:ind w:left="0" w:firstLine="0"/>
              <w:jc w:val="left"/>
              <w:rPr>
                <w:rFonts w:hAnsi="ＭＳ 明朝" w:cs="ＭＳ ゴシック"/>
                <w:kern w:val="0"/>
                <w:szCs w:val="21"/>
              </w:rPr>
            </w:pPr>
            <w:r w:rsidRPr="00A21F3C">
              <w:rPr>
                <w:rFonts w:hAnsi="ＭＳ 明朝" w:cs="ＭＳ ゴシック" w:hint="eastAsia"/>
                <w:kern w:val="0"/>
                <w:szCs w:val="21"/>
              </w:rPr>
              <w:t>基礎情報や敷地</w:t>
            </w:r>
            <w:r w:rsidR="00BF11EE" w:rsidRPr="00A21F3C">
              <w:rPr>
                <w:rFonts w:hAnsi="ＭＳ 明朝" w:cs="ＭＳ ゴシック" w:hint="eastAsia"/>
                <w:kern w:val="0"/>
                <w:szCs w:val="21"/>
              </w:rPr>
              <w:t>情報の把握と設計計画の適正、</w:t>
            </w:r>
            <w:r w:rsidR="009C5D51" w:rsidRPr="00A21F3C">
              <w:rPr>
                <w:rFonts w:hAnsi="ＭＳ 明朝" w:cs="ＭＳ ゴシック" w:hint="eastAsia"/>
                <w:kern w:val="0"/>
                <w:szCs w:val="21"/>
              </w:rPr>
              <w:t>現地踏査、</w:t>
            </w:r>
            <w:r w:rsidR="009F3DD0" w:rsidRPr="00A21F3C">
              <w:rPr>
                <w:rFonts w:hAnsi="ＭＳ 明朝" w:cs="ＭＳ ゴシック" w:hint="eastAsia"/>
                <w:kern w:val="0"/>
                <w:szCs w:val="21"/>
              </w:rPr>
              <w:t>設計関連部局等との調整</w:t>
            </w:r>
          </w:p>
        </w:tc>
      </w:tr>
      <w:tr w:rsidR="007627F2" w14:paraId="6ED28378" w14:textId="77777777" w:rsidTr="007627F2">
        <w:tc>
          <w:tcPr>
            <w:tcW w:w="2206" w:type="dxa"/>
          </w:tcPr>
          <w:p w14:paraId="17DDFAB1" w14:textId="77777777" w:rsidR="007627F2" w:rsidRPr="00654673" w:rsidRDefault="007627F2" w:rsidP="00136F97">
            <w:pPr>
              <w:pStyle w:val="aa"/>
              <w:ind w:left="0" w:firstLine="0"/>
              <w:jc w:val="left"/>
              <w:rPr>
                <w:rFonts w:hAnsi="ＭＳ 明朝" w:cs="ＭＳ ゴシック"/>
                <w:kern w:val="0"/>
                <w:szCs w:val="21"/>
              </w:rPr>
            </w:pPr>
            <w:r w:rsidRPr="00654673">
              <w:rPr>
                <w:rFonts w:hAnsi="ＭＳ 明朝" w:cs="ＭＳ ゴシック" w:hint="eastAsia"/>
                <w:kern w:val="0"/>
                <w:szCs w:val="21"/>
              </w:rPr>
              <w:t>第二回照査</w:t>
            </w:r>
          </w:p>
          <w:p w14:paraId="4A0C5C4F" w14:textId="1D591D69" w:rsidR="007627F2" w:rsidRPr="00654673" w:rsidRDefault="007627F2" w:rsidP="00136F97">
            <w:pPr>
              <w:pStyle w:val="aa"/>
              <w:ind w:left="0" w:firstLine="0"/>
              <w:jc w:val="left"/>
              <w:rPr>
                <w:rFonts w:hAnsi="ＭＳ 明朝" w:cs="ＭＳ ゴシック"/>
                <w:kern w:val="0"/>
                <w:szCs w:val="21"/>
              </w:rPr>
            </w:pPr>
            <w:r w:rsidRPr="00654673">
              <w:rPr>
                <w:rFonts w:hAnsi="ＭＳ 明朝" w:cs="ＭＳ ゴシック" w:hint="eastAsia"/>
                <w:kern w:val="0"/>
                <w:szCs w:val="21"/>
              </w:rPr>
              <w:t>（細部条件の照査）</w:t>
            </w:r>
          </w:p>
        </w:tc>
        <w:tc>
          <w:tcPr>
            <w:tcW w:w="1559" w:type="dxa"/>
          </w:tcPr>
          <w:p w14:paraId="573E1425" w14:textId="46FD46B6" w:rsidR="007627F2" w:rsidRPr="00571C78" w:rsidRDefault="007627F2" w:rsidP="00136F97">
            <w:pPr>
              <w:pStyle w:val="aa"/>
              <w:ind w:left="0" w:firstLine="0"/>
              <w:jc w:val="left"/>
              <w:rPr>
                <w:rFonts w:hAnsi="ＭＳ 明朝" w:cs="ＭＳ ゴシック"/>
                <w:kern w:val="0"/>
                <w:szCs w:val="21"/>
                <w:highlight w:val="yellow"/>
              </w:rPr>
            </w:pPr>
            <w:r w:rsidRPr="00A21F3C">
              <w:rPr>
                <w:rFonts w:hAnsi="ＭＳ 明朝" w:cs="ＭＳ ゴシック"/>
                <w:kern w:val="0"/>
                <w:szCs w:val="21"/>
              </w:rPr>
              <w:t>2</w:t>
            </w:r>
            <w:r w:rsidRPr="00A21F3C">
              <w:rPr>
                <w:rFonts w:hAnsi="ＭＳ 明朝" w:cs="ＭＳ ゴシック" w:hint="eastAsia"/>
                <w:kern w:val="0"/>
                <w:szCs w:val="21"/>
              </w:rPr>
              <w:t>月</w:t>
            </w:r>
            <w:r w:rsidR="00EA7138" w:rsidRPr="00A21F3C">
              <w:rPr>
                <w:rFonts w:hAnsi="ＭＳ 明朝" w:cs="ＭＳ ゴシック" w:hint="eastAsia"/>
                <w:kern w:val="0"/>
                <w:szCs w:val="21"/>
              </w:rPr>
              <w:t>中</w:t>
            </w:r>
            <w:r w:rsidRPr="00A21F3C">
              <w:rPr>
                <w:rFonts w:hAnsi="ＭＳ 明朝" w:cs="ＭＳ ゴシック" w:hint="eastAsia"/>
                <w:kern w:val="0"/>
                <w:szCs w:val="21"/>
              </w:rPr>
              <w:t>旬</w:t>
            </w:r>
          </w:p>
        </w:tc>
        <w:tc>
          <w:tcPr>
            <w:tcW w:w="5096" w:type="dxa"/>
          </w:tcPr>
          <w:p w14:paraId="0397BA4B" w14:textId="58EB78C6" w:rsidR="009758F7" w:rsidRPr="00571C78" w:rsidRDefault="009A6176" w:rsidP="00AA507D">
            <w:pPr>
              <w:pStyle w:val="aa"/>
              <w:ind w:left="0" w:firstLine="0"/>
              <w:jc w:val="left"/>
              <w:rPr>
                <w:rFonts w:hAnsi="ＭＳ 明朝" w:cs="ＭＳ ゴシック"/>
                <w:kern w:val="0"/>
                <w:szCs w:val="21"/>
                <w:highlight w:val="yellow"/>
              </w:rPr>
            </w:pPr>
            <w:r w:rsidRPr="00A21F3C">
              <w:rPr>
                <w:rFonts w:hAnsi="ＭＳ 明朝" w:cs="ＭＳ ゴシック" w:hint="eastAsia"/>
                <w:kern w:val="0"/>
                <w:szCs w:val="21"/>
              </w:rPr>
              <w:t>設計方法や</w:t>
            </w:r>
            <w:r w:rsidR="00F420DE" w:rsidRPr="00A21F3C">
              <w:rPr>
                <w:rFonts w:hAnsi="ＭＳ 明朝" w:cs="ＭＳ ゴシック" w:hint="eastAsia"/>
                <w:kern w:val="0"/>
                <w:szCs w:val="21"/>
              </w:rPr>
              <w:t>設計手法の妥当性、</w:t>
            </w:r>
            <w:r w:rsidR="007627F2" w:rsidRPr="00A21F3C">
              <w:rPr>
                <w:rFonts w:hAnsi="ＭＳ 明朝" w:cs="ＭＳ ゴシック" w:hint="eastAsia"/>
                <w:kern w:val="0"/>
                <w:szCs w:val="21"/>
              </w:rPr>
              <w:t>取りまとめに向けた検討状況</w:t>
            </w:r>
            <w:r w:rsidR="00010384" w:rsidRPr="00A21F3C">
              <w:rPr>
                <w:rFonts w:hAnsi="ＭＳ 明朝" w:cs="ＭＳ ゴシック" w:hint="eastAsia"/>
                <w:kern w:val="0"/>
                <w:szCs w:val="21"/>
              </w:rPr>
              <w:t>、</w:t>
            </w:r>
            <w:r w:rsidR="0032162F" w:rsidRPr="00A21F3C">
              <w:rPr>
                <w:rFonts w:hAnsi="ＭＳ 明朝" w:cs="ＭＳ ゴシック" w:hint="eastAsia"/>
                <w:kern w:val="0"/>
                <w:szCs w:val="21"/>
              </w:rPr>
              <w:t>施工計画の</w:t>
            </w:r>
            <w:r w:rsidR="00E1503F" w:rsidRPr="00A21F3C">
              <w:rPr>
                <w:rFonts w:hAnsi="ＭＳ 明朝" w:cs="ＭＳ ゴシック" w:hint="eastAsia"/>
                <w:kern w:val="0"/>
                <w:szCs w:val="21"/>
              </w:rPr>
              <w:t>妥当性</w:t>
            </w:r>
          </w:p>
        </w:tc>
      </w:tr>
      <w:tr w:rsidR="007627F2" w14:paraId="1AB1E06D" w14:textId="77777777" w:rsidTr="007627F2">
        <w:tc>
          <w:tcPr>
            <w:tcW w:w="2206" w:type="dxa"/>
          </w:tcPr>
          <w:p w14:paraId="3A0285B7" w14:textId="77777777" w:rsidR="007627F2" w:rsidRPr="00654673" w:rsidRDefault="007627F2" w:rsidP="00136F97">
            <w:pPr>
              <w:pStyle w:val="aa"/>
              <w:ind w:left="0" w:firstLine="0"/>
              <w:jc w:val="left"/>
              <w:rPr>
                <w:rFonts w:hAnsi="ＭＳ 明朝" w:cs="ＭＳ ゴシック"/>
                <w:kern w:val="0"/>
                <w:szCs w:val="21"/>
              </w:rPr>
            </w:pPr>
            <w:r w:rsidRPr="00654673">
              <w:rPr>
                <w:rFonts w:hAnsi="ＭＳ 明朝" w:cs="ＭＳ ゴシック" w:hint="eastAsia"/>
                <w:kern w:val="0"/>
                <w:szCs w:val="21"/>
              </w:rPr>
              <w:t>第三回照査</w:t>
            </w:r>
          </w:p>
          <w:p w14:paraId="1D0A8397" w14:textId="65338183" w:rsidR="007627F2" w:rsidRPr="00654673" w:rsidRDefault="007627F2" w:rsidP="00136F97">
            <w:pPr>
              <w:pStyle w:val="aa"/>
              <w:ind w:left="0" w:firstLine="0"/>
              <w:jc w:val="left"/>
              <w:rPr>
                <w:rFonts w:hAnsi="ＭＳ 明朝" w:cs="ＭＳ ゴシック"/>
                <w:kern w:val="0"/>
                <w:szCs w:val="21"/>
              </w:rPr>
            </w:pPr>
            <w:r w:rsidRPr="00654673">
              <w:rPr>
                <w:rFonts w:hAnsi="ＭＳ 明朝" w:cs="ＭＳ ゴシック" w:hint="eastAsia"/>
                <w:kern w:val="0"/>
                <w:szCs w:val="21"/>
              </w:rPr>
              <w:t>（成果品等の照査）</w:t>
            </w:r>
          </w:p>
        </w:tc>
        <w:tc>
          <w:tcPr>
            <w:tcW w:w="1559" w:type="dxa"/>
          </w:tcPr>
          <w:p w14:paraId="3766E809" w14:textId="4C1F0E1C" w:rsidR="007627F2" w:rsidRPr="0089729F" w:rsidRDefault="007627F2" w:rsidP="00136F97">
            <w:pPr>
              <w:pStyle w:val="aa"/>
              <w:ind w:left="0" w:firstLine="0"/>
              <w:jc w:val="left"/>
              <w:rPr>
                <w:rFonts w:hAnsi="ＭＳ 明朝" w:cs="ＭＳ ゴシック"/>
                <w:kern w:val="0"/>
                <w:szCs w:val="21"/>
              </w:rPr>
            </w:pPr>
            <w:r w:rsidRPr="0089729F">
              <w:rPr>
                <w:rFonts w:hAnsi="ＭＳ 明朝" w:cs="ＭＳ ゴシック" w:hint="eastAsia"/>
                <w:kern w:val="0"/>
                <w:szCs w:val="21"/>
              </w:rPr>
              <w:t>3月</w:t>
            </w:r>
            <w:del w:id="199" w:author="本田志保" w:date="2024-04-30T18:34:00Z">
              <w:r w:rsidR="00AA507D" w:rsidRPr="0089729F" w:rsidDel="00C0753B">
                <w:rPr>
                  <w:rFonts w:hAnsi="ＭＳ 明朝" w:cs="ＭＳ ゴシック" w:hint="eastAsia"/>
                  <w:kern w:val="0"/>
                  <w:szCs w:val="21"/>
                </w:rPr>
                <w:delText>下</w:delText>
              </w:r>
            </w:del>
            <w:ins w:id="200" w:author="本田志保" w:date="2024-04-30T18:34:00Z">
              <w:r w:rsidR="00C0753B">
                <w:rPr>
                  <w:rFonts w:hAnsi="ＭＳ 明朝" w:cs="ＭＳ ゴシック" w:hint="eastAsia"/>
                  <w:kern w:val="0"/>
                  <w:szCs w:val="21"/>
                </w:rPr>
                <w:t>上</w:t>
              </w:r>
            </w:ins>
            <w:r w:rsidRPr="0089729F">
              <w:rPr>
                <w:rFonts w:hAnsi="ＭＳ 明朝" w:cs="ＭＳ ゴシック" w:hint="eastAsia"/>
                <w:kern w:val="0"/>
                <w:szCs w:val="21"/>
              </w:rPr>
              <w:t>旬</w:t>
            </w:r>
          </w:p>
        </w:tc>
        <w:tc>
          <w:tcPr>
            <w:tcW w:w="5096" w:type="dxa"/>
          </w:tcPr>
          <w:p w14:paraId="01E0733F" w14:textId="2ABEB048" w:rsidR="007627F2" w:rsidRPr="0089729F" w:rsidRDefault="007627F2" w:rsidP="00136F97">
            <w:pPr>
              <w:pStyle w:val="aa"/>
              <w:ind w:left="0" w:firstLine="0"/>
              <w:jc w:val="left"/>
              <w:rPr>
                <w:rFonts w:hAnsi="ＭＳ 明朝" w:cs="ＭＳ ゴシック"/>
                <w:kern w:val="0"/>
                <w:szCs w:val="21"/>
              </w:rPr>
            </w:pPr>
            <w:r w:rsidRPr="0089729F">
              <w:rPr>
                <w:rFonts w:hAnsi="ＭＳ 明朝" w:cs="ＭＳ ゴシック" w:hint="eastAsia"/>
                <w:kern w:val="0"/>
                <w:szCs w:val="21"/>
              </w:rPr>
              <w:t>成果品の</w:t>
            </w:r>
            <w:r w:rsidR="00654673" w:rsidRPr="0089729F">
              <w:rPr>
                <w:rFonts w:hAnsi="ＭＳ 明朝" w:cs="ＭＳ ゴシック" w:hint="eastAsia"/>
                <w:kern w:val="0"/>
                <w:szCs w:val="21"/>
              </w:rPr>
              <w:t>照査</w:t>
            </w:r>
          </w:p>
        </w:tc>
      </w:tr>
    </w:tbl>
    <w:p w14:paraId="7E470C87" w14:textId="24914EB8" w:rsidR="00306EF3" w:rsidRDefault="00306EF3" w:rsidP="00136F97">
      <w:pPr>
        <w:pStyle w:val="aa"/>
        <w:jc w:val="left"/>
        <w:rPr>
          <w:rFonts w:hAnsi="ＭＳ 明朝" w:cs="ＭＳ ゴシック"/>
          <w:kern w:val="0"/>
          <w:szCs w:val="21"/>
        </w:rPr>
      </w:pPr>
    </w:p>
    <w:p w14:paraId="7585B3EB" w14:textId="77777777" w:rsidR="001D6520" w:rsidRDefault="001D6520" w:rsidP="00136F97">
      <w:pPr>
        <w:pStyle w:val="aa"/>
        <w:jc w:val="left"/>
        <w:rPr>
          <w:rFonts w:hAnsi="ＭＳ 明朝" w:cs="ＭＳ ゴシック"/>
          <w:kern w:val="0"/>
          <w:szCs w:val="21"/>
        </w:rPr>
      </w:pPr>
    </w:p>
    <w:p w14:paraId="49E06443" w14:textId="292FD568" w:rsidR="00572274" w:rsidRPr="00ED3B00" w:rsidRDefault="00572274" w:rsidP="00117961">
      <w:pPr>
        <w:pStyle w:val="10"/>
        <w:spacing w:beforeLines="50" w:before="175"/>
        <w:rPr>
          <w:rFonts w:asciiTheme="majorEastAsia" w:eastAsiaTheme="majorEastAsia" w:hAnsiTheme="majorEastAsia"/>
          <w:sz w:val="24"/>
        </w:rPr>
      </w:pPr>
      <w:bookmarkStart w:id="201" w:name="_Toc132329820"/>
      <w:r w:rsidRPr="00ED3B00">
        <w:rPr>
          <w:rFonts w:asciiTheme="majorEastAsia" w:eastAsiaTheme="majorEastAsia" w:hAnsiTheme="majorEastAsia" w:hint="eastAsia"/>
          <w:sz w:val="24"/>
        </w:rPr>
        <w:t>第</w:t>
      </w:r>
      <w:r w:rsidR="004C2B58">
        <w:rPr>
          <w:rFonts w:asciiTheme="majorEastAsia" w:eastAsiaTheme="majorEastAsia" w:hAnsiTheme="majorEastAsia"/>
          <w:sz w:val="24"/>
        </w:rPr>
        <w:t>7</w:t>
      </w:r>
      <w:r w:rsidRPr="00ED3B00">
        <w:rPr>
          <w:rFonts w:asciiTheme="majorEastAsia" w:eastAsiaTheme="majorEastAsia" w:hAnsiTheme="majorEastAsia" w:hint="eastAsia"/>
          <w:sz w:val="24"/>
        </w:rPr>
        <w:t>章　成果品の内容、部数</w:t>
      </w:r>
      <w:bookmarkEnd w:id="201"/>
      <w:r w:rsidR="00662164" w:rsidRPr="00ED3B00">
        <w:rPr>
          <w:rFonts w:asciiTheme="majorEastAsia" w:eastAsiaTheme="majorEastAsia" w:hAnsiTheme="majorEastAsia" w:hint="eastAsia"/>
          <w:sz w:val="24"/>
        </w:rPr>
        <w:t xml:space="preserve">　　</w:t>
      </w:r>
    </w:p>
    <w:p w14:paraId="1684CD9E" w14:textId="56645E2A" w:rsidR="00461A4A" w:rsidRDefault="00FE5958" w:rsidP="00312674">
      <w:pPr>
        <w:pStyle w:val="12"/>
        <w:ind w:leftChars="0" w:left="0" w:firstLine="216"/>
      </w:pPr>
      <w:r>
        <w:rPr>
          <w:rFonts w:hint="eastAsia"/>
        </w:rPr>
        <w:t>提出する成果品の内容、部数等は以下の通りとする。</w:t>
      </w:r>
    </w:p>
    <w:p w14:paraId="7CBB4A4F" w14:textId="7CB77175" w:rsidR="007B35A4" w:rsidRPr="00104C54" w:rsidRDefault="000C1DDA" w:rsidP="000C1DDA">
      <w:pPr>
        <w:ind w:firstLineChars="100" w:firstLine="216"/>
        <w:rPr>
          <w:rFonts w:asciiTheme="majorEastAsia" w:eastAsiaTheme="majorEastAsia" w:hAnsiTheme="majorEastAsia"/>
        </w:rPr>
      </w:pPr>
      <w:r w:rsidRPr="00104C54">
        <w:rPr>
          <w:rFonts w:asciiTheme="majorEastAsia" w:eastAsiaTheme="majorEastAsia" w:hAnsiTheme="majorEastAsia" w:hint="eastAsia"/>
        </w:rPr>
        <w:t>（1）</w:t>
      </w:r>
      <w:r w:rsidR="007B35A4" w:rsidRPr="00104C54">
        <w:rPr>
          <w:rFonts w:asciiTheme="majorEastAsia" w:eastAsiaTheme="majorEastAsia" w:hAnsiTheme="majorEastAsia" w:hint="eastAsia"/>
        </w:rPr>
        <w:t>報告書</w:t>
      </w:r>
    </w:p>
    <w:p w14:paraId="381EAF3D" w14:textId="77777777" w:rsidR="007B35A4" w:rsidRPr="007B35A4" w:rsidRDefault="007B35A4" w:rsidP="000C1DDA">
      <w:pPr>
        <w:ind w:firstLineChars="200" w:firstLine="432"/>
        <w:rPr>
          <w:rFonts w:asciiTheme="minorEastAsia" w:eastAsiaTheme="minorEastAsia" w:hAnsiTheme="minorEastAsia"/>
        </w:rPr>
      </w:pPr>
      <w:r w:rsidRPr="007B35A4">
        <w:rPr>
          <w:rFonts w:asciiTheme="minorEastAsia" w:eastAsiaTheme="minorEastAsia" w:hAnsiTheme="minorEastAsia" w:hint="eastAsia"/>
        </w:rPr>
        <w:t>ア 本業務の内容をまとめた報告書：２冊 （Ａ３・パイプ式ファイル綴じ）</w:t>
      </w:r>
    </w:p>
    <w:p w14:paraId="0C35786D" w14:textId="77777777" w:rsidR="007B35A4" w:rsidRPr="007B35A4" w:rsidRDefault="007B35A4" w:rsidP="000C1DDA">
      <w:pPr>
        <w:ind w:firstLineChars="200" w:firstLine="432"/>
        <w:rPr>
          <w:rFonts w:asciiTheme="minorEastAsia" w:eastAsiaTheme="minorEastAsia" w:hAnsiTheme="minorEastAsia"/>
        </w:rPr>
      </w:pPr>
      <w:r w:rsidRPr="007B35A4">
        <w:rPr>
          <w:rFonts w:asciiTheme="minorEastAsia" w:eastAsiaTheme="minorEastAsia" w:hAnsiTheme="minorEastAsia" w:hint="eastAsia"/>
        </w:rPr>
        <w:t>イ 本業務の成果とR４委託の成果の内容をまとめた報告書：５冊（Ａ３・レザック製本）</w:t>
      </w:r>
    </w:p>
    <w:p w14:paraId="7A59A916" w14:textId="10E0DE83" w:rsidR="007B35A4" w:rsidRDefault="000C1DDA" w:rsidP="000C1DDA">
      <w:pPr>
        <w:ind w:firstLineChars="100" w:firstLine="216"/>
        <w:rPr>
          <w:rFonts w:asciiTheme="minorEastAsia" w:eastAsiaTheme="minorEastAsia" w:hAnsiTheme="minorEastAsia"/>
        </w:rPr>
      </w:pPr>
      <w:r w:rsidRPr="00104C54">
        <w:rPr>
          <w:rFonts w:asciiTheme="majorEastAsia" w:eastAsiaTheme="majorEastAsia" w:hAnsiTheme="majorEastAsia" w:hint="eastAsia"/>
        </w:rPr>
        <w:t>（2）</w:t>
      </w:r>
      <w:r w:rsidR="007B35A4" w:rsidRPr="00BF6B23">
        <w:rPr>
          <w:rFonts w:asciiTheme="majorEastAsia" w:eastAsiaTheme="majorEastAsia" w:hAnsiTheme="majorEastAsia" w:hint="eastAsia"/>
        </w:rPr>
        <w:t>電子媒体（</w:t>
      </w:r>
      <w:r w:rsidR="007B35A4" w:rsidRPr="003F4B1F">
        <w:rPr>
          <w:rFonts w:asciiTheme="minorEastAsia" w:eastAsiaTheme="minorEastAsia" w:hAnsiTheme="minorEastAsia" w:hint="eastAsia"/>
        </w:rPr>
        <w:t>CD－R 又はDVD－R で５部）</w:t>
      </w:r>
    </w:p>
    <w:p w14:paraId="17F76FB0" w14:textId="3086FC35" w:rsidR="00662160" w:rsidRDefault="00BF6B23" w:rsidP="000C1DDA">
      <w:pPr>
        <w:ind w:firstLineChars="100" w:firstLine="216"/>
        <w:rPr>
          <w:rFonts w:asciiTheme="majorEastAsia" w:eastAsiaTheme="majorEastAsia" w:hAnsiTheme="majorEastAsia"/>
        </w:rPr>
      </w:pPr>
      <w:r w:rsidRPr="00BF6B23">
        <w:rPr>
          <w:rFonts w:asciiTheme="majorEastAsia" w:eastAsiaTheme="majorEastAsia" w:hAnsiTheme="majorEastAsia" w:hint="eastAsia"/>
        </w:rPr>
        <w:t>（3）</w:t>
      </w:r>
      <w:r>
        <w:rPr>
          <w:rFonts w:asciiTheme="majorEastAsia" w:eastAsiaTheme="majorEastAsia" w:hAnsiTheme="majorEastAsia" w:hint="eastAsia"/>
        </w:rPr>
        <w:t>履行期間</w:t>
      </w:r>
      <w:r w:rsidR="00FA3067">
        <w:rPr>
          <w:rFonts w:asciiTheme="majorEastAsia" w:eastAsiaTheme="majorEastAsia" w:hAnsiTheme="majorEastAsia" w:hint="eastAsia"/>
        </w:rPr>
        <w:t>途中における成果品の</w:t>
      </w:r>
      <w:r w:rsidR="001C0E66">
        <w:rPr>
          <w:rFonts w:asciiTheme="majorEastAsia" w:eastAsiaTheme="majorEastAsia" w:hAnsiTheme="majorEastAsia" w:hint="eastAsia"/>
        </w:rPr>
        <w:t>部分使用</w:t>
      </w:r>
    </w:p>
    <w:p w14:paraId="4A586CF7" w14:textId="21B2B06F" w:rsidR="001C0E66" w:rsidRPr="001C0E66" w:rsidRDefault="001C0E66" w:rsidP="000577C9">
      <w:pPr>
        <w:ind w:leftChars="200" w:left="648" w:hangingChars="100" w:hanging="216"/>
        <w:rPr>
          <w:rFonts w:asciiTheme="minorEastAsia" w:eastAsiaTheme="minorEastAsia" w:hAnsiTheme="minorEastAsia"/>
        </w:rPr>
      </w:pPr>
      <w:r w:rsidRPr="001C0E66">
        <w:rPr>
          <w:rFonts w:asciiTheme="minorEastAsia" w:eastAsiaTheme="minorEastAsia" w:hAnsiTheme="minorEastAsia" w:hint="eastAsia"/>
        </w:rPr>
        <w:t xml:space="preserve">　　土地区画</w:t>
      </w:r>
      <w:r w:rsidR="002338FB">
        <w:rPr>
          <w:rFonts w:asciiTheme="minorEastAsia" w:eastAsiaTheme="minorEastAsia" w:hAnsiTheme="minorEastAsia" w:hint="eastAsia"/>
        </w:rPr>
        <w:t>整理事業や国際園芸博覧会事業の検討により、</w:t>
      </w:r>
      <w:r w:rsidR="000577C9">
        <w:rPr>
          <w:rFonts w:asciiTheme="minorEastAsia" w:eastAsiaTheme="minorEastAsia" w:hAnsiTheme="minorEastAsia" w:hint="eastAsia"/>
        </w:rPr>
        <w:t>内容に変更が生じた場合のうち、令和６年度早々に工事発注を</w:t>
      </w:r>
      <w:r w:rsidR="002D2870">
        <w:rPr>
          <w:rFonts w:asciiTheme="minorEastAsia" w:eastAsiaTheme="minorEastAsia" w:hAnsiTheme="minorEastAsia" w:hint="eastAsia"/>
        </w:rPr>
        <w:t>行う案件については、修正した実施設計図や数量計算書</w:t>
      </w:r>
      <w:r w:rsidR="00B40AFE">
        <w:rPr>
          <w:rFonts w:asciiTheme="minorEastAsia" w:eastAsiaTheme="minorEastAsia" w:hAnsiTheme="minorEastAsia" w:hint="eastAsia"/>
        </w:rPr>
        <w:t>等の成果品の部分使用を</w:t>
      </w:r>
      <w:r w:rsidR="001633A2">
        <w:rPr>
          <w:rFonts w:asciiTheme="minorEastAsia" w:eastAsiaTheme="minorEastAsia" w:hAnsiTheme="minorEastAsia" w:hint="eastAsia"/>
        </w:rPr>
        <w:t>行う場合がある。</w:t>
      </w:r>
    </w:p>
    <w:p w14:paraId="79D50D54" w14:textId="77777777" w:rsidR="00FA3067" w:rsidRPr="00104C54" w:rsidRDefault="00FA3067" w:rsidP="000C1DDA">
      <w:pPr>
        <w:ind w:firstLineChars="100" w:firstLine="216"/>
        <w:rPr>
          <w:rFonts w:asciiTheme="majorEastAsia" w:eastAsiaTheme="majorEastAsia" w:hAnsiTheme="majorEastAsia"/>
        </w:rPr>
      </w:pPr>
    </w:p>
    <w:p w14:paraId="7C9CB159" w14:textId="39643341" w:rsidR="00572274" w:rsidRPr="00ED3B00" w:rsidRDefault="00572274" w:rsidP="00117961">
      <w:pPr>
        <w:pStyle w:val="10"/>
        <w:spacing w:beforeLines="50" w:before="175"/>
        <w:rPr>
          <w:rFonts w:asciiTheme="majorEastAsia" w:eastAsiaTheme="majorEastAsia" w:hAnsiTheme="majorEastAsia"/>
          <w:sz w:val="24"/>
        </w:rPr>
      </w:pPr>
      <w:bookmarkStart w:id="202" w:name="_Toc132329821"/>
      <w:r w:rsidRPr="00ED3B00">
        <w:rPr>
          <w:rFonts w:asciiTheme="majorEastAsia" w:eastAsiaTheme="majorEastAsia" w:hAnsiTheme="majorEastAsia" w:hint="eastAsia"/>
          <w:sz w:val="24"/>
        </w:rPr>
        <w:t>第</w:t>
      </w:r>
      <w:r w:rsidR="004C2B58">
        <w:rPr>
          <w:rFonts w:asciiTheme="majorEastAsia" w:eastAsiaTheme="majorEastAsia" w:hAnsiTheme="majorEastAsia"/>
          <w:sz w:val="24"/>
        </w:rPr>
        <w:t>8</w:t>
      </w:r>
      <w:r w:rsidRPr="00ED3B00">
        <w:rPr>
          <w:rFonts w:asciiTheme="majorEastAsia" w:eastAsiaTheme="majorEastAsia" w:hAnsiTheme="majorEastAsia" w:hint="eastAsia"/>
          <w:sz w:val="24"/>
        </w:rPr>
        <w:t>章　使用する主な図書及び基準</w:t>
      </w:r>
      <w:bookmarkEnd w:id="202"/>
    </w:p>
    <w:p w14:paraId="2FC911F3" w14:textId="4E5CBAE0" w:rsidR="00110E26" w:rsidRPr="00110E26" w:rsidRDefault="00110E26" w:rsidP="00110E26">
      <w:pPr>
        <w:ind w:leftChars="99" w:left="423" w:hangingChars="97" w:hanging="209"/>
        <w:rPr>
          <w:rFonts w:hAnsi="ＭＳ 明朝"/>
        </w:rPr>
      </w:pPr>
      <w:r>
        <w:rPr>
          <w:rFonts w:hAnsi="ＭＳ 明朝" w:hint="eastAsia"/>
        </w:rPr>
        <w:t>(</w:t>
      </w:r>
      <w:r>
        <w:rPr>
          <w:rFonts w:hAnsi="ＭＳ 明朝"/>
        </w:rPr>
        <w:t>1)</w:t>
      </w:r>
      <w:r w:rsidRPr="00110E26">
        <w:rPr>
          <w:rFonts w:hAnsi="ＭＳ 明朝" w:hint="eastAsia"/>
        </w:rPr>
        <w:t>関係法令等</w:t>
      </w:r>
    </w:p>
    <w:p w14:paraId="7C342A9B" w14:textId="77777777" w:rsidR="00D9032A" w:rsidRPr="008E42D0" w:rsidRDefault="00D9032A" w:rsidP="00D9032A">
      <w:pPr>
        <w:ind w:firstLineChars="100" w:firstLine="216"/>
        <w:rPr>
          <w:rFonts w:hAnsi="ＭＳ 明朝"/>
        </w:rPr>
      </w:pPr>
      <w:r w:rsidRPr="008E42D0">
        <w:rPr>
          <w:rFonts w:hAnsi="ＭＳ 明朝" w:hint="eastAsia"/>
        </w:rPr>
        <w:t>・</w:t>
      </w:r>
      <w:r w:rsidRPr="008E42D0">
        <w:rPr>
          <w:rFonts w:hAnsi="ＭＳ 明朝"/>
        </w:rPr>
        <w:t>都市計画法</w:t>
      </w:r>
    </w:p>
    <w:p w14:paraId="78537DB5" w14:textId="77777777" w:rsidR="00D9032A" w:rsidRPr="008E42D0" w:rsidRDefault="00D9032A" w:rsidP="00D9032A">
      <w:pPr>
        <w:ind w:firstLineChars="100" w:firstLine="216"/>
        <w:rPr>
          <w:rFonts w:hAnsi="ＭＳ 明朝"/>
        </w:rPr>
      </w:pPr>
      <w:r w:rsidRPr="008E42D0">
        <w:rPr>
          <w:rFonts w:hAnsi="ＭＳ 明朝" w:hint="eastAsia"/>
        </w:rPr>
        <w:t>・</w:t>
      </w:r>
      <w:r w:rsidRPr="008E42D0">
        <w:rPr>
          <w:rFonts w:hAnsi="ＭＳ 明朝"/>
        </w:rPr>
        <w:t>都市公園法</w:t>
      </w:r>
    </w:p>
    <w:p w14:paraId="360A7D45" w14:textId="77777777" w:rsidR="00D9032A" w:rsidRPr="008E42D0" w:rsidRDefault="00D9032A" w:rsidP="00D9032A">
      <w:pPr>
        <w:ind w:firstLineChars="100" w:firstLine="216"/>
        <w:rPr>
          <w:rFonts w:hAnsi="ＭＳ 明朝"/>
        </w:rPr>
      </w:pPr>
      <w:r w:rsidRPr="008E42D0">
        <w:rPr>
          <w:rFonts w:hAnsi="ＭＳ 明朝" w:hint="eastAsia"/>
        </w:rPr>
        <w:t>・</w:t>
      </w:r>
      <w:r w:rsidRPr="008E42D0">
        <w:rPr>
          <w:rFonts w:hAnsi="ＭＳ 明朝"/>
        </w:rPr>
        <w:t>道路法</w:t>
      </w:r>
    </w:p>
    <w:p w14:paraId="4B7484ED" w14:textId="77777777" w:rsidR="00D9032A" w:rsidRDefault="00D9032A" w:rsidP="00D9032A">
      <w:pPr>
        <w:ind w:firstLineChars="100" w:firstLine="216"/>
        <w:rPr>
          <w:rFonts w:hAnsi="ＭＳ 明朝"/>
        </w:rPr>
      </w:pPr>
      <w:r w:rsidRPr="008E42D0">
        <w:rPr>
          <w:rFonts w:hAnsi="ＭＳ 明朝" w:hint="eastAsia"/>
        </w:rPr>
        <w:t>・</w:t>
      </w:r>
      <w:r w:rsidRPr="008E42D0">
        <w:rPr>
          <w:rFonts w:hAnsi="ＭＳ 明朝"/>
        </w:rPr>
        <w:t>道路構造令</w:t>
      </w:r>
    </w:p>
    <w:p w14:paraId="501C4F2A" w14:textId="77777777" w:rsidR="00D9032A" w:rsidRPr="00EC4FAB" w:rsidRDefault="00D9032A" w:rsidP="00D9032A">
      <w:pPr>
        <w:ind w:firstLineChars="100" w:firstLine="216"/>
        <w:rPr>
          <w:rFonts w:hAnsi="ＭＳ 明朝"/>
        </w:rPr>
      </w:pPr>
      <w:r w:rsidRPr="00EC4FAB">
        <w:rPr>
          <w:rFonts w:hAnsi="ＭＳ 明朝" w:hint="eastAsia"/>
        </w:rPr>
        <w:t>・建築基準法</w:t>
      </w:r>
    </w:p>
    <w:p w14:paraId="6915DAA4" w14:textId="77777777" w:rsidR="00D9032A" w:rsidRPr="00EC4FAB" w:rsidRDefault="00D9032A" w:rsidP="00D9032A">
      <w:pPr>
        <w:ind w:firstLineChars="100" w:firstLine="216"/>
        <w:rPr>
          <w:rFonts w:hAnsi="ＭＳ 明朝"/>
        </w:rPr>
      </w:pPr>
      <w:r w:rsidRPr="00EC4FAB">
        <w:rPr>
          <w:rFonts w:hAnsi="ＭＳ 明朝" w:hint="eastAsia"/>
        </w:rPr>
        <w:t>・消防法</w:t>
      </w:r>
    </w:p>
    <w:p w14:paraId="0671C45C" w14:textId="77777777" w:rsidR="00D9032A" w:rsidRPr="00EC4FAB" w:rsidRDefault="00D9032A" w:rsidP="00D9032A">
      <w:pPr>
        <w:ind w:firstLineChars="100" w:firstLine="216"/>
        <w:rPr>
          <w:rFonts w:hAnsi="ＭＳ 明朝"/>
        </w:rPr>
      </w:pPr>
      <w:r w:rsidRPr="00EC4FAB">
        <w:rPr>
          <w:rFonts w:hAnsi="ＭＳ 明朝" w:hint="eastAsia"/>
        </w:rPr>
        <w:t>・高齢者、障害者等の移動等の円滑化の促進に関する法律（バリアフリー新法）</w:t>
      </w:r>
    </w:p>
    <w:p w14:paraId="5586BDC9" w14:textId="77777777" w:rsidR="00D9032A" w:rsidRPr="008E42D0" w:rsidRDefault="00D9032A" w:rsidP="00D9032A">
      <w:pPr>
        <w:ind w:firstLineChars="100" w:firstLine="216"/>
        <w:rPr>
          <w:rFonts w:hAnsi="ＭＳ 明朝"/>
        </w:rPr>
      </w:pPr>
      <w:r w:rsidRPr="00EC4FAB">
        <w:rPr>
          <w:rFonts w:hAnsi="ＭＳ 明朝" w:hint="eastAsia"/>
        </w:rPr>
        <w:t>・エネルギーの使用の合理化等に関する法律（省エネ法）</w:t>
      </w:r>
    </w:p>
    <w:p w14:paraId="2D2BA2FC" w14:textId="5F275B87" w:rsidR="00D9032A" w:rsidRPr="00117961" w:rsidRDefault="00D9032A" w:rsidP="00D9032A">
      <w:pPr>
        <w:ind w:firstLineChars="100" w:firstLine="216"/>
        <w:rPr>
          <w:rFonts w:hAnsi="ＭＳ 明朝"/>
        </w:rPr>
      </w:pPr>
      <w:r w:rsidRPr="008E42D0">
        <w:rPr>
          <w:rFonts w:hAnsi="ＭＳ 明朝" w:hint="eastAsia"/>
        </w:rPr>
        <w:t>・</w:t>
      </w:r>
      <w:r w:rsidRPr="008E42D0">
        <w:rPr>
          <w:rFonts w:hAnsi="ＭＳ 明朝"/>
        </w:rPr>
        <w:t>上記法令の施行令、施行規制類</w:t>
      </w:r>
      <w:r w:rsidR="001633A2">
        <w:rPr>
          <w:rFonts w:hAnsi="ＭＳ 明朝"/>
        </w:rPr>
        <w:br/>
      </w:r>
    </w:p>
    <w:p w14:paraId="07BEC06C" w14:textId="29AC2877" w:rsidR="00AE6B0B" w:rsidRPr="00ED3B00" w:rsidRDefault="00AE6B0B" w:rsidP="00117961">
      <w:pPr>
        <w:spacing w:beforeLines="50" w:before="175"/>
        <w:rPr>
          <w:rFonts w:ascii="ＭＳ ゴシック" w:eastAsia="ＭＳ ゴシック" w:hAnsi="ＭＳ ゴシック"/>
        </w:rPr>
      </w:pPr>
      <w:r>
        <w:rPr>
          <w:rFonts w:ascii="ＭＳ ゴシック" w:eastAsia="ＭＳ ゴシック" w:hAnsi="ＭＳ ゴシック" w:hint="eastAsia"/>
        </w:rPr>
        <w:lastRenderedPageBreak/>
        <w:t>（</w:t>
      </w:r>
      <w:r w:rsidR="009C47D7">
        <w:rPr>
          <w:rFonts w:ascii="ＭＳ ゴシック" w:eastAsia="ＭＳ ゴシック" w:hAnsi="ＭＳ ゴシック" w:hint="eastAsia"/>
        </w:rPr>
        <w:t>2</w:t>
      </w:r>
      <w:r>
        <w:rPr>
          <w:rFonts w:ascii="ＭＳ ゴシック" w:eastAsia="ＭＳ ゴシック" w:hAnsi="ＭＳ ゴシック" w:hint="eastAsia"/>
        </w:rPr>
        <w:t>）既往調査等に関わる図書</w:t>
      </w:r>
    </w:p>
    <w:p w14:paraId="44FD315D" w14:textId="64EC53D6" w:rsidR="001054C3" w:rsidRPr="002C6109" w:rsidRDefault="002C6109" w:rsidP="001054C3">
      <w:pPr>
        <w:ind w:leftChars="99" w:left="423" w:hangingChars="97" w:hanging="209"/>
        <w:rPr>
          <w:rFonts w:hAnsi="ＭＳ 明朝"/>
        </w:rPr>
      </w:pPr>
      <w:r w:rsidRPr="002C6109">
        <w:rPr>
          <w:rFonts w:hAnsi="ＭＳ 明朝" w:hint="eastAsia"/>
        </w:rPr>
        <w:t>・令和４年度 （仮称）旧上瀬谷通信施設公園実施設計業務委託</w:t>
      </w:r>
    </w:p>
    <w:p w14:paraId="433DD517" w14:textId="77777777" w:rsidR="002C6109" w:rsidRDefault="002C6109" w:rsidP="002C6109">
      <w:pPr>
        <w:ind w:leftChars="99" w:left="423" w:hangingChars="97" w:hanging="209"/>
        <w:rPr>
          <w:rFonts w:hAnsi="ＭＳ 明朝"/>
          <w:lang w:eastAsia="zh-TW"/>
        </w:rPr>
      </w:pPr>
      <w:r w:rsidRPr="002C6109">
        <w:rPr>
          <w:rFonts w:hAnsi="ＭＳ 明朝" w:hint="eastAsia"/>
          <w:lang w:eastAsia="zh-TW"/>
        </w:rPr>
        <w:t>（環境創造局公園緑地整備課）</w:t>
      </w:r>
    </w:p>
    <w:p w14:paraId="4B1C37B5" w14:textId="1B91DCE4" w:rsidR="001054C3" w:rsidRPr="002C6109" w:rsidRDefault="001054C3" w:rsidP="001054C3">
      <w:pPr>
        <w:ind w:leftChars="99" w:left="423" w:hangingChars="97" w:hanging="209"/>
        <w:rPr>
          <w:rFonts w:hAnsi="ＭＳ 明朝"/>
        </w:rPr>
      </w:pPr>
      <w:r>
        <w:rPr>
          <w:rFonts w:hAnsi="ＭＳ 明朝" w:hint="eastAsia"/>
        </w:rPr>
        <w:t>・</w:t>
      </w:r>
      <w:r w:rsidRPr="002C6109">
        <w:rPr>
          <w:rFonts w:hAnsi="ＭＳ 明朝" w:hint="eastAsia"/>
        </w:rPr>
        <w:t>令和</w:t>
      </w:r>
      <w:r w:rsidR="004B006A">
        <w:rPr>
          <w:rFonts w:hAnsi="ＭＳ 明朝" w:hint="eastAsia"/>
        </w:rPr>
        <w:t>５</w:t>
      </w:r>
      <w:r w:rsidRPr="002C6109">
        <w:rPr>
          <w:rFonts w:hAnsi="ＭＳ 明朝" w:hint="eastAsia"/>
        </w:rPr>
        <w:t>年度 （仮称）旧上瀬谷通信施設公園実施設計業務委託</w:t>
      </w:r>
      <w:r w:rsidR="004B006A">
        <w:rPr>
          <w:rFonts w:hAnsi="ＭＳ 明朝" w:hint="eastAsia"/>
        </w:rPr>
        <w:t>（その２）</w:t>
      </w:r>
    </w:p>
    <w:p w14:paraId="49CBA88F" w14:textId="1491F199" w:rsidR="001054C3" w:rsidRDefault="001054C3" w:rsidP="001054C3">
      <w:pPr>
        <w:ind w:leftChars="99" w:left="423" w:hangingChars="97" w:hanging="209"/>
        <w:rPr>
          <w:rFonts w:hAnsi="ＭＳ 明朝"/>
          <w:lang w:eastAsia="zh-TW"/>
        </w:rPr>
      </w:pPr>
      <w:r w:rsidRPr="002C6109">
        <w:rPr>
          <w:rFonts w:hAnsi="ＭＳ 明朝" w:hint="eastAsia"/>
          <w:lang w:eastAsia="zh-TW"/>
        </w:rPr>
        <w:t>（環境創造局公園緑地整備課）</w:t>
      </w:r>
    </w:p>
    <w:p w14:paraId="37DBAB6C" w14:textId="77777777" w:rsidR="002C6109" w:rsidRPr="002C6109" w:rsidRDefault="002C6109" w:rsidP="002C6109">
      <w:pPr>
        <w:ind w:leftChars="99" w:left="423" w:hangingChars="97" w:hanging="209"/>
        <w:rPr>
          <w:rFonts w:hAnsi="ＭＳ 明朝"/>
          <w:lang w:eastAsia="zh-TW"/>
        </w:rPr>
      </w:pPr>
    </w:p>
    <w:p w14:paraId="15ED0CBD" w14:textId="088D3415" w:rsidR="00AE6B0B" w:rsidRPr="00ED3B00" w:rsidRDefault="00AE6B0B" w:rsidP="00117961">
      <w:pPr>
        <w:spacing w:beforeLines="50" w:before="175"/>
        <w:rPr>
          <w:rFonts w:ascii="ＭＳ ゴシック" w:eastAsia="ＭＳ ゴシック" w:hAnsi="ＭＳ ゴシック"/>
        </w:rPr>
      </w:pPr>
      <w:r>
        <w:rPr>
          <w:rFonts w:ascii="ＭＳ ゴシック" w:eastAsia="ＭＳ ゴシック" w:hAnsi="ＭＳ ゴシック" w:hint="eastAsia"/>
        </w:rPr>
        <w:t>（</w:t>
      </w:r>
      <w:r w:rsidR="009C47D7">
        <w:rPr>
          <w:rFonts w:ascii="ＭＳ ゴシック" w:eastAsia="ＭＳ ゴシック" w:hAnsi="ＭＳ ゴシック" w:hint="eastAsia"/>
        </w:rPr>
        <w:t>3</w:t>
      </w:r>
      <w:r>
        <w:rPr>
          <w:rFonts w:ascii="ＭＳ ゴシック" w:eastAsia="ＭＳ ゴシック" w:hAnsi="ＭＳ ゴシック" w:hint="eastAsia"/>
        </w:rPr>
        <w:t>）技術基準</w:t>
      </w:r>
      <w:r w:rsidR="00474F5A">
        <w:rPr>
          <w:rFonts w:ascii="ＭＳ ゴシック" w:eastAsia="ＭＳ ゴシック" w:hAnsi="ＭＳ ゴシック" w:hint="eastAsia"/>
        </w:rPr>
        <w:t>等</w:t>
      </w:r>
    </w:p>
    <w:p w14:paraId="1AC256C5" w14:textId="378061A2" w:rsidR="00474F5A" w:rsidRPr="00474F5A" w:rsidRDefault="00474F5A" w:rsidP="00474F5A">
      <w:pPr>
        <w:ind w:leftChars="99" w:left="423" w:hangingChars="97" w:hanging="209"/>
        <w:rPr>
          <w:rFonts w:hAnsi="ＭＳ 明朝"/>
        </w:rPr>
      </w:pPr>
      <w:r w:rsidRPr="00474F5A">
        <w:rPr>
          <w:rFonts w:hAnsi="ＭＳ 明朝" w:hint="eastAsia"/>
        </w:rPr>
        <w:t>・公園緑地設計指針 （横浜市環境創造局）</w:t>
      </w:r>
    </w:p>
    <w:p w14:paraId="2C877B51" w14:textId="21E68C40" w:rsidR="00474F5A" w:rsidRPr="00474F5A" w:rsidRDefault="00474F5A" w:rsidP="00474F5A">
      <w:pPr>
        <w:ind w:leftChars="99" w:left="423" w:hangingChars="97" w:hanging="209"/>
        <w:rPr>
          <w:rFonts w:hAnsi="ＭＳ 明朝"/>
        </w:rPr>
      </w:pPr>
      <w:r w:rsidRPr="00474F5A">
        <w:rPr>
          <w:rFonts w:hAnsi="ＭＳ 明朝" w:hint="eastAsia"/>
        </w:rPr>
        <w:t>・公園緑地施設標準図集 （横浜市環境創造局）</w:t>
      </w:r>
    </w:p>
    <w:p w14:paraId="64928B4B" w14:textId="77777777" w:rsidR="00474F5A" w:rsidRPr="00474F5A" w:rsidRDefault="00474F5A" w:rsidP="00474F5A">
      <w:pPr>
        <w:ind w:leftChars="99" w:left="423" w:hangingChars="97" w:hanging="209"/>
        <w:rPr>
          <w:rFonts w:hAnsi="ＭＳ 明朝"/>
        </w:rPr>
      </w:pPr>
      <w:r w:rsidRPr="00474F5A">
        <w:rPr>
          <w:rFonts w:hAnsi="ＭＳ 明朝" w:hint="eastAsia"/>
        </w:rPr>
        <w:t>・横浜市排水設備要覧 （横浜市環境創造局）</w:t>
      </w:r>
    </w:p>
    <w:p w14:paraId="64F6B747" w14:textId="047AB993" w:rsidR="00474F5A" w:rsidRPr="00474F5A" w:rsidRDefault="00474F5A" w:rsidP="00474F5A">
      <w:pPr>
        <w:ind w:leftChars="99" w:left="423" w:hangingChars="97" w:hanging="209"/>
        <w:rPr>
          <w:rFonts w:hAnsi="ＭＳ 明朝"/>
        </w:rPr>
      </w:pPr>
      <w:r w:rsidRPr="00474F5A">
        <w:rPr>
          <w:rFonts w:hAnsi="ＭＳ 明朝" w:hint="eastAsia"/>
        </w:rPr>
        <w:t>・雨水浸透施設設置基準（案） （横浜市環境創造局）</w:t>
      </w:r>
    </w:p>
    <w:p w14:paraId="67E2025F" w14:textId="08AC348D" w:rsidR="00474F5A" w:rsidRPr="00474F5A" w:rsidRDefault="00474F5A" w:rsidP="00474F5A">
      <w:pPr>
        <w:ind w:leftChars="99" w:left="423" w:hangingChars="97" w:hanging="209"/>
        <w:rPr>
          <w:rFonts w:hAnsi="ＭＳ 明朝"/>
        </w:rPr>
      </w:pPr>
      <w:r w:rsidRPr="00474F5A">
        <w:rPr>
          <w:rFonts w:hAnsi="ＭＳ 明朝" w:hint="eastAsia"/>
        </w:rPr>
        <w:t>・設計者のための工事コスト縮減の手引き （横浜市緑政局）</w:t>
      </w:r>
    </w:p>
    <w:p w14:paraId="6481DFB6" w14:textId="3FC3EC7B" w:rsidR="00474F5A" w:rsidRPr="00474F5A" w:rsidRDefault="00474F5A" w:rsidP="00474F5A">
      <w:pPr>
        <w:ind w:leftChars="99" w:left="423" w:hangingChars="97" w:hanging="209"/>
        <w:rPr>
          <w:rFonts w:hAnsi="ＭＳ 明朝"/>
        </w:rPr>
      </w:pPr>
      <w:r w:rsidRPr="00474F5A">
        <w:rPr>
          <w:rFonts w:hAnsi="ＭＳ 明朝" w:hint="eastAsia"/>
        </w:rPr>
        <w:t>・公園緑地整備工事数量算出要領 （横浜市環境創造局）</w:t>
      </w:r>
    </w:p>
    <w:p w14:paraId="657023DA" w14:textId="7886F7BA" w:rsidR="00474F5A" w:rsidRPr="00474F5A" w:rsidRDefault="00474F5A" w:rsidP="00474F5A">
      <w:pPr>
        <w:ind w:leftChars="99" w:left="423" w:hangingChars="97" w:hanging="209"/>
        <w:rPr>
          <w:rFonts w:hAnsi="ＭＳ 明朝"/>
        </w:rPr>
      </w:pPr>
      <w:r w:rsidRPr="00474F5A">
        <w:rPr>
          <w:rFonts w:hAnsi="ＭＳ 明朝" w:hint="eastAsia"/>
        </w:rPr>
        <w:t>・公園緑地工事工種体系ツリー図 （横浜市環境創造局）</w:t>
      </w:r>
    </w:p>
    <w:p w14:paraId="1A1C6120" w14:textId="77777777" w:rsidR="00474F5A" w:rsidRPr="00474F5A" w:rsidRDefault="00474F5A" w:rsidP="00474F5A">
      <w:pPr>
        <w:ind w:leftChars="99" w:left="423" w:hangingChars="97" w:hanging="209"/>
        <w:rPr>
          <w:rFonts w:hAnsi="ＭＳ 明朝"/>
        </w:rPr>
      </w:pPr>
      <w:r w:rsidRPr="00474F5A">
        <w:rPr>
          <w:rFonts w:hAnsi="ＭＳ 明朝" w:hint="eastAsia"/>
        </w:rPr>
        <w:t>・給水装置工事設計・施工指針 （横浜市水道局）</w:t>
      </w:r>
    </w:p>
    <w:p w14:paraId="4DC6D6ED" w14:textId="1F47A602" w:rsidR="00474F5A" w:rsidRPr="00474F5A" w:rsidRDefault="00474F5A" w:rsidP="00474F5A">
      <w:pPr>
        <w:ind w:leftChars="99" w:left="423" w:hangingChars="97" w:hanging="209"/>
        <w:rPr>
          <w:rFonts w:hAnsi="ＭＳ 明朝"/>
        </w:rPr>
      </w:pPr>
      <w:r w:rsidRPr="00474F5A">
        <w:rPr>
          <w:rFonts w:hAnsi="ＭＳ 明朝" w:hint="eastAsia"/>
        </w:rPr>
        <w:t>・土木工事標準積算基準書（土木工事編Ⅰ・Ⅱ） （横浜市）</w:t>
      </w:r>
    </w:p>
    <w:p w14:paraId="603014D1" w14:textId="77777777" w:rsidR="00474F5A" w:rsidRPr="00474F5A" w:rsidRDefault="00474F5A" w:rsidP="00474F5A">
      <w:pPr>
        <w:ind w:leftChars="99" w:left="423" w:hangingChars="97" w:hanging="209"/>
        <w:rPr>
          <w:rFonts w:hAnsi="ＭＳ 明朝"/>
        </w:rPr>
      </w:pPr>
      <w:r w:rsidRPr="00474F5A">
        <w:rPr>
          <w:rFonts w:hAnsi="ＭＳ 明朝" w:hint="eastAsia"/>
        </w:rPr>
        <w:t>・横浜市土木工事共通仕様書 （横浜市）</w:t>
      </w:r>
    </w:p>
    <w:p w14:paraId="2F9B8426" w14:textId="77777777" w:rsidR="00474F5A" w:rsidRPr="00474F5A" w:rsidRDefault="00474F5A" w:rsidP="00474F5A">
      <w:pPr>
        <w:ind w:leftChars="99" w:left="423" w:hangingChars="97" w:hanging="209"/>
        <w:rPr>
          <w:rFonts w:hAnsi="ＭＳ 明朝"/>
        </w:rPr>
      </w:pPr>
      <w:r w:rsidRPr="00474F5A">
        <w:rPr>
          <w:rFonts w:hAnsi="ＭＳ 明朝" w:hint="eastAsia"/>
        </w:rPr>
        <w:t>・都市公園技術標準 （国土交通省）</w:t>
      </w:r>
    </w:p>
    <w:p w14:paraId="7C2960B2" w14:textId="77777777" w:rsidR="00474F5A" w:rsidRPr="00474F5A" w:rsidRDefault="00474F5A" w:rsidP="00474F5A">
      <w:pPr>
        <w:ind w:leftChars="99" w:left="423" w:hangingChars="97" w:hanging="209"/>
        <w:rPr>
          <w:rFonts w:hAnsi="ＭＳ 明朝"/>
        </w:rPr>
      </w:pPr>
      <w:r w:rsidRPr="00474F5A">
        <w:rPr>
          <w:rFonts w:hAnsi="ＭＳ 明朝" w:hint="eastAsia"/>
        </w:rPr>
        <w:t>・都市公園技術標準解説書 （(一社)日本公園緑地協会）</w:t>
      </w:r>
    </w:p>
    <w:p w14:paraId="5A6F8406" w14:textId="1793883E" w:rsidR="00474F5A" w:rsidRPr="00474F5A" w:rsidRDefault="00474F5A" w:rsidP="00474F5A">
      <w:pPr>
        <w:ind w:leftChars="99" w:left="423" w:hangingChars="97" w:hanging="209"/>
        <w:rPr>
          <w:rFonts w:hAnsi="ＭＳ 明朝"/>
        </w:rPr>
      </w:pPr>
      <w:r w:rsidRPr="00474F5A">
        <w:rPr>
          <w:rFonts w:hAnsi="ＭＳ 明朝" w:hint="eastAsia"/>
        </w:rPr>
        <w:t>・都市公園の移動等円滑化整備ガイドライン （国土交通省）</w:t>
      </w:r>
      <w:r w:rsidR="004E0FDD" w:rsidRPr="00F407F2">
        <w:rPr>
          <w:rFonts w:hAnsi="ＭＳ 明朝" w:hint="eastAsia"/>
        </w:rPr>
        <w:t>（改訂版）</w:t>
      </w:r>
    </w:p>
    <w:p w14:paraId="0328C1A9" w14:textId="48EDE14A" w:rsidR="00474F5A" w:rsidRPr="00474F5A" w:rsidRDefault="00474F5A" w:rsidP="00474F5A">
      <w:pPr>
        <w:ind w:leftChars="99" w:left="423" w:hangingChars="97" w:hanging="209"/>
        <w:rPr>
          <w:rFonts w:hAnsi="ＭＳ 明朝"/>
        </w:rPr>
      </w:pPr>
      <w:r w:rsidRPr="00474F5A">
        <w:rPr>
          <w:rFonts w:hAnsi="ＭＳ 明朝" w:hint="eastAsia"/>
        </w:rPr>
        <w:t>・福祉のまちづくり条例施設整備マニュアル （横浜市健康福祉局）</w:t>
      </w:r>
    </w:p>
    <w:p w14:paraId="4D9A1DF3" w14:textId="608432F8" w:rsidR="00474F5A" w:rsidRPr="00474F5A" w:rsidRDefault="00474F5A" w:rsidP="00474F5A">
      <w:pPr>
        <w:ind w:leftChars="99" w:left="423" w:hangingChars="97" w:hanging="209"/>
        <w:rPr>
          <w:rFonts w:hAnsi="ＭＳ 明朝"/>
        </w:rPr>
      </w:pPr>
      <w:r w:rsidRPr="00474F5A">
        <w:rPr>
          <w:rFonts w:hAnsi="ＭＳ 明朝" w:hint="eastAsia"/>
        </w:rPr>
        <w:t>・ユニバーサルデザインによるみんなのための公園づくり （(一社)日本公園緑地協会）</w:t>
      </w:r>
      <w:r w:rsidR="00A570DD" w:rsidRPr="00F407F2">
        <w:rPr>
          <w:rFonts w:hAnsi="ＭＳ 明朝" w:hint="eastAsia"/>
        </w:rPr>
        <w:t>（改訂版）</w:t>
      </w:r>
    </w:p>
    <w:p w14:paraId="2C7BDDE7" w14:textId="613C20CC" w:rsidR="00474F5A" w:rsidRPr="00474F5A" w:rsidRDefault="00474F5A" w:rsidP="00474F5A">
      <w:pPr>
        <w:ind w:leftChars="99" w:left="423" w:hangingChars="97" w:hanging="209"/>
        <w:rPr>
          <w:rFonts w:hAnsi="ＭＳ 明朝"/>
        </w:rPr>
      </w:pPr>
      <w:r w:rsidRPr="00474F5A">
        <w:rPr>
          <w:rFonts w:hAnsi="ＭＳ 明朝" w:hint="eastAsia"/>
        </w:rPr>
        <w:t>・都市公園における遊具の安全確保に関する指針 （国土交通省）</w:t>
      </w:r>
      <w:r w:rsidR="00A570DD" w:rsidRPr="00F407F2">
        <w:rPr>
          <w:rFonts w:hAnsi="ＭＳ 明朝" w:hint="eastAsia"/>
        </w:rPr>
        <w:t>（改訂第２版）</w:t>
      </w:r>
    </w:p>
    <w:p w14:paraId="22891E91" w14:textId="48398497" w:rsidR="00AE6B0B" w:rsidRDefault="00474F5A" w:rsidP="00474F5A">
      <w:pPr>
        <w:ind w:leftChars="99" w:left="423" w:hangingChars="97" w:hanging="209"/>
        <w:rPr>
          <w:rFonts w:hAnsi="ＭＳ 明朝"/>
        </w:rPr>
      </w:pPr>
      <w:r w:rsidRPr="00474F5A">
        <w:rPr>
          <w:rFonts w:hAnsi="ＭＳ 明朝" w:hint="eastAsia"/>
        </w:rPr>
        <w:t>・遊具の安全に関する規準JPFA-SP-S:2014 （(一社)日本公園施設業協会）</w:t>
      </w:r>
    </w:p>
    <w:p w14:paraId="3271C946" w14:textId="77777777" w:rsidR="00AF6CAC" w:rsidRDefault="00AF6CAC" w:rsidP="00474F5A">
      <w:pPr>
        <w:ind w:leftChars="99" w:left="423" w:hangingChars="97" w:hanging="209"/>
        <w:rPr>
          <w:rFonts w:hAnsi="ＭＳ 明朝"/>
        </w:rPr>
      </w:pPr>
    </w:p>
    <w:p w14:paraId="19A22269" w14:textId="70BBD369" w:rsidR="00DD7F12" w:rsidRPr="00ED3B00" w:rsidRDefault="00DD7F12" w:rsidP="00DD7F12">
      <w:pPr>
        <w:spacing w:beforeLines="50" w:before="175"/>
        <w:rPr>
          <w:rFonts w:ascii="ＭＳ ゴシック" w:eastAsia="ＭＳ ゴシック" w:hAnsi="ＭＳ ゴシック"/>
        </w:rPr>
      </w:pPr>
      <w:r>
        <w:rPr>
          <w:rFonts w:ascii="ＭＳ ゴシック" w:eastAsia="ＭＳ ゴシック" w:hAnsi="ＭＳ ゴシック" w:hint="eastAsia"/>
        </w:rPr>
        <w:t>（4）共通仕様書等</w:t>
      </w:r>
    </w:p>
    <w:p w14:paraId="677956AC" w14:textId="099E2C96" w:rsidR="00DD7F12" w:rsidRPr="00DD7F12" w:rsidRDefault="00DD7F12" w:rsidP="00DD7F12">
      <w:pPr>
        <w:ind w:leftChars="99" w:left="423" w:hangingChars="97" w:hanging="209"/>
        <w:rPr>
          <w:rFonts w:hAnsi="ＭＳ 明朝"/>
        </w:rPr>
      </w:pPr>
      <w:r w:rsidRPr="00743259">
        <w:rPr>
          <w:rFonts w:hAnsi="ＭＳ 明朝" w:hint="eastAsia"/>
        </w:rPr>
        <w:t>・</w:t>
      </w:r>
      <w:r w:rsidRPr="00DD7F12">
        <w:rPr>
          <w:rFonts w:hAnsi="ＭＳ 明朝" w:hint="eastAsia"/>
        </w:rPr>
        <w:t>横浜市土木設計業務共通仕様書</w:t>
      </w:r>
    </w:p>
    <w:p w14:paraId="34FEEFB5" w14:textId="38CFE082"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横浜市測量業務共通仕様書</w:t>
      </w:r>
    </w:p>
    <w:p w14:paraId="333EC9D2" w14:textId="19147DB3"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横浜市地質調査業務共通仕様書</w:t>
      </w:r>
    </w:p>
    <w:p w14:paraId="0AD159AE" w14:textId="1B00D379"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公園緑地等設計業務共通仕様書</w:t>
      </w:r>
    </w:p>
    <w:p w14:paraId="1C6A1A44" w14:textId="009B9425"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下水道終末処理場・ポンプ場</w:t>
      </w:r>
      <w:r w:rsidR="004C7D7D" w:rsidRPr="004C7D7D">
        <w:rPr>
          <w:rFonts w:hAnsi="ＭＳ 明朝" w:hint="eastAsia"/>
        </w:rPr>
        <w:t>実施設計業務共通仕様書</w:t>
      </w:r>
    </w:p>
    <w:p w14:paraId="64AB5E23" w14:textId="6461E6CE"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下水道管きょ設計業務共通仕様書</w:t>
      </w:r>
    </w:p>
    <w:p w14:paraId="1D475230" w14:textId="1CB4CB89"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既設下水道管調査業務共通仕様書</w:t>
      </w:r>
    </w:p>
    <w:p w14:paraId="5428BD60" w14:textId="4ED090D0"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地下埋設物調査業務共通仕様書</w:t>
      </w:r>
    </w:p>
    <w:p w14:paraId="39F5DFB8" w14:textId="35ADE338" w:rsidR="00DD7F12" w:rsidRP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道水路境界調査測量作業特記仕様書</w:t>
      </w:r>
    </w:p>
    <w:p w14:paraId="46777348" w14:textId="79990271" w:rsidR="00DD7F12" w:rsidRDefault="00DD7F12" w:rsidP="00DD7F12">
      <w:pPr>
        <w:ind w:leftChars="99" w:left="423" w:hangingChars="97" w:hanging="209"/>
        <w:rPr>
          <w:rFonts w:hAnsi="ＭＳ 明朝"/>
        </w:rPr>
      </w:pPr>
      <w:r>
        <w:rPr>
          <w:rFonts w:hAnsi="ＭＳ 明朝" w:hint="eastAsia"/>
        </w:rPr>
        <w:t>・</w:t>
      </w:r>
      <w:r w:rsidRPr="00DD7F12">
        <w:rPr>
          <w:rFonts w:hAnsi="ＭＳ 明朝" w:hint="eastAsia"/>
        </w:rPr>
        <w:t>設計・測量等委託業務における電子納品に関する特記仕様書</w:t>
      </w:r>
    </w:p>
    <w:p w14:paraId="3266F65B" w14:textId="7DE499BC" w:rsidR="00AE6B0B" w:rsidRPr="00ED3B00" w:rsidRDefault="00AE6B0B" w:rsidP="00117961">
      <w:pPr>
        <w:spacing w:beforeLines="50" w:before="175"/>
        <w:rPr>
          <w:rFonts w:ascii="ＭＳ ゴシック" w:eastAsia="ＭＳ ゴシック" w:hAnsi="ＭＳ ゴシック"/>
        </w:rPr>
      </w:pPr>
      <w:r>
        <w:rPr>
          <w:rFonts w:ascii="ＭＳ ゴシック" w:eastAsia="ＭＳ ゴシック" w:hAnsi="ＭＳ ゴシック" w:hint="eastAsia"/>
        </w:rPr>
        <w:lastRenderedPageBreak/>
        <w:t>（</w:t>
      </w:r>
      <w:r w:rsidR="00DD7F12">
        <w:rPr>
          <w:rFonts w:ascii="ＭＳ ゴシック" w:eastAsia="ＭＳ ゴシック" w:hAnsi="ＭＳ ゴシック"/>
        </w:rPr>
        <w:t>5</w:t>
      </w:r>
      <w:r>
        <w:rPr>
          <w:rFonts w:ascii="ＭＳ ゴシック" w:eastAsia="ＭＳ ゴシック" w:hAnsi="ＭＳ ゴシック" w:hint="eastAsia"/>
        </w:rPr>
        <w:t>）参考資料</w:t>
      </w:r>
    </w:p>
    <w:p w14:paraId="7CAA3398" w14:textId="77777777" w:rsidR="00A85D5B" w:rsidRDefault="00CC322A" w:rsidP="00670F04">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w:t>
      </w:r>
      <w:r w:rsidR="00C86745">
        <w:rPr>
          <w:rFonts w:asciiTheme="minorEastAsia" w:eastAsiaTheme="minorEastAsia" w:hAnsiTheme="minorEastAsia" w:hint="eastAsia"/>
          <w:szCs w:val="21"/>
        </w:rPr>
        <w:t>令和４年度（仮称）旧上瀬谷通信施設</w:t>
      </w:r>
      <w:r w:rsidR="00687E46">
        <w:rPr>
          <w:rFonts w:asciiTheme="minorEastAsia" w:eastAsiaTheme="minorEastAsia" w:hAnsiTheme="minorEastAsia" w:hint="eastAsia"/>
          <w:szCs w:val="21"/>
        </w:rPr>
        <w:t>公園内における相沢川流域環境保全</w:t>
      </w:r>
      <w:r w:rsidR="00071E97">
        <w:rPr>
          <w:rFonts w:asciiTheme="minorEastAsia" w:eastAsiaTheme="minorEastAsia" w:hAnsiTheme="minorEastAsia" w:hint="eastAsia"/>
          <w:szCs w:val="21"/>
        </w:rPr>
        <w:t>措置等設計業務委託</w:t>
      </w:r>
    </w:p>
    <w:p w14:paraId="62D0288C" w14:textId="5ED7176A" w:rsidR="00CC322A" w:rsidRDefault="00071E97" w:rsidP="00A85D5B">
      <w:pPr>
        <w:ind w:leftChars="300" w:left="648"/>
        <w:rPr>
          <w:rFonts w:asciiTheme="minorEastAsia" w:eastAsiaTheme="minorEastAsia" w:hAnsiTheme="minorEastAsia"/>
          <w:szCs w:val="21"/>
          <w:lang w:eastAsia="zh-TW"/>
        </w:rPr>
      </w:pPr>
      <w:r>
        <w:rPr>
          <w:rFonts w:asciiTheme="minorEastAsia" w:eastAsiaTheme="minorEastAsia" w:hAnsiTheme="minorEastAsia" w:hint="eastAsia"/>
          <w:szCs w:val="21"/>
          <w:lang w:eastAsia="zh-TW"/>
        </w:rPr>
        <w:t>（都市整備局上瀬谷</w:t>
      </w:r>
      <w:r w:rsidR="00670F04">
        <w:rPr>
          <w:rFonts w:asciiTheme="minorEastAsia" w:eastAsiaTheme="minorEastAsia" w:hAnsiTheme="minorEastAsia" w:hint="eastAsia"/>
          <w:szCs w:val="21"/>
          <w:lang w:eastAsia="zh-TW"/>
        </w:rPr>
        <w:t>整備推進課、環境創造局公園緑地整備課</w:t>
      </w:r>
      <w:r>
        <w:rPr>
          <w:rFonts w:asciiTheme="minorEastAsia" w:eastAsiaTheme="minorEastAsia" w:hAnsiTheme="minorEastAsia" w:hint="eastAsia"/>
          <w:szCs w:val="21"/>
          <w:lang w:eastAsia="zh-TW"/>
        </w:rPr>
        <w:t>）</w:t>
      </w:r>
    </w:p>
    <w:p w14:paraId="6EA34F84" w14:textId="12EC59D0" w:rsidR="00F50D5D" w:rsidRDefault="00CC322A" w:rsidP="009733E1">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w:t>
      </w:r>
      <w:r w:rsidR="00F50D5D">
        <w:rPr>
          <w:rFonts w:asciiTheme="minorEastAsia" w:eastAsiaTheme="minorEastAsia" w:hAnsiTheme="minorEastAsia" w:hint="eastAsia"/>
          <w:szCs w:val="21"/>
        </w:rPr>
        <w:t>令和４年度（仮称）旧上瀬谷通信</w:t>
      </w:r>
      <w:r w:rsidR="00E17F6B">
        <w:rPr>
          <w:rFonts w:asciiTheme="minorEastAsia" w:eastAsiaTheme="minorEastAsia" w:hAnsiTheme="minorEastAsia" w:hint="eastAsia"/>
          <w:szCs w:val="21"/>
        </w:rPr>
        <w:t>施設公園内における和泉川</w:t>
      </w:r>
      <w:r w:rsidR="009733E1">
        <w:rPr>
          <w:rFonts w:asciiTheme="minorEastAsia" w:eastAsiaTheme="minorEastAsia" w:hAnsiTheme="minorEastAsia" w:hint="eastAsia"/>
          <w:szCs w:val="21"/>
        </w:rPr>
        <w:t>流域調整池等設計業務委託（</w:t>
      </w:r>
      <w:r w:rsidR="00735257">
        <w:rPr>
          <w:rFonts w:asciiTheme="minorEastAsia" w:eastAsiaTheme="minorEastAsia" w:hAnsiTheme="minorEastAsia" w:hint="eastAsia"/>
          <w:szCs w:val="21"/>
        </w:rPr>
        <w:t>都市整備局上瀬谷整備推進課、環境創造局</w:t>
      </w:r>
      <w:r w:rsidR="00B57322">
        <w:rPr>
          <w:rFonts w:asciiTheme="minorEastAsia" w:eastAsiaTheme="minorEastAsia" w:hAnsiTheme="minorEastAsia" w:hint="eastAsia"/>
          <w:szCs w:val="21"/>
        </w:rPr>
        <w:t>公園緑地整備課</w:t>
      </w:r>
      <w:r w:rsidR="009733E1">
        <w:rPr>
          <w:rFonts w:asciiTheme="minorEastAsia" w:eastAsiaTheme="minorEastAsia" w:hAnsiTheme="minorEastAsia" w:hint="eastAsia"/>
          <w:szCs w:val="21"/>
        </w:rPr>
        <w:t>）</w:t>
      </w:r>
    </w:p>
    <w:p w14:paraId="5A6E53BF" w14:textId="77777777" w:rsidR="00A85D5B" w:rsidRDefault="002F6413" w:rsidP="00631D20">
      <w:pPr>
        <w:ind w:leftChars="200" w:left="648" w:hangingChars="100" w:hanging="216"/>
        <w:rPr>
          <w:rFonts w:asciiTheme="minorEastAsia" w:eastAsiaTheme="minorEastAsia" w:hAnsiTheme="minorEastAsia"/>
          <w:szCs w:val="21"/>
        </w:rPr>
      </w:pPr>
      <w:r w:rsidRPr="000F5805">
        <w:rPr>
          <w:rFonts w:asciiTheme="minorEastAsia" w:eastAsiaTheme="minorEastAsia" w:hAnsiTheme="minorEastAsia" w:hint="eastAsia"/>
          <w:szCs w:val="21"/>
        </w:rPr>
        <w:t>・</w:t>
      </w:r>
      <w:r w:rsidRPr="00F407F2">
        <w:rPr>
          <w:rFonts w:asciiTheme="minorEastAsia" w:eastAsiaTheme="minorEastAsia" w:hAnsiTheme="minorEastAsia" w:hint="eastAsia"/>
          <w:szCs w:val="21"/>
        </w:rPr>
        <w:t>令和４年度</w:t>
      </w:r>
      <w:r>
        <w:rPr>
          <w:rFonts w:asciiTheme="minorEastAsia" w:eastAsiaTheme="minorEastAsia" w:hAnsiTheme="minorEastAsia" w:hint="eastAsia"/>
          <w:color w:val="FF0000"/>
          <w:szCs w:val="21"/>
        </w:rPr>
        <w:t xml:space="preserve"> </w:t>
      </w:r>
      <w:r w:rsidRPr="000F5805">
        <w:rPr>
          <w:rFonts w:asciiTheme="minorEastAsia" w:eastAsiaTheme="minorEastAsia" w:hAnsiTheme="minorEastAsia" w:hint="eastAsia"/>
          <w:szCs w:val="21"/>
        </w:rPr>
        <w:t>（仮称）旧上瀬谷通信施設公園におけるガーデン及び庭園等に関する基本計画業務委託</w:t>
      </w:r>
    </w:p>
    <w:p w14:paraId="474C232D" w14:textId="288A3DB7" w:rsidR="002F6413" w:rsidRPr="000F5805" w:rsidRDefault="002F6413" w:rsidP="00A85D5B">
      <w:pPr>
        <w:ind w:leftChars="300" w:left="648"/>
        <w:rPr>
          <w:rFonts w:asciiTheme="minorEastAsia" w:eastAsiaTheme="minorEastAsia" w:hAnsiTheme="minorEastAsia"/>
          <w:szCs w:val="21"/>
          <w:lang w:eastAsia="zh-TW"/>
        </w:rPr>
      </w:pPr>
      <w:r w:rsidRPr="000F5805">
        <w:rPr>
          <w:rFonts w:asciiTheme="minorEastAsia" w:eastAsiaTheme="minorEastAsia" w:hAnsiTheme="minorEastAsia" w:hint="eastAsia"/>
          <w:szCs w:val="21"/>
          <w:lang w:eastAsia="zh-TW"/>
        </w:rPr>
        <w:t>（環境創造局公園緑地整備課）</w:t>
      </w:r>
    </w:p>
    <w:p w14:paraId="4EEE4213" w14:textId="77777777" w:rsidR="002F6413" w:rsidRPr="000F5805" w:rsidRDefault="002F6413" w:rsidP="002F6413">
      <w:pPr>
        <w:ind w:leftChars="100" w:left="216" w:firstLineChars="100" w:firstLine="216"/>
        <w:rPr>
          <w:rFonts w:asciiTheme="minorEastAsia" w:eastAsiaTheme="minorEastAsia" w:hAnsiTheme="minorEastAsia"/>
          <w:szCs w:val="21"/>
        </w:rPr>
      </w:pPr>
      <w:r w:rsidRPr="000F5805">
        <w:rPr>
          <w:rFonts w:asciiTheme="minorEastAsia" w:eastAsiaTheme="minorEastAsia" w:hAnsiTheme="minorEastAsia" w:hint="eastAsia"/>
          <w:szCs w:val="21"/>
        </w:rPr>
        <w:t>・令和４年度 （仮称）旧上瀬谷通信施設公園環境影響評価準備書等作成業務委託（その</w:t>
      </w:r>
    </w:p>
    <w:p w14:paraId="01AF467F" w14:textId="77777777" w:rsidR="00A85D5B" w:rsidRDefault="002F6413" w:rsidP="002F6413">
      <w:pPr>
        <w:ind w:leftChars="100" w:left="216" w:firstLineChars="200" w:firstLine="432"/>
        <w:rPr>
          <w:rFonts w:asciiTheme="minorEastAsia" w:eastAsiaTheme="minorEastAsia" w:hAnsiTheme="minorEastAsia"/>
          <w:szCs w:val="21"/>
          <w:lang w:eastAsia="zh-TW"/>
        </w:rPr>
      </w:pPr>
      <w:r w:rsidRPr="000F5805">
        <w:rPr>
          <w:rFonts w:asciiTheme="minorEastAsia" w:eastAsiaTheme="minorEastAsia" w:hAnsiTheme="minorEastAsia" w:hint="eastAsia"/>
          <w:szCs w:val="21"/>
          <w:lang w:eastAsia="zh-TW"/>
        </w:rPr>
        <w:t>２）</w:t>
      </w:r>
    </w:p>
    <w:p w14:paraId="2569ACBE" w14:textId="558F9E0D" w:rsidR="002F6413" w:rsidRPr="000F5805" w:rsidRDefault="002F6413" w:rsidP="00084DBE">
      <w:pPr>
        <w:ind w:leftChars="100" w:left="216" w:firstLineChars="200" w:firstLine="432"/>
        <w:rPr>
          <w:rFonts w:asciiTheme="minorEastAsia" w:eastAsiaTheme="minorEastAsia" w:hAnsiTheme="minorEastAsia"/>
          <w:szCs w:val="21"/>
          <w:lang w:eastAsia="zh-TW"/>
        </w:rPr>
      </w:pPr>
      <w:r w:rsidRPr="000F5805">
        <w:rPr>
          <w:rFonts w:asciiTheme="minorEastAsia" w:eastAsiaTheme="minorEastAsia" w:hAnsiTheme="minorEastAsia" w:hint="eastAsia"/>
          <w:szCs w:val="21"/>
          <w:lang w:eastAsia="zh-TW"/>
        </w:rPr>
        <w:t>（環境創造局公園緑地整備課）</w:t>
      </w:r>
    </w:p>
    <w:p w14:paraId="565878E7" w14:textId="77777777" w:rsidR="00084DBE" w:rsidRDefault="002F6413" w:rsidP="002F6413">
      <w:pPr>
        <w:ind w:leftChars="200" w:left="648" w:hangingChars="100" w:hanging="216"/>
        <w:rPr>
          <w:rFonts w:asciiTheme="minorEastAsia" w:eastAsiaTheme="minorEastAsia" w:hAnsiTheme="minorEastAsia"/>
          <w:szCs w:val="21"/>
        </w:rPr>
      </w:pPr>
      <w:r w:rsidRPr="000F5805">
        <w:rPr>
          <w:rFonts w:asciiTheme="minorEastAsia" w:eastAsiaTheme="minorEastAsia" w:hAnsiTheme="minorEastAsia" w:hint="eastAsia"/>
          <w:szCs w:val="21"/>
        </w:rPr>
        <w:t>・令和５年度 （仮称）旧上瀬谷通信施設公園におけるガーデン及び庭園等に関する基本計画業務委託（その２）</w:t>
      </w:r>
    </w:p>
    <w:p w14:paraId="6214C6B2" w14:textId="4ACDDB07" w:rsidR="002F6413" w:rsidRPr="000F5805" w:rsidRDefault="002F6413" w:rsidP="00084DBE">
      <w:pPr>
        <w:ind w:leftChars="300" w:left="648"/>
        <w:rPr>
          <w:rFonts w:asciiTheme="minorEastAsia" w:eastAsiaTheme="minorEastAsia" w:hAnsiTheme="minorEastAsia"/>
          <w:szCs w:val="21"/>
          <w:lang w:eastAsia="zh-TW"/>
        </w:rPr>
      </w:pPr>
      <w:r w:rsidRPr="000F5805">
        <w:rPr>
          <w:rFonts w:asciiTheme="minorEastAsia" w:eastAsiaTheme="minorEastAsia" w:hAnsiTheme="minorEastAsia" w:hint="eastAsia"/>
          <w:szCs w:val="21"/>
          <w:lang w:eastAsia="zh-TW"/>
        </w:rPr>
        <w:t>（環境創造局公園緑地整備課）</w:t>
      </w:r>
    </w:p>
    <w:p w14:paraId="56CBEFE7" w14:textId="77777777" w:rsidR="00A85D5B" w:rsidRDefault="002F6413" w:rsidP="002F6413">
      <w:pPr>
        <w:ind w:leftChars="200" w:left="648" w:hangingChars="100" w:hanging="216"/>
        <w:rPr>
          <w:rFonts w:asciiTheme="minorEastAsia" w:eastAsiaTheme="minorEastAsia" w:hAnsiTheme="minorEastAsia"/>
          <w:szCs w:val="21"/>
        </w:rPr>
      </w:pPr>
      <w:r w:rsidRPr="000F5805">
        <w:rPr>
          <w:rFonts w:asciiTheme="minorEastAsia" w:eastAsiaTheme="minorEastAsia" w:hAnsiTheme="minorEastAsia" w:hint="eastAsia"/>
          <w:szCs w:val="21"/>
        </w:rPr>
        <w:t>・令和５年度 （仮称）旧上瀬谷通信施設公園環境影響評価書等作成業務委託</w:t>
      </w:r>
    </w:p>
    <w:p w14:paraId="5217740E" w14:textId="40354604" w:rsidR="002F6413" w:rsidRDefault="002F6413" w:rsidP="00A85D5B">
      <w:pPr>
        <w:ind w:leftChars="300" w:left="648"/>
        <w:rPr>
          <w:rFonts w:asciiTheme="minorEastAsia" w:eastAsiaTheme="minorEastAsia" w:hAnsiTheme="minorEastAsia"/>
          <w:szCs w:val="21"/>
          <w:lang w:eastAsia="zh-TW"/>
        </w:rPr>
      </w:pPr>
      <w:r w:rsidRPr="000F5805">
        <w:rPr>
          <w:rFonts w:asciiTheme="minorEastAsia" w:eastAsiaTheme="minorEastAsia" w:hAnsiTheme="minorEastAsia" w:hint="eastAsia"/>
          <w:szCs w:val="21"/>
          <w:lang w:eastAsia="zh-TW"/>
        </w:rPr>
        <w:t>（環境創造局公園緑地整備課）</w:t>
      </w:r>
    </w:p>
    <w:p w14:paraId="0ED47871" w14:textId="77777777" w:rsidR="00A85D5B" w:rsidRDefault="009B4DCB" w:rsidP="00023E04">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・令和５年度（仮称）旧上瀬谷</w:t>
      </w:r>
      <w:r w:rsidR="00240D9B">
        <w:rPr>
          <w:rFonts w:asciiTheme="minorEastAsia" w:eastAsiaTheme="minorEastAsia" w:hAnsiTheme="minorEastAsia" w:hint="eastAsia"/>
          <w:szCs w:val="21"/>
        </w:rPr>
        <w:t>通信施設公園設計検討資料作成業務委託</w:t>
      </w:r>
    </w:p>
    <w:p w14:paraId="25D95B17" w14:textId="68BF52B2" w:rsidR="009B4DCB" w:rsidRDefault="00240D9B" w:rsidP="00A85D5B">
      <w:pPr>
        <w:ind w:leftChars="300" w:left="648"/>
        <w:rPr>
          <w:rFonts w:asciiTheme="minorEastAsia" w:eastAsiaTheme="minorEastAsia" w:hAnsiTheme="minorEastAsia"/>
          <w:szCs w:val="21"/>
          <w:lang w:eastAsia="zh-TW"/>
        </w:rPr>
      </w:pPr>
      <w:r>
        <w:rPr>
          <w:rFonts w:asciiTheme="minorEastAsia" w:eastAsiaTheme="minorEastAsia" w:hAnsiTheme="minorEastAsia" w:hint="eastAsia"/>
          <w:szCs w:val="21"/>
          <w:lang w:eastAsia="zh-TW"/>
        </w:rPr>
        <w:t>（環境</w:t>
      </w:r>
      <w:r w:rsidR="00023E04">
        <w:rPr>
          <w:rFonts w:asciiTheme="minorEastAsia" w:eastAsiaTheme="minorEastAsia" w:hAnsiTheme="minorEastAsia" w:hint="eastAsia"/>
          <w:szCs w:val="21"/>
          <w:lang w:eastAsia="zh-TW"/>
        </w:rPr>
        <w:t>創造局公園緑地整備課</w:t>
      </w:r>
      <w:r>
        <w:rPr>
          <w:rFonts w:asciiTheme="minorEastAsia" w:eastAsiaTheme="minorEastAsia" w:hAnsiTheme="minorEastAsia" w:hint="eastAsia"/>
          <w:szCs w:val="21"/>
          <w:lang w:eastAsia="zh-TW"/>
        </w:rPr>
        <w:t>）</w:t>
      </w:r>
    </w:p>
    <w:p w14:paraId="6D8A3C94" w14:textId="5BBDC33D" w:rsidR="009B4DCB" w:rsidRDefault="00AA531D" w:rsidP="002F6413">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・令和５年度（仮称）旧上瀬谷</w:t>
      </w:r>
      <w:r w:rsidR="00925B22">
        <w:rPr>
          <w:rFonts w:asciiTheme="minorEastAsia" w:eastAsiaTheme="minorEastAsia" w:hAnsiTheme="minorEastAsia" w:hint="eastAsia"/>
          <w:szCs w:val="21"/>
        </w:rPr>
        <w:t>通信施設公園利活用コンセプト検討業務委託</w:t>
      </w:r>
    </w:p>
    <w:p w14:paraId="55933D13" w14:textId="41E917F7" w:rsidR="00925B22" w:rsidRDefault="00925B22" w:rsidP="002F6413">
      <w:pPr>
        <w:ind w:leftChars="200" w:left="648" w:hangingChars="100" w:hanging="216"/>
        <w:rPr>
          <w:rFonts w:asciiTheme="minorEastAsia" w:eastAsiaTheme="minorEastAsia" w:hAnsiTheme="minorEastAsia"/>
          <w:szCs w:val="21"/>
          <w:lang w:eastAsia="zh-TW"/>
        </w:rPr>
      </w:pPr>
      <w:r>
        <w:rPr>
          <w:rFonts w:asciiTheme="minorEastAsia" w:eastAsiaTheme="minorEastAsia" w:hAnsiTheme="minorEastAsia" w:hint="eastAsia"/>
          <w:szCs w:val="21"/>
        </w:rPr>
        <w:t xml:space="preserve">　</w:t>
      </w:r>
      <w:r>
        <w:rPr>
          <w:rFonts w:asciiTheme="minorEastAsia" w:eastAsiaTheme="minorEastAsia" w:hAnsiTheme="minorEastAsia" w:hint="eastAsia"/>
          <w:szCs w:val="21"/>
          <w:lang w:eastAsia="zh-TW"/>
        </w:rPr>
        <w:t>（環境創造局</w:t>
      </w:r>
      <w:r w:rsidR="00B14775">
        <w:rPr>
          <w:rFonts w:asciiTheme="minorEastAsia" w:eastAsiaTheme="minorEastAsia" w:hAnsiTheme="minorEastAsia" w:hint="eastAsia"/>
          <w:szCs w:val="21"/>
          <w:lang w:eastAsia="zh-TW"/>
        </w:rPr>
        <w:t>公園緑地整備課</w:t>
      </w:r>
      <w:r>
        <w:rPr>
          <w:rFonts w:asciiTheme="minorEastAsia" w:eastAsiaTheme="minorEastAsia" w:hAnsiTheme="minorEastAsia" w:hint="eastAsia"/>
          <w:szCs w:val="21"/>
          <w:lang w:eastAsia="zh-TW"/>
        </w:rPr>
        <w:t>）</w:t>
      </w:r>
    </w:p>
    <w:p w14:paraId="6145B3A2" w14:textId="66DD5140" w:rsidR="00B14775" w:rsidRDefault="00B14775" w:rsidP="002F6413">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・令和５年度</w:t>
      </w:r>
      <w:r w:rsidR="007B00D8">
        <w:rPr>
          <w:rFonts w:asciiTheme="minorEastAsia" w:eastAsiaTheme="minorEastAsia" w:hAnsiTheme="minorEastAsia" w:hint="eastAsia"/>
          <w:szCs w:val="21"/>
        </w:rPr>
        <w:t>（仮称）旧上瀬谷通信施設公園環境影響</w:t>
      </w:r>
      <w:r w:rsidR="00CD5077">
        <w:rPr>
          <w:rFonts w:asciiTheme="minorEastAsia" w:eastAsiaTheme="minorEastAsia" w:hAnsiTheme="minorEastAsia" w:hint="eastAsia"/>
          <w:szCs w:val="21"/>
        </w:rPr>
        <w:t>評価事後調査計画書作成等業務委託</w:t>
      </w:r>
    </w:p>
    <w:p w14:paraId="7F10A31A" w14:textId="3C7FCC6C" w:rsidR="00174329" w:rsidRPr="00B14775" w:rsidRDefault="00174329" w:rsidP="002F6413">
      <w:pPr>
        <w:ind w:leftChars="200" w:left="648" w:hangingChars="100" w:hanging="216"/>
        <w:rPr>
          <w:rFonts w:asciiTheme="minorEastAsia" w:eastAsiaTheme="minorEastAsia" w:hAnsiTheme="minorEastAsia"/>
          <w:szCs w:val="21"/>
          <w:lang w:eastAsia="zh-TW"/>
        </w:rPr>
      </w:pPr>
      <w:r>
        <w:rPr>
          <w:rFonts w:asciiTheme="minorEastAsia" w:eastAsiaTheme="minorEastAsia" w:hAnsiTheme="minorEastAsia" w:hint="eastAsia"/>
          <w:szCs w:val="21"/>
        </w:rPr>
        <w:t xml:space="preserve">　</w:t>
      </w:r>
      <w:r>
        <w:rPr>
          <w:rFonts w:asciiTheme="minorEastAsia" w:eastAsiaTheme="minorEastAsia" w:hAnsiTheme="minorEastAsia" w:hint="eastAsia"/>
          <w:szCs w:val="21"/>
          <w:lang w:eastAsia="zh-TW"/>
        </w:rPr>
        <w:t>（環境</w:t>
      </w:r>
      <w:r w:rsidR="00301E2B">
        <w:rPr>
          <w:rFonts w:asciiTheme="minorEastAsia" w:eastAsiaTheme="minorEastAsia" w:hAnsiTheme="minorEastAsia" w:hint="eastAsia"/>
          <w:szCs w:val="21"/>
          <w:lang w:eastAsia="zh-TW"/>
        </w:rPr>
        <w:t>創造局公園緑地整備課</w:t>
      </w:r>
      <w:r>
        <w:rPr>
          <w:rFonts w:asciiTheme="minorEastAsia" w:eastAsiaTheme="minorEastAsia" w:hAnsiTheme="minorEastAsia" w:hint="eastAsia"/>
          <w:szCs w:val="21"/>
          <w:lang w:eastAsia="zh-TW"/>
        </w:rPr>
        <w:t>）</w:t>
      </w:r>
    </w:p>
    <w:p w14:paraId="7FFF7D96" w14:textId="3EE2C61F" w:rsidR="003F378D" w:rsidRDefault="00301E2B" w:rsidP="003F378D">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w:t>
      </w:r>
      <w:r w:rsidR="003F378D">
        <w:rPr>
          <w:rFonts w:asciiTheme="minorEastAsia" w:eastAsiaTheme="minorEastAsia" w:hAnsiTheme="minorEastAsia" w:hint="eastAsia"/>
          <w:szCs w:val="21"/>
        </w:rPr>
        <w:t>令和６年度（仮称）旧上瀬谷通信施設公園利活用コンセプト</w:t>
      </w:r>
      <w:r w:rsidR="00CF1B52">
        <w:rPr>
          <w:rFonts w:asciiTheme="minorEastAsia" w:eastAsiaTheme="minorEastAsia" w:hAnsiTheme="minorEastAsia" w:hint="eastAsia"/>
          <w:szCs w:val="21"/>
        </w:rPr>
        <w:t>実装計画検討</w:t>
      </w:r>
      <w:r w:rsidR="003F378D">
        <w:rPr>
          <w:rFonts w:asciiTheme="minorEastAsia" w:eastAsiaTheme="minorEastAsia" w:hAnsiTheme="minorEastAsia" w:hint="eastAsia"/>
          <w:szCs w:val="21"/>
        </w:rPr>
        <w:t>業務委託</w:t>
      </w:r>
    </w:p>
    <w:p w14:paraId="0781CD98" w14:textId="77777777" w:rsidR="003F378D" w:rsidRDefault="003F378D" w:rsidP="003F378D">
      <w:pPr>
        <w:ind w:leftChars="200" w:left="648" w:hangingChars="100" w:hanging="216"/>
        <w:rPr>
          <w:rFonts w:asciiTheme="minorEastAsia" w:eastAsiaTheme="minorEastAsia" w:hAnsiTheme="minorEastAsia"/>
          <w:szCs w:val="21"/>
          <w:lang w:eastAsia="zh-TW"/>
        </w:rPr>
      </w:pPr>
      <w:r>
        <w:rPr>
          <w:rFonts w:asciiTheme="minorEastAsia" w:eastAsiaTheme="minorEastAsia" w:hAnsiTheme="minorEastAsia" w:hint="eastAsia"/>
          <w:szCs w:val="21"/>
        </w:rPr>
        <w:t xml:space="preserve">　</w:t>
      </w:r>
      <w:r>
        <w:rPr>
          <w:rFonts w:asciiTheme="minorEastAsia" w:eastAsiaTheme="minorEastAsia" w:hAnsiTheme="minorEastAsia" w:hint="eastAsia"/>
          <w:szCs w:val="21"/>
          <w:lang w:eastAsia="zh-TW"/>
        </w:rPr>
        <w:t>（環境創造局公園緑地整備課）</w:t>
      </w:r>
    </w:p>
    <w:p w14:paraId="0C03057E" w14:textId="05B64E1F" w:rsidR="00434A0B" w:rsidRDefault="00434A0B" w:rsidP="003F378D">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w:t>
      </w:r>
      <w:r w:rsidR="00BA5E32">
        <w:rPr>
          <w:rFonts w:asciiTheme="minorEastAsia" w:eastAsiaTheme="minorEastAsia" w:hAnsiTheme="minorEastAsia" w:hint="eastAsia"/>
          <w:szCs w:val="21"/>
        </w:rPr>
        <w:t>令和６年度（仮称）</w:t>
      </w:r>
      <w:r w:rsidR="00455150">
        <w:rPr>
          <w:rFonts w:asciiTheme="minorEastAsia" w:eastAsiaTheme="minorEastAsia" w:hAnsiTheme="minorEastAsia" w:hint="eastAsia"/>
          <w:szCs w:val="21"/>
        </w:rPr>
        <w:t>旧上瀬谷通信施設公園公民連携支援</w:t>
      </w:r>
      <w:r w:rsidR="009E72BD">
        <w:rPr>
          <w:rFonts w:asciiTheme="minorEastAsia" w:eastAsiaTheme="minorEastAsia" w:hAnsiTheme="minorEastAsia" w:hint="eastAsia"/>
          <w:szCs w:val="21"/>
        </w:rPr>
        <w:t>業務委託</w:t>
      </w:r>
    </w:p>
    <w:p w14:paraId="755C60AF" w14:textId="418D8BA6" w:rsidR="00BA5E32" w:rsidRDefault="009E72BD" w:rsidP="003F378D">
      <w:pPr>
        <w:ind w:leftChars="200" w:left="648" w:hangingChars="100" w:hanging="216"/>
        <w:rPr>
          <w:rFonts w:asciiTheme="minorEastAsia" w:eastAsiaTheme="minorEastAsia" w:hAnsiTheme="minorEastAsia"/>
          <w:szCs w:val="21"/>
          <w:lang w:eastAsia="zh-TW"/>
        </w:rPr>
      </w:pPr>
      <w:r>
        <w:rPr>
          <w:rFonts w:asciiTheme="minorEastAsia" w:eastAsiaTheme="minorEastAsia" w:hAnsiTheme="minorEastAsia" w:hint="eastAsia"/>
          <w:szCs w:val="21"/>
        </w:rPr>
        <w:t xml:space="preserve">　</w:t>
      </w:r>
      <w:r>
        <w:rPr>
          <w:rFonts w:asciiTheme="minorEastAsia" w:eastAsiaTheme="minorEastAsia" w:hAnsiTheme="minorEastAsia" w:hint="eastAsia"/>
          <w:szCs w:val="21"/>
          <w:lang w:eastAsia="zh-TW"/>
        </w:rPr>
        <w:t>（環境創造局公園緑地整備課）</w:t>
      </w:r>
    </w:p>
    <w:p w14:paraId="19B8FB7D" w14:textId="032367C5" w:rsidR="003F378D" w:rsidRDefault="003F378D" w:rsidP="003F378D">
      <w:pPr>
        <w:ind w:leftChars="200" w:left="648" w:hangingChars="100" w:hanging="216"/>
        <w:rPr>
          <w:rFonts w:asciiTheme="minorEastAsia" w:eastAsiaTheme="minorEastAsia" w:hAnsiTheme="minorEastAsia"/>
          <w:szCs w:val="21"/>
        </w:rPr>
      </w:pPr>
      <w:r>
        <w:rPr>
          <w:rFonts w:asciiTheme="minorEastAsia" w:eastAsiaTheme="minorEastAsia" w:hAnsiTheme="minorEastAsia" w:hint="eastAsia"/>
          <w:szCs w:val="21"/>
        </w:rPr>
        <w:t>・令和６年度（仮称）旧上瀬谷通信施設公園環境影響評価事後調査業務委託</w:t>
      </w:r>
    </w:p>
    <w:p w14:paraId="6894B7E2" w14:textId="77777777" w:rsidR="003F378D" w:rsidRPr="00B14775" w:rsidRDefault="003F378D" w:rsidP="003F378D">
      <w:pPr>
        <w:ind w:leftChars="200" w:left="648" w:hangingChars="100" w:hanging="216"/>
        <w:rPr>
          <w:rFonts w:asciiTheme="minorEastAsia" w:eastAsiaTheme="minorEastAsia" w:hAnsiTheme="minorEastAsia"/>
          <w:szCs w:val="21"/>
          <w:lang w:eastAsia="zh-TW"/>
        </w:rPr>
      </w:pPr>
      <w:r>
        <w:rPr>
          <w:rFonts w:asciiTheme="minorEastAsia" w:eastAsiaTheme="minorEastAsia" w:hAnsiTheme="minorEastAsia" w:hint="eastAsia"/>
          <w:szCs w:val="21"/>
        </w:rPr>
        <w:t xml:space="preserve">　</w:t>
      </w:r>
      <w:r>
        <w:rPr>
          <w:rFonts w:asciiTheme="minorEastAsia" w:eastAsiaTheme="minorEastAsia" w:hAnsiTheme="minorEastAsia" w:hint="eastAsia"/>
          <w:szCs w:val="21"/>
          <w:lang w:eastAsia="zh-TW"/>
        </w:rPr>
        <w:t>（環境創造局公園緑地整備課）</w:t>
      </w:r>
    </w:p>
    <w:p w14:paraId="01BC0505" w14:textId="2C5F5243" w:rsidR="009B4DCB" w:rsidRPr="003F378D" w:rsidRDefault="009B4DCB" w:rsidP="002F6413">
      <w:pPr>
        <w:ind w:leftChars="200" w:left="648" w:hangingChars="100" w:hanging="216"/>
        <w:rPr>
          <w:rFonts w:asciiTheme="minorEastAsia" w:eastAsiaTheme="minorEastAsia" w:hAnsiTheme="minorEastAsia"/>
          <w:szCs w:val="21"/>
          <w:lang w:eastAsia="zh-TW"/>
        </w:rPr>
      </w:pPr>
    </w:p>
    <w:p w14:paraId="54F64793" w14:textId="77777777" w:rsidR="009B4DCB" w:rsidRPr="00AF35F1" w:rsidRDefault="009B4DCB" w:rsidP="002F6413">
      <w:pPr>
        <w:ind w:leftChars="200" w:left="648" w:hangingChars="100" w:hanging="216"/>
        <w:rPr>
          <w:rFonts w:asciiTheme="minorEastAsia" w:eastAsiaTheme="minorEastAsia" w:hAnsiTheme="minorEastAsia"/>
          <w:szCs w:val="21"/>
          <w:lang w:eastAsia="zh-TW"/>
        </w:rPr>
      </w:pPr>
    </w:p>
    <w:p w14:paraId="68CC0B4F" w14:textId="77777777" w:rsidR="002F6413" w:rsidRPr="002B0B73" w:rsidRDefault="002F6413" w:rsidP="002F6413">
      <w:pPr>
        <w:widowControl/>
        <w:jc w:val="left"/>
        <w:rPr>
          <w:rFonts w:asciiTheme="majorEastAsia" w:eastAsiaTheme="majorEastAsia" w:hAnsiTheme="majorEastAsia"/>
          <w:szCs w:val="21"/>
          <w:lang w:eastAsia="zh-TW"/>
        </w:rPr>
      </w:pPr>
      <w:r>
        <w:rPr>
          <w:rFonts w:asciiTheme="majorEastAsia" w:eastAsiaTheme="majorEastAsia" w:hAnsiTheme="majorEastAsia"/>
          <w:szCs w:val="21"/>
          <w:lang w:eastAsia="zh-TW"/>
        </w:rPr>
        <w:br w:type="page"/>
      </w:r>
    </w:p>
    <w:p w14:paraId="2A4FA6DB" w14:textId="64B1EA4C" w:rsidR="00572274" w:rsidRPr="00A72832" w:rsidRDefault="00572274" w:rsidP="00ED3B00">
      <w:pPr>
        <w:pStyle w:val="10"/>
        <w:rPr>
          <w:rFonts w:asciiTheme="majorEastAsia" w:eastAsiaTheme="majorEastAsia" w:hAnsiTheme="majorEastAsia"/>
          <w:sz w:val="24"/>
        </w:rPr>
      </w:pPr>
      <w:bookmarkStart w:id="203" w:name="_Toc132329822"/>
      <w:r w:rsidRPr="00A72832">
        <w:rPr>
          <w:rFonts w:asciiTheme="majorEastAsia" w:eastAsiaTheme="majorEastAsia" w:hAnsiTheme="majorEastAsia" w:hint="eastAsia"/>
          <w:sz w:val="24"/>
        </w:rPr>
        <w:lastRenderedPageBreak/>
        <w:t>第</w:t>
      </w:r>
      <w:r w:rsidR="004C2B58" w:rsidRPr="00A72832">
        <w:rPr>
          <w:rFonts w:asciiTheme="majorEastAsia" w:eastAsiaTheme="majorEastAsia" w:hAnsiTheme="majorEastAsia"/>
          <w:sz w:val="24"/>
        </w:rPr>
        <w:t>9</w:t>
      </w:r>
      <w:r w:rsidRPr="00A72832">
        <w:rPr>
          <w:rFonts w:asciiTheme="majorEastAsia" w:eastAsiaTheme="majorEastAsia" w:hAnsiTheme="majorEastAsia" w:hint="eastAsia"/>
          <w:sz w:val="24"/>
        </w:rPr>
        <w:t>章　連絡体制</w:t>
      </w:r>
      <w:bookmarkEnd w:id="203"/>
    </w:p>
    <w:p w14:paraId="5F2BAA55" w14:textId="1B9D05C7" w:rsidR="00E740FF" w:rsidRPr="00A72832" w:rsidRDefault="00E740FF" w:rsidP="00E740FF">
      <w:pPr>
        <w:rPr>
          <w:rFonts w:ascii="ＭＳ ゴシック" w:eastAsia="ＭＳ ゴシック" w:hAnsi="ＭＳ ゴシック"/>
        </w:rPr>
      </w:pPr>
      <w:r w:rsidRPr="00A72832">
        <w:rPr>
          <w:rFonts w:ascii="ＭＳ ゴシック" w:eastAsia="ＭＳ ゴシック" w:hAnsi="ＭＳ ゴシック" w:hint="eastAsia"/>
        </w:rPr>
        <w:t>（</w:t>
      </w:r>
      <w:r w:rsidR="001D0EE5" w:rsidRPr="00A72832">
        <w:rPr>
          <w:rFonts w:ascii="ＭＳ ゴシック" w:eastAsia="ＭＳ ゴシック" w:hAnsi="ＭＳ ゴシック" w:hint="eastAsia"/>
        </w:rPr>
        <w:t>1</w:t>
      </w:r>
      <w:r w:rsidRPr="00A72832">
        <w:rPr>
          <w:rFonts w:ascii="ＭＳ ゴシック" w:eastAsia="ＭＳ ゴシック" w:hAnsi="ＭＳ ゴシック" w:hint="eastAsia"/>
        </w:rPr>
        <w:t>）</w:t>
      </w:r>
      <w:r w:rsidR="001D0EE5" w:rsidRPr="00A72832">
        <w:rPr>
          <w:rFonts w:ascii="ＭＳ ゴシック" w:eastAsia="ＭＳ ゴシック" w:hAnsi="ＭＳ ゴシック" w:hint="eastAsia"/>
        </w:rPr>
        <w:t>通常時の連絡体制</w:t>
      </w:r>
    </w:p>
    <w:p w14:paraId="7D2A69D9" w14:textId="15BD778A" w:rsidR="00E740FF" w:rsidRPr="00A72832" w:rsidRDefault="00572274">
      <w:r w:rsidRPr="00A72832">
        <w:rPr>
          <w:rFonts w:hint="eastAsia"/>
        </w:rPr>
        <w:t xml:space="preserve">　</w:t>
      </w:r>
      <w:r w:rsidR="007D04BE" w:rsidRPr="00A72832">
        <w:rPr>
          <w:rFonts w:hint="eastAsia"/>
        </w:rPr>
        <w:t>通常時の連絡体制は、以下の通りとする。</w:t>
      </w:r>
    </w:p>
    <w:p w14:paraId="21ED5293" w14:textId="493341CA" w:rsidR="005308FC" w:rsidRDefault="005308FC" w:rsidP="005308FC"/>
    <w:p w14:paraId="5C145F4F" w14:textId="156542A3" w:rsidR="007D04BE" w:rsidRDefault="00C51A5D" w:rsidP="005308FC">
      <w:r w:rsidRPr="007316CC">
        <w:rPr>
          <w:noProof/>
          <w:color w:val="FF0000"/>
          <w:sz w:val="20"/>
        </w:rPr>
        <mc:AlternateContent>
          <mc:Choice Requires="wps">
            <w:drawing>
              <wp:anchor distT="0" distB="0" distL="114300" distR="114300" simplePos="0" relativeHeight="251642368" behindDoc="0" locked="0" layoutInCell="1" allowOverlap="1" wp14:anchorId="5D585325" wp14:editId="5FEDE71C">
                <wp:simplePos x="0" y="0"/>
                <wp:positionH relativeFrom="margin">
                  <wp:posOffset>1517818</wp:posOffset>
                </wp:positionH>
                <wp:positionV relativeFrom="paragraph">
                  <wp:posOffset>39370</wp:posOffset>
                </wp:positionV>
                <wp:extent cx="3133725" cy="1619250"/>
                <wp:effectExtent l="0" t="0" r="28575" b="19050"/>
                <wp:wrapNone/>
                <wp:docPr id="32"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1619250"/>
                        </a:xfrm>
                        <a:prstGeom prst="rect">
                          <a:avLst/>
                        </a:prstGeom>
                        <a:solidFill>
                          <a:srgbClr val="FFFFFF"/>
                        </a:solidFill>
                        <a:ln w="12700">
                          <a:solidFill>
                            <a:srgbClr val="000000"/>
                          </a:solidFill>
                          <a:miter lim="800000"/>
                          <a:headEnd/>
                          <a:tailEnd/>
                        </a:ln>
                      </wps:spPr>
                      <wps:txbx>
                        <w:txbxContent>
                          <w:p w14:paraId="07B2424D" w14:textId="77777777" w:rsidR="00156B79" w:rsidRDefault="00AA20CC" w:rsidP="009F02D2">
                            <w:pPr>
                              <w:spacing w:line="300" w:lineRule="exact"/>
                              <w:rPr>
                                <w:rFonts w:asciiTheme="majorEastAsia" w:eastAsiaTheme="majorEastAsia" w:hAnsiTheme="majorEastAsia"/>
                                <w:sz w:val="20"/>
                              </w:rPr>
                            </w:pPr>
                            <w:r w:rsidRPr="008D3AA0">
                              <w:rPr>
                                <w:rFonts w:ascii="ＭＳ ゴシック" w:eastAsia="ＭＳ ゴシック" w:hint="eastAsia"/>
                                <w:sz w:val="20"/>
                                <w:lang w:eastAsia="zh-TW"/>
                              </w:rPr>
                              <w:t>横浜市</w:t>
                            </w:r>
                            <w:r w:rsidRPr="00A72832">
                              <w:rPr>
                                <w:rFonts w:ascii="ＭＳ ゴシック" w:eastAsia="ＭＳ ゴシック" w:hint="eastAsia"/>
                                <w:sz w:val="20"/>
                                <w:lang w:eastAsia="zh-TW"/>
                              </w:rPr>
                              <w:t xml:space="preserve">　</w:t>
                            </w:r>
                            <w:r w:rsidR="005B04E5" w:rsidRPr="00F62D0D">
                              <w:rPr>
                                <w:rFonts w:asciiTheme="majorEastAsia" w:eastAsiaTheme="majorEastAsia" w:hAnsiTheme="majorEastAsia" w:hint="eastAsia"/>
                                <w:sz w:val="20"/>
                                <w:lang w:eastAsia="zh-TW"/>
                              </w:rPr>
                              <w:t>脱炭素・GREEN×EXPO推進</w:t>
                            </w:r>
                            <w:r w:rsidR="005B04E5" w:rsidRPr="00EA56DC">
                              <w:rPr>
                                <w:rFonts w:asciiTheme="majorEastAsia" w:eastAsiaTheme="majorEastAsia" w:hAnsiTheme="majorEastAsia" w:hint="eastAsia"/>
                                <w:sz w:val="20"/>
                                <w:lang w:eastAsia="zh-TW"/>
                              </w:rPr>
                              <w:t>局</w:t>
                            </w:r>
                            <w:r w:rsidR="00156B79">
                              <w:rPr>
                                <w:rFonts w:asciiTheme="majorEastAsia" w:eastAsiaTheme="majorEastAsia" w:hAnsiTheme="majorEastAsia" w:hint="eastAsia"/>
                                <w:sz w:val="20"/>
                              </w:rPr>
                              <w:t xml:space="preserve">　</w:t>
                            </w:r>
                          </w:p>
                          <w:p w14:paraId="41C0ED10" w14:textId="23657E7D" w:rsidR="005B04E5" w:rsidRDefault="00156B79" w:rsidP="009F02D2">
                            <w:pPr>
                              <w:spacing w:line="300" w:lineRule="exact"/>
                              <w:rPr>
                                <w:rFonts w:asciiTheme="majorEastAsia" w:eastAsiaTheme="majorEastAsia" w:hAnsiTheme="majorEastAsia"/>
                                <w:sz w:val="20"/>
                                <w:lang w:eastAsia="zh-TW"/>
                              </w:rPr>
                            </w:pPr>
                            <w:r w:rsidRPr="00156B79">
                              <w:rPr>
                                <w:rFonts w:asciiTheme="majorEastAsia" w:eastAsiaTheme="majorEastAsia" w:hAnsiTheme="majorEastAsia" w:hint="eastAsia"/>
                                <w:sz w:val="20"/>
                                <w:lang w:eastAsia="zh-TW"/>
                              </w:rPr>
                              <w:t>上瀬谷整備推進部　上瀬谷公園整備課</w:t>
                            </w:r>
                          </w:p>
                          <w:p w14:paraId="4BC79C35" w14:textId="4A3DC576" w:rsidR="00AA20CC" w:rsidRPr="008D3AA0" w:rsidDel="00DB0E4B" w:rsidRDefault="00AA20CC" w:rsidP="005B04E5">
                            <w:pPr>
                              <w:spacing w:line="300" w:lineRule="exact"/>
                              <w:rPr>
                                <w:del w:id="204" w:author="山田芽衣" w:date="2024-04-26T09:51:00Z"/>
                                <w:rFonts w:ascii="ＭＳ ゴシック" w:eastAsia="ＭＳ ゴシック"/>
                                <w:sz w:val="20"/>
                              </w:rPr>
                            </w:pPr>
                            <w:del w:id="205" w:author="山田芽衣" w:date="2024-04-26T09:51:00Z">
                              <w:r w:rsidRPr="00A72832" w:rsidDel="00DB0E4B">
                                <w:rPr>
                                  <w:rFonts w:ascii="ＭＳ ゴシック" w:eastAsia="ＭＳ ゴシック" w:hint="eastAsia"/>
                                  <w:sz w:val="20"/>
                                  <w:lang w:eastAsia="zh-TW"/>
                                </w:rPr>
                                <w:delText>公園緑地整備課</w:delText>
                              </w:r>
                            </w:del>
                          </w:p>
                          <w:p w14:paraId="43C07F43" w14:textId="1B07F9E9" w:rsidR="00AA20CC" w:rsidRPr="000E04BC" w:rsidRDefault="00AA20CC" w:rsidP="009F02D2">
                            <w:pPr>
                              <w:spacing w:line="300" w:lineRule="exact"/>
                              <w:ind w:firstLineChars="100" w:firstLine="206"/>
                              <w:rPr>
                                <w:rFonts w:ascii="ＭＳ ゴシック" w:eastAsia="PMingLiU"/>
                                <w:sz w:val="20"/>
                                <w:lang w:eastAsia="zh-TW"/>
                              </w:rPr>
                            </w:pPr>
                            <w:r w:rsidRPr="002E0892">
                              <w:rPr>
                                <w:rFonts w:ascii="ＭＳ ゴシック" w:eastAsia="ＭＳ ゴシック" w:hint="eastAsia"/>
                                <w:color w:val="000000" w:themeColor="text1"/>
                                <w:sz w:val="20"/>
                                <w:lang w:eastAsia="zh-TW"/>
                              </w:rPr>
                              <w:t>総括</w:t>
                            </w:r>
                            <w:r w:rsidRPr="002E0892">
                              <w:rPr>
                                <w:rFonts w:ascii="ＭＳ ゴシック" w:eastAsia="ＭＳ ゴシック" w:hint="eastAsia"/>
                                <w:sz w:val="20"/>
                                <w:lang w:eastAsia="zh-TW"/>
                              </w:rPr>
                              <w:t>監督員：</w:t>
                            </w:r>
                            <w:r w:rsidR="002E0892">
                              <w:rPr>
                                <w:rFonts w:ascii="ＭＳ ゴシック" w:eastAsia="ＭＳ ゴシック" w:hint="eastAsia"/>
                                <w:sz w:val="20"/>
                                <w:lang w:eastAsia="zh-TW"/>
                              </w:rPr>
                              <w:t>岩間</w:t>
                            </w:r>
                            <w:r w:rsidR="00AE078E">
                              <w:rPr>
                                <w:rFonts w:ascii="ＭＳ ゴシック" w:eastAsia="ＭＳ ゴシック" w:hint="eastAsia"/>
                                <w:sz w:val="20"/>
                                <w:lang w:eastAsia="zh-TW"/>
                              </w:rPr>
                              <w:t xml:space="preserve"> </w:t>
                            </w:r>
                            <w:r w:rsidR="00A258DB">
                              <w:rPr>
                                <w:rFonts w:ascii="ＭＳ ゴシック" w:eastAsia="ＭＳ ゴシック" w:hint="eastAsia"/>
                                <w:sz w:val="20"/>
                                <w:lang w:eastAsia="zh-TW"/>
                              </w:rPr>
                              <w:t>貴之</w:t>
                            </w:r>
                          </w:p>
                          <w:p w14:paraId="4ADEF74B" w14:textId="7C322047" w:rsidR="00AA20CC" w:rsidRPr="00AE078E" w:rsidRDefault="00AA20CC" w:rsidP="009F02D2">
                            <w:pPr>
                              <w:spacing w:line="300" w:lineRule="exact"/>
                              <w:ind w:firstLineChars="100" w:firstLine="206"/>
                              <w:rPr>
                                <w:rFonts w:ascii="ＭＳ ゴシック" w:eastAsia="ＭＳ ゴシック"/>
                                <w:sz w:val="20"/>
                                <w:lang w:eastAsia="zh-TW"/>
                              </w:rPr>
                            </w:pPr>
                            <w:r w:rsidRPr="000E04BC">
                              <w:rPr>
                                <w:rFonts w:ascii="ＭＳ ゴシック" w:eastAsia="ＭＳ ゴシック" w:hint="eastAsia"/>
                                <w:sz w:val="20"/>
                                <w:lang w:eastAsia="zh-TW"/>
                              </w:rPr>
                              <w:t>主任監督員：</w:t>
                            </w:r>
                            <w:r w:rsidR="002E0892">
                              <w:rPr>
                                <w:rFonts w:ascii="ＭＳ ゴシック" w:eastAsia="ＭＳ ゴシック" w:hint="eastAsia"/>
                                <w:sz w:val="20"/>
                                <w:lang w:eastAsia="zh-TW"/>
                              </w:rPr>
                              <w:t>谷口</w:t>
                            </w:r>
                            <w:r w:rsidR="00AE078E">
                              <w:rPr>
                                <w:rFonts w:ascii="ＭＳ ゴシック" w:eastAsia="ＭＳ ゴシック" w:hint="eastAsia"/>
                                <w:sz w:val="20"/>
                                <w:lang w:eastAsia="zh-TW"/>
                              </w:rPr>
                              <w:t xml:space="preserve"> </w:t>
                            </w:r>
                            <w:r w:rsidR="00AE078E" w:rsidRPr="00AE078E">
                              <w:rPr>
                                <w:rFonts w:ascii="ＭＳ ゴシック" w:eastAsia="ＭＳ ゴシック" w:hint="eastAsia"/>
                                <w:sz w:val="20"/>
                                <w:lang w:eastAsia="zh-TW"/>
                              </w:rPr>
                              <w:t>瑞季</w:t>
                            </w:r>
                          </w:p>
                          <w:p w14:paraId="66C1DCCC" w14:textId="05E410B4" w:rsidR="00AA20CC" w:rsidRPr="000E04BC" w:rsidRDefault="00AA20CC" w:rsidP="009F02D2">
                            <w:pPr>
                              <w:spacing w:line="300" w:lineRule="exact"/>
                              <w:ind w:firstLineChars="100" w:firstLine="206"/>
                              <w:rPr>
                                <w:rFonts w:ascii="ＭＳ ゴシック" w:eastAsia="ＭＳ ゴシック"/>
                                <w:sz w:val="20"/>
                                <w:lang w:eastAsia="zh-TW"/>
                              </w:rPr>
                            </w:pPr>
                            <w:r w:rsidRPr="002E0892">
                              <w:rPr>
                                <w:rFonts w:ascii="ＭＳ ゴシック" w:eastAsia="ＭＳ ゴシック" w:hint="eastAsia"/>
                                <w:sz w:val="20"/>
                                <w:lang w:eastAsia="zh-TW"/>
                              </w:rPr>
                              <w:t>担当監督員：</w:t>
                            </w:r>
                            <w:r w:rsidR="002E0892">
                              <w:rPr>
                                <w:rFonts w:ascii="ＭＳ ゴシック" w:eastAsia="ＭＳ ゴシック" w:hint="eastAsia"/>
                                <w:sz w:val="20"/>
                                <w:lang w:eastAsia="zh-TW"/>
                              </w:rPr>
                              <w:t>馬場</w:t>
                            </w:r>
                            <w:r w:rsidR="00AE078E">
                              <w:rPr>
                                <w:rFonts w:ascii="ＭＳ ゴシック" w:eastAsia="ＭＳ ゴシック" w:hint="eastAsia"/>
                                <w:sz w:val="20"/>
                                <w:lang w:eastAsia="zh-TW"/>
                              </w:rPr>
                              <w:t xml:space="preserve"> </w:t>
                            </w:r>
                            <w:r w:rsidR="00A258DB" w:rsidRPr="00A258DB">
                              <w:rPr>
                                <w:rFonts w:ascii="ＭＳ ゴシック" w:eastAsia="ＭＳ ゴシック" w:hint="eastAsia"/>
                                <w:sz w:val="20"/>
                                <w:lang w:eastAsia="zh-TW"/>
                              </w:rPr>
                              <w:t>淳輝</w:t>
                            </w:r>
                          </w:p>
                          <w:p w14:paraId="37688F9E" w14:textId="3214208E" w:rsidR="00AA20CC" w:rsidRDefault="00AA20CC" w:rsidP="009F02D2">
                            <w:pPr>
                              <w:spacing w:line="300" w:lineRule="exact"/>
                              <w:ind w:firstLineChars="100" w:firstLine="206"/>
                              <w:rPr>
                                <w:rFonts w:ascii="ＭＳ ゴシック" w:eastAsia="ＭＳ ゴシック"/>
                                <w:sz w:val="20"/>
                                <w:lang w:eastAsia="zh-TW"/>
                              </w:rPr>
                            </w:pPr>
                            <w:r w:rsidRPr="00A72832">
                              <w:rPr>
                                <w:rFonts w:ascii="ＭＳ ゴシック" w:eastAsia="ＭＳ ゴシック" w:hint="eastAsia"/>
                                <w:sz w:val="20"/>
                                <w:lang w:eastAsia="zh-TW"/>
                              </w:rPr>
                              <w:t>TEL：045-671-</w:t>
                            </w:r>
                            <w:r>
                              <w:rPr>
                                <w:rFonts w:ascii="ＭＳ ゴシック" w:eastAsia="ＭＳ ゴシック"/>
                                <w:sz w:val="20"/>
                                <w:lang w:eastAsia="zh-TW"/>
                              </w:rPr>
                              <w:t>4</w:t>
                            </w:r>
                            <w:r w:rsidR="00CC02EB">
                              <w:rPr>
                                <w:rFonts w:ascii="ＭＳ ゴシック" w:eastAsia="ＭＳ ゴシック" w:hint="eastAsia"/>
                                <w:sz w:val="20"/>
                                <w:lang w:eastAsia="zh-TW"/>
                              </w:rPr>
                              <w:t>113</w:t>
                            </w:r>
                          </w:p>
                          <w:p w14:paraId="5DD8175F" w14:textId="16B7034F" w:rsidR="00AA20CC" w:rsidRPr="008D3AA0" w:rsidRDefault="00AA20CC" w:rsidP="009F02D2">
                            <w:pPr>
                              <w:spacing w:line="300" w:lineRule="exact"/>
                              <w:ind w:firstLineChars="100" w:firstLine="206"/>
                              <w:rPr>
                                <w:sz w:val="20"/>
                                <w:lang w:eastAsia="zh-TW"/>
                              </w:rPr>
                            </w:pPr>
                            <w:r w:rsidRPr="00A72832">
                              <w:rPr>
                                <w:rFonts w:ascii="ＭＳ ゴシック" w:eastAsia="ＭＳ ゴシック" w:hint="eastAsia"/>
                                <w:sz w:val="20"/>
                                <w:lang w:eastAsia="zh-TW"/>
                              </w:rPr>
                              <w:t>FAX：045-</w:t>
                            </w:r>
                            <w:ins w:id="206" w:author="山田芽衣" w:date="2024-04-26T09:51:00Z">
                              <w:r w:rsidR="00DB0E4B">
                                <w:rPr>
                                  <w:rFonts w:ascii="ＭＳ ゴシック" w:eastAsia="ＭＳ ゴシック" w:hint="eastAsia"/>
                                  <w:sz w:val="20"/>
                                </w:rPr>
                                <w:t>550</w:t>
                              </w:r>
                            </w:ins>
                            <w:del w:id="207" w:author="山田芽衣" w:date="2024-04-26T09:51:00Z">
                              <w:r w:rsidRPr="00A72832" w:rsidDel="00DB0E4B">
                                <w:rPr>
                                  <w:rFonts w:ascii="ＭＳ ゴシック" w:eastAsia="ＭＳ ゴシック" w:hint="eastAsia"/>
                                  <w:sz w:val="20"/>
                                  <w:lang w:eastAsia="zh-TW"/>
                                </w:rPr>
                                <w:delText>671</w:delText>
                              </w:r>
                            </w:del>
                            <w:r w:rsidRPr="00A72832">
                              <w:rPr>
                                <w:rFonts w:ascii="ＭＳ ゴシック" w:eastAsia="ＭＳ ゴシック" w:hint="eastAsia"/>
                                <w:sz w:val="20"/>
                                <w:lang w:eastAsia="zh-TW"/>
                              </w:rPr>
                              <w:t>-</w:t>
                            </w:r>
                            <w:ins w:id="208" w:author="山田芽衣" w:date="2024-04-26T09:52:00Z">
                              <w:r w:rsidR="00DB0E4B">
                                <w:rPr>
                                  <w:rFonts w:ascii="ＭＳ ゴシック" w:eastAsia="ＭＳ ゴシック" w:hint="eastAsia"/>
                                  <w:sz w:val="20"/>
                                </w:rPr>
                                <w:t>3947</w:t>
                              </w:r>
                            </w:ins>
                            <w:del w:id="209" w:author="山田芽衣" w:date="2024-04-26T09:51:00Z">
                              <w:r w:rsidR="002E0892" w:rsidDel="00DB0E4B">
                                <w:rPr>
                                  <w:rFonts w:ascii="ＭＳ ゴシック" w:eastAsia="ＭＳ ゴシック" w:hint="eastAsia"/>
                                  <w:sz w:val="20"/>
                                  <w:lang w:eastAsia="zh-TW"/>
                                </w:rPr>
                                <w:delText>4113</w:delText>
                              </w:r>
                            </w:del>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585325" id="Text Box 3017" o:spid="_x0000_s1053" type="#_x0000_t202" style="position:absolute;left:0;text-align:left;margin-left:119.5pt;margin-top:3.1pt;width:246.75pt;height:127.5pt;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" strokeweight="1pt">
                <v:textbox inset="5.85pt,.7pt,5.85pt,.7pt">
                  <w:txbxContent>
                    <w:p w14:paraId="07B2424D" w14:textId="77777777" w:rsidR="00156B79" w:rsidRDefault="00AA20CC" w:rsidP="009F02D2">
                      <w:pPr>
                        <w:spacing w:line="300" w:lineRule="exact"/>
                        <w:rPr>
                          <w:rFonts w:asciiTheme="majorEastAsia" w:eastAsiaTheme="majorEastAsia" w:hAnsiTheme="majorEastAsia"/>
                          <w:sz w:val="20"/>
                        </w:rPr>
                      </w:pPr>
                      <w:r w:rsidRPr="008D3AA0">
                        <w:rPr>
                          <w:rFonts w:ascii="ＭＳ ゴシック" w:eastAsia="ＭＳ ゴシック" w:hint="eastAsia"/>
                          <w:sz w:val="20"/>
                          <w:lang w:eastAsia="zh-TW"/>
                        </w:rPr>
                        <w:t>横浜市</w:t>
                      </w:r>
                      <w:r w:rsidRPr="00A72832">
                        <w:rPr>
                          <w:rFonts w:ascii="ＭＳ ゴシック" w:eastAsia="ＭＳ ゴシック" w:hint="eastAsia"/>
                          <w:sz w:val="20"/>
                          <w:lang w:eastAsia="zh-TW"/>
                        </w:rPr>
                        <w:t xml:space="preserve">　</w:t>
                      </w:r>
                      <w:r w:rsidR="005B04E5" w:rsidRPr="00F62D0D">
                        <w:rPr>
                          <w:rFonts w:asciiTheme="majorEastAsia" w:eastAsiaTheme="majorEastAsia" w:hAnsiTheme="majorEastAsia" w:hint="eastAsia"/>
                          <w:sz w:val="20"/>
                          <w:lang w:eastAsia="zh-TW"/>
                        </w:rPr>
                        <w:t>脱炭素・GREEN×EXPO推進</w:t>
                      </w:r>
                      <w:r w:rsidR="005B04E5" w:rsidRPr="00EA56DC">
                        <w:rPr>
                          <w:rFonts w:asciiTheme="majorEastAsia" w:eastAsiaTheme="majorEastAsia" w:hAnsiTheme="majorEastAsia" w:hint="eastAsia"/>
                          <w:sz w:val="20"/>
                          <w:lang w:eastAsia="zh-TW"/>
                        </w:rPr>
                        <w:t>局</w:t>
                      </w:r>
                      <w:r w:rsidR="00156B79">
                        <w:rPr>
                          <w:rFonts w:asciiTheme="majorEastAsia" w:eastAsiaTheme="majorEastAsia" w:hAnsiTheme="majorEastAsia" w:hint="eastAsia"/>
                          <w:sz w:val="20"/>
                        </w:rPr>
                        <w:t xml:space="preserve">　</w:t>
                      </w:r>
                    </w:p>
                    <w:p w14:paraId="41C0ED10" w14:textId="23657E7D" w:rsidR="005B04E5" w:rsidRDefault="00156B79" w:rsidP="009F02D2">
                      <w:pPr>
                        <w:spacing w:line="300" w:lineRule="exact"/>
                        <w:rPr>
                          <w:rFonts w:asciiTheme="majorEastAsia" w:eastAsiaTheme="majorEastAsia" w:hAnsiTheme="majorEastAsia"/>
                          <w:sz w:val="20"/>
                          <w:lang w:eastAsia="zh-TW"/>
                        </w:rPr>
                      </w:pPr>
                      <w:r w:rsidRPr="00156B79">
                        <w:rPr>
                          <w:rFonts w:asciiTheme="majorEastAsia" w:eastAsiaTheme="majorEastAsia" w:hAnsiTheme="majorEastAsia" w:hint="eastAsia"/>
                          <w:sz w:val="20"/>
                          <w:lang w:eastAsia="zh-TW"/>
                        </w:rPr>
                        <w:t>上瀬谷整備推進部　上瀬谷公園整備課</w:t>
                      </w:r>
                    </w:p>
                    <w:p w14:paraId="4BC79C35" w14:textId="4A3DC576" w:rsidR="00AA20CC" w:rsidRPr="008D3AA0" w:rsidDel="00DB0E4B" w:rsidRDefault="00AA20CC" w:rsidP="005B04E5">
                      <w:pPr>
                        <w:spacing w:line="300" w:lineRule="exact"/>
                        <w:rPr>
                          <w:del w:id="210" w:author="山田芽衣" w:date="2024-04-26T09:51:00Z"/>
                          <w:rFonts w:ascii="ＭＳ ゴシック" w:eastAsia="ＭＳ ゴシック"/>
                          <w:sz w:val="20"/>
                        </w:rPr>
                      </w:pPr>
                      <w:del w:id="211" w:author="山田芽衣" w:date="2024-04-26T09:51:00Z">
                        <w:r w:rsidRPr="00A72832" w:rsidDel="00DB0E4B">
                          <w:rPr>
                            <w:rFonts w:ascii="ＭＳ ゴシック" w:eastAsia="ＭＳ ゴシック" w:hint="eastAsia"/>
                            <w:sz w:val="20"/>
                            <w:lang w:eastAsia="zh-TW"/>
                          </w:rPr>
                          <w:delText>公園緑地整備課</w:delText>
                        </w:r>
                      </w:del>
                    </w:p>
                    <w:p w14:paraId="43C07F43" w14:textId="1B07F9E9" w:rsidR="00AA20CC" w:rsidRPr="000E04BC" w:rsidRDefault="00AA20CC" w:rsidP="009F02D2">
                      <w:pPr>
                        <w:spacing w:line="300" w:lineRule="exact"/>
                        <w:ind w:firstLineChars="100" w:firstLine="206"/>
                        <w:rPr>
                          <w:rFonts w:ascii="ＭＳ ゴシック" w:eastAsia="PMingLiU"/>
                          <w:sz w:val="20"/>
                          <w:lang w:eastAsia="zh-TW"/>
                        </w:rPr>
                      </w:pPr>
                      <w:r w:rsidRPr="002E0892">
                        <w:rPr>
                          <w:rFonts w:ascii="ＭＳ ゴシック" w:eastAsia="ＭＳ ゴシック" w:hint="eastAsia"/>
                          <w:color w:val="000000" w:themeColor="text1"/>
                          <w:sz w:val="20"/>
                          <w:lang w:eastAsia="zh-TW"/>
                        </w:rPr>
                        <w:t>総括</w:t>
                      </w:r>
                      <w:r w:rsidRPr="002E0892">
                        <w:rPr>
                          <w:rFonts w:ascii="ＭＳ ゴシック" w:eastAsia="ＭＳ ゴシック" w:hint="eastAsia"/>
                          <w:sz w:val="20"/>
                          <w:lang w:eastAsia="zh-TW"/>
                        </w:rPr>
                        <w:t>監督員：</w:t>
                      </w:r>
                      <w:r w:rsidR="002E0892">
                        <w:rPr>
                          <w:rFonts w:ascii="ＭＳ ゴシック" w:eastAsia="ＭＳ ゴシック" w:hint="eastAsia"/>
                          <w:sz w:val="20"/>
                          <w:lang w:eastAsia="zh-TW"/>
                        </w:rPr>
                        <w:t>岩間</w:t>
                      </w:r>
                      <w:r w:rsidR="00AE078E">
                        <w:rPr>
                          <w:rFonts w:ascii="ＭＳ ゴシック" w:eastAsia="ＭＳ ゴシック" w:hint="eastAsia"/>
                          <w:sz w:val="20"/>
                          <w:lang w:eastAsia="zh-TW"/>
                        </w:rPr>
                        <w:t xml:space="preserve"> </w:t>
                      </w:r>
                      <w:r w:rsidR="00A258DB">
                        <w:rPr>
                          <w:rFonts w:ascii="ＭＳ ゴシック" w:eastAsia="ＭＳ ゴシック" w:hint="eastAsia"/>
                          <w:sz w:val="20"/>
                          <w:lang w:eastAsia="zh-TW"/>
                        </w:rPr>
                        <w:t>貴之</w:t>
                      </w:r>
                    </w:p>
                    <w:p w14:paraId="4ADEF74B" w14:textId="7C322047" w:rsidR="00AA20CC" w:rsidRPr="00AE078E" w:rsidRDefault="00AA20CC" w:rsidP="009F02D2">
                      <w:pPr>
                        <w:spacing w:line="300" w:lineRule="exact"/>
                        <w:ind w:firstLineChars="100" w:firstLine="206"/>
                        <w:rPr>
                          <w:rFonts w:ascii="ＭＳ ゴシック" w:eastAsia="ＭＳ ゴシック"/>
                          <w:sz w:val="20"/>
                          <w:lang w:eastAsia="zh-TW"/>
                        </w:rPr>
                      </w:pPr>
                      <w:r w:rsidRPr="000E04BC">
                        <w:rPr>
                          <w:rFonts w:ascii="ＭＳ ゴシック" w:eastAsia="ＭＳ ゴシック" w:hint="eastAsia"/>
                          <w:sz w:val="20"/>
                          <w:lang w:eastAsia="zh-TW"/>
                        </w:rPr>
                        <w:t>主任監督員：</w:t>
                      </w:r>
                      <w:r w:rsidR="002E0892">
                        <w:rPr>
                          <w:rFonts w:ascii="ＭＳ ゴシック" w:eastAsia="ＭＳ ゴシック" w:hint="eastAsia"/>
                          <w:sz w:val="20"/>
                          <w:lang w:eastAsia="zh-TW"/>
                        </w:rPr>
                        <w:t>谷口</w:t>
                      </w:r>
                      <w:r w:rsidR="00AE078E">
                        <w:rPr>
                          <w:rFonts w:ascii="ＭＳ ゴシック" w:eastAsia="ＭＳ ゴシック" w:hint="eastAsia"/>
                          <w:sz w:val="20"/>
                          <w:lang w:eastAsia="zh-TW"/>
                        </w:rPr>
                        <w:t xml:space="preserve"> </w:t>
                      </w:r>
                      <w:r w:rsidR="00AE078E" w:rsidRPr="00AE078E">
                        <w:rPr>
                          <w:rFonts w:ascii="ＭＳ ゴシック" w:eastAsia="ＭＳ ゴシック" w:hint="eastAsia"/>
                          <w:sz w:val="20"/>
                          <w:lang w:eastAsia="zh-TW"/>
                        </w:rPr>
                        <w:t>瑞季</w:t>
                      </w:r>
                    </w:p>
                    <w:p w14:paraId="66C1DCCC" w14:textId="05E410B4" w:rsidR="00AA20CC" w:rsidRPr="000E04BC" w:rsidRDefault="00AA20CC" w:rsidP="009F02D2">
                      <w:pPr>
                        <w:spacing w:line="300" w:lineRule="exact"/>
                        <w:ind w:firstLineChars="100" w:firstLine="206"/>
                        <w:rPr>
                          <w:rFonts w:ascii="ＭＳ ゴシック" w:eastAsia="ＭＳ ゴシック"/>
                          <w:sz w:val="20"/>
                          <w:lang w:eastAsia="zh-TW"/>
                        </w:rPr>
                      </w:pPr>
                      <w:r w:rsidRPr="002E0892">
                        <w:rPr>
                          <w:rFonts w:ascii="ＭＳ ゴシック" w:eastAsia="ＭＳ ゴシック" w:hint="eastAsia"/>
                          <w:sz w:val="20"/>
                          <w:lang w:eastAsia="zh-TW"/>
                        </w:rPr>
                        <w:t>担当監督員：</w:t>
                      </w:r>
                      <w:r w:rsidR="002E0892">
                        <w:rPr>
                          <w:rFonts w:ascii="ＭＳ ゴシック" w:eastAsia="ＭＳ ゴシック" w:hint="eastAsia"/>
                          <w:sz w:val="20"/>
                          <w:lang w:eastAsia="zh-TW"/>
                        </w:rPr>
                        <w:t>馬場</w:t>
                      </w:r>
                      <w:r w:rsidR="00AE078E">
                        <w:rPr>
                          <w:rFonts w:ascii="ＭＳ ゴシック" w:eastAsia="ＭＳ ゴシック" w:hint="eastAsia"/>
                          <w:sz w:val="20"/>
                          <w:lang w:eastAsia="zh-TW"/>
                        </w:rPr>
                        <w:t xml:space="preserve"> </w:t>
                      </w:r>
                      <w:r w:rsidR="00A258DB" w:rsidRPr="00A258DB">
                        <w:rPr>
                          <w:rFonts w:ascii="ＭＳ ゴシック" w:eastAsia="ＭＳ ゴシック" w:hint="eastAsia"/>
                          <w:sz w:val="20"/>
                          <w:lang w:eastAsia="zh-TW"/>
                        </w:rPr>
                        <w:t>淳輝</w:t>
                      </w:r>
                    </w:p>
                    <w:p w14:paraId="37688F9E" w14:textId="3214208E" w:rsidR="00AA20CC" w:rsidRDefault="00AA20CC" w:rsidP="009F02D2">
                      <w:pPr>
                        <w:spacing w:line="300" w:lineRule="exact"/>
                        <w:ind w:firstLineChars="100" w:firstLine="206"/>
                        <w:rPr>
                          <w:rFonts w:ascii="ＭＳ ゴシック" w:eastAsia="ＭＳ ゴシック"/>
                          <w:sz w:val="20"/>
                          <w:lang w:eastAsia="zh-TW"/>
                        </w:rPr>
                      </w:pPr>
                      <w:r w:rsidRPr="00A72832">
                        <w:rPr>
                          <w:rFonts w:ascii="ＭＳ ゴシック" w:eastAsia="ＭＳ ゴシック" w:hint="eastAsia"/>
                          <w:sz w:val="20"/>
                          <w:lang w:eastAsia="zh-TW"/>
                        </w:rPr>
                        <w:t>TEL：045-671-</w:t>
                      </w:r>
                      <w:r>
                        <w:rPr>
                          <w:rFonts w:ascii="ＭＳ ゴシック" w:eastAsia="ＭＳ ゴシック"/>
                          <w:sz w:val="20"/>
                          <w:lang w:eastAsia="zh-TW"/>
                        </w:rPr>
                        <w:t>4</w:t>
                      </w:r>
                      <w:r w:rsidR="00CC02EB">
                        <w:rPr>
                          <w:rFonts w:ascii="ＭＳ ゴシック" w:eastAsia="ＭＳ ゴシック" w:hint="eastAsia"/>
                          <w:sz w:val="20"/>
                          <w:lang w:eastAsia="zh-TW"/>
                        </w:rPr>
                        <w:t>113</w:t>
                      </w:r>
                    </w:p>
                    <w:p w14:paraId="5DD8175F" w14:textId="16B7034F" w:rsidR="00AA20CC" w:rsidRPr="008D3AA0" w:rsidRDefault="00AA20CC" w:rsidP="009F02D2">
                      <w:pPr>
                        <w:spacing w:line="300" w:lineRule="exact"/>
                        <w:ind w:firstLineChars="100" w:firstLine="206"/>
                        <w:rPr>
                          <w:sz w:val="20"/>
                          <w:lang w:eastAsia="zh-TW"/>
                        </w:rPr>
                      </w:pPr>
                      <w:r w:rsidRPr="00A72832">
                        <w:rPr>
                          <w:rFonts w:ascii="ＭＳ ゴシック" w:eastAsia="ＭＳ ゴシック" w:hint="eastAsia"/>
                          <w:sz w:val="20"/>
                          <w:lang w:eastAsia="zh-TW"/>
                        </w:rPr>
                        <w:t>FAX：045-</w:t>
                      </w:r>
                      <w:ins w:id="212" w:author="山田芽衣" w:date="2024-04-26T09:51:00Z">
                        <w:r w:rsidR="00DB0E4B">
                          <w:rPr>
                            <w:rFonts w:ascii="ＭＳ ゴシック" w:eastAsia="ＭＳ ゴシック" w:hint="eastAsia"/>
                            <w:sz w:val="20"/>
                          </w:rPr>
                          <w:t>550</w:t>
                        </w:r>
                      </w:ins>
                      <w:del w:id="213" w:author="山田芽衣" w:date="2024-04-26T09:51:00Z">
                        <w:r w:rsidRPr="00A72832" w:rsidDel="00DB0E4B">
                          <w:rPr>
                            <w:rFonts w:ascii="ＭＳ ゴシック" w:eastAsia="ＭＳ ゴシック" w:hint="eastAsia"/>
                            <w:sz w:val="20"/>
                            <w:lang w:eastAsia="zh-TW"/>
                          </w:rPr>
                          <w:delText>671</w:delText>
                        </w:r>
                      </w:del>
                      <w:r w:rsidRPr="00A72832">
                        <w:rPr>
                          <w:rFonts w:ascii="ＭＳ ゴシック" w:eastAsia="ＭＳ ゴシック" w:hint="eastAsia"/>
                          <w:sz w:val="20"/>
                          <w:lang w:eastAsia="zh-TW"/>
                        </w:rPr>
                        <w:t>-</w:t>
                      </w:r>
                      <w:ins w:id="214" w:author="山田芽衣" w:date="2024-04-26T09:52:00Z">
                        <w:r w:rsidR="00DB0E4B">
                          <w:rPr>
                            <w:rFonts w:ascii="ＭＳ ゴシック" w:eastAsia="ＭＳ ゴシック" w:hint="eastAsia"/>
                            <w:sz w:val="20"/>
                          </w:rPr>
                          <w:t>3947</w:t>
                        </w:r>
                      </w:ins>
                      <w:del w:id="215" w:author="山田芽衣" w:date="2024-04-26T09:51:00Z">
                        <w:r w:rsidR="002E0892" w:rsidDel="00DB0E4B">
                          <w:rPr>
                            <w:rFonts w:ascii="ＭＳ ゴシック" w:eastAsia="ＭＳ ゴシック" w:hint="eastAsia"/>
                            <w:sz w:val="20"/>
                            <w:lang w:eastAsia="zh-TW"/>
                          </w:rPr>
                          <w:delText>4113</w:delText>
                        </w:r>
                      </w:del>
                    </w:p>
                  </w:txbxContent>
                </v:textbox>
                <w10:wrap anchorx="margin"/>
              </v:shape>
            </w:pict>
          </mc:Fallback>
        </mc:AlternateContent>
      </w:r>
    </w:p>
    <w:p w14:paraId="575A8446" w14:textId="03BEEA9D" w:rsidR="007D04BE" w:rsidRDefault="007D04BE" w:rsidP="005308FC"/>
    <w:p w14:paraId="50C4B36F" w14:textId="4A0A7591" w:rsidR="007D04BE" w:rsidRDefault="0058180B">
      <w:pPr>
        <w:widowControl/>
        <w:jc w:val="left"/>
      </w:pPr>
      <w:r w:rsidRPr="007316CC">
        <w:rPr>
          <w:noProof/>
          <w:color w:val="FF0000"/>
          <w:sz w:val="20"/>
        </w:rPr>
        <mc:AlternateContent>
          <mc:Choice Requires="wps">
            <w:drawing>
              <wp:anchor distT="0" distB="0" distL="114300" distR="114300" simplePos="0" relativeHeight="251666944" behindDoc="0" locked="0" layoutInCell="1" allowOverlap="1" wp14:anchorId="5404E824" wp14:editId="336485BB">
                <wp:simplePos x="0" y="0"/>
                <wp:positionH relativeFrom="margin">
                  <wp:posOffset>709295</wp:posOffset>
                </wp:positionH>
                <wp:positionV relativeFrom="paragraph">
                  <wp:posOffset>3395345</wp:posOffset>
                </wp:positionV>
                <wp:extent cx="4703445" cy="4219575"/>
                <wp:effectExtent l="0" t="0" r="20955" b="28575"/>
                <wp:wrapNone/>
                <wp:docPr id="12"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3445" cy="4219575"/>
                        </a:xfrm>
                        <a:prstGeom prst="rect">
                          <a:avLst/>
                        </a:prstGeom>
                        <a:solidFill>
                          <a:srgbClr val="FFFFFF"/>
                        </a:solidFill>
                        <a:ln w="12700">
                          <a:solidFill>
                            <a:srgbClr val="000000"/>
                          </a:solidFill>
                          <a:miter lim="800000"/>
                          <a:headEnd/>
                          <a:tailEnd/>
                        </a:ln>
                      </wps:spPr>
                      <wps:txbx>
                        <w:txbxContent>
                          <w:p w14:paraId="1BA56C15" w14:textId="1F202241" w:rsidR="00AA20CC" w:rsidRDefault="00AA20CC" w:rsidP="0015782C">
                            <w:pPr>
                              <w:spacing w:line="300" w:lineRule="exact"/>
                              <w:rPr>
                                <w:rFonts w:asciiTheme="majorEastAsia" w:eastAsiaTheme="majorEastAsia" w:hAnsiTheme="majorEastAsia"/>
                                <w:sz w:val="20"/>
                              </w:rPr>
                            </w:pPr>
                            <w:r w:rsidRPr="0055703A">
                              <w:rPr>
                                <w:rFonts w:asciiTheme="majorEastAsia" w:eastAsiaTheme="majorEastAsia" w:hAnsiTheme="majorEastAsia" w:hint="eastAsia"/>
                                <w:sz w:val="20"/>
                              </w:rPr>
                              <w:t>■</w:t>
                            </w:r>
                            <w:r>
                              <w:rPr>
                                <w:rFonts w:asciiTheme="majorEastAsia" w:eastAsiaTheme="majorEastAsia" w:hAnsiTheme="majorEastAsia" w:hint="eastAsia"/>
                                <w:sz w:val="20"/>
                              </w:rPr>
                              <w:t>株式会社</w:t>
                            </w:r>
                            <w:r w:rsidRPr="00C2606E">
                              <w:rPr>
                                <w:rFonts w:ascii="ＭＳ ゴシック" w:eastAsia="ＭＳ ゴシック" w:hint="eastAsia"/>
                                <w:sz w:val="20"/>
                              </w:rPr>
                              <w:t>ランズ計画研究所</w:t>
                            </w:r>
                          </w:p>
                          <w:p w14:paraId="47662D74" w14:textId="1C93E91B" w:rsidR="00AA20CC" w:rsidRPr="0055703A" w:rsidRDefault="00AA20CC" w:rsidP="00ED623F">
                            <w:pPr>
                              <w:spacing w:line="300" w:lineRule="exact"/>
                              <w:ind w:firstLineChars="200" w:firstLine="412"/>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TEL：0</w:t>
                            </w:r>
                            <w:r>
                              <w:rPr>
                                <w:rFonts w:asciiTheme="majorEastAsia" w:eastAsiaTheme="majorEastAsia" w:hAnsiTheme="majorEastAsia"/>
                                <w:sz w:val="20"/>
                                <w:lang w:eastAsia="zh-TW"/>
                              </w:rPr>
                              <w:t>45</w:t>
                            </w:r>
                            <w:r w:rsidRPr="0055703A">
                              <w:rPr>
                                <w:rFonts w:asciiTheme="majorEastAsia" w:eastAsiaTheme="majorEastAsia" w:hAnsiTheme="majorEastAsia"/>
                                <w:sz w:val="20"/>
                                <w:lang w:eastAsia="zh-TW"/>
                              </w:rPr>
                              <w:t>-</w:t>
                            </w:r>
                            <w:r>
                              <w:rPr>
                                <w:rFonts w:asciiTheme="majorEastAsia" w:eastAsiaTheme="majorEastAsia" w:hAnsiTheme="majorEastAsia"/>
                                <w:sz w:val="20"/>
                                <w:lang w:eastAsia="zh-TW"/>
                              </w:rPr>
                              <w:t>322</w:t>
                            </w:r>
                            <w:r w:rsidRPr="0055703A">
                              <w:rPr>
                                <w:rFonts w:asciiTheme="majorEastAsia" w:eastAsiaTheme="majorEastAsia" w:hAnsiTheme="majorEastAsia"/>
                                <w:sz w:val="20"/>
                                <w:lang w:eastAsia="zh-TW"/>
                              </w:rPr>
                              <w:t>-</w:t>
                            </w:r>
                            <w:r>
                              <w:rPr>
                                <w:rFonts w:asciiTheme="majorEastAsia" w:eastAsiaTheme="majorEastAsia" w:hAnsiTheme="majorEastAsia"/>
                                <w:sz w:val="20"/>
                                <w:lang w:eastAsia="zh-TW"/>
                              </w:rPr>
                              <w:t>0581</w:t>
                            </w:r>
                            <w:r w:rsidRPr="0055703A">
                              <w:rPr>
                                <w:rFonts w:asciiTheme="majorEastAsia" w:eastAsiaTheme="majorEastAsia" w:hAnsiTheme="majorEastAsia" w:hint="eastAsia"/>
                                <w:sz w:val="20"/>
                                <w:lang w:eastAsia="zh-TW"/>
                              </w:rPr>
                              <w:t>、FAX：0</w:t>
                            </w:r>
                            <w:r w:rsidRPr="0055703A">
                              <w:rPr>
                                <w:rFonts w:asciiTheme="majorEastAsia" w:eastAsiaTheme="majorEastAsia" w:hAnsiTheme="majorEastAsia"/>
                                <w:sz w:val="20"/>
                                <w:lang w:eastAsia="zh-TW"/>
                              </w:rPr>
                              <w:t>3-6432-9976</w:t>
                            </w:r>
                          </w:p>
                          <w:p w14:paraId="515AFF56" w14:textId="50D2D0DE" w:rsidR="00E424CD" w:rsidRPr="00A17BDF" w:rsidRDefault="00E424CD" w:rsidP="00E424CD">
                            <w:pPr>
                              <w:spacing w:line="300" w:lineRule="exact"/>
                              <w:ind w:firstLineChars="300" w:firstLine="618"/>
                              <w:rPr>
                                <w:ins w:id="216" w:author="本田志保" w:date="2024-04-26T12:20:00Z"/>
                                <w:rFonts w:asciiTheme="majorEastAsia" w:eastAsia="SimSun" w:hAnsiTheme="majorEastAsia"/>
                                <w:sz w:val="20"/>
                                <w:lang w:eastAsia="zh-TW"/>
                              </w:rPr>
                            </w:pPr>
                            <w:ins w:id="217" w:author="本田志保" w:date="2024-04-26T12:21:00Z">
                              <w:r>
                                <w:rPr>
                                  <w:rFonts w:asciiTheme="majorEastAsia" w:eastAsiaTheme="majorEastAsia" w:hAnsiTheme="majorEastAsia" w:hint="eastAsia"/>
                                  <w:sz w:val="20"/>
                                  <w:lang w:eastAsia="zh-TW"/>
                                </w:rPr>
                                <w:t>照査</w:t>
                              </w:r>
                            </w:ins>
                            <w:ins w:id="218" w:author="本田志保" w:date="2024-04-26T12:20:00Z">
                              <w:r w:rsidRPr="0055703A">
                                <w:rPr>
                                  <w:rFonts w:asciiTheme="majorEastAsia" w:eastAsiaTheme="majorEastAsia" w:hAnsiTheme="majorEastAsia" w:hint="eastAsia"/>
                                  <w:sz w:val="20"/>
                                  <w:lang w:eastAsia="zh-CN"/>
                                </w:rPr>
                                <w:t>技術者：</w:t>
                              </w:r>
                            </w:ins>
                            <w:ins w:id="219" w:author="本田志保" w:date="2024-04-26T12:21:00Z">
                              <w:r>
                                <w:rPr>
                                  <w:rFonts w:asciiTheme="majorEastAsia" w:eastAsiaTheme="majorEastAsia" w:hAnsiTheme="majorEastAsia" w:hint="eastAsia"/>
                                  <w:sz w:val="20"/>
                                  <w:lang w:eastAsia="zh-TW"/>
                                </w:rPr>
                                <w:t>満生 朋子</w:t>
                              </w:r>
                            </w:ins>
                          </w:p>
                          <w:p w14:paraId="35EA8698" w14:textId="1CD575AE" w:rsidR="00AA20CC" w:rsidRPr="0055703A" w:rsidDel="00E424CD" w:rsidRDefault="00AA20CC" w:rsidP="00ED623F">
                            <w:pPr>
                              <w:spacing w:line="300" w:lineRule="exact"/>
                              <w:ind w:firstLineChars="300" w:firstLine="618"/>
                              <w:rPr>
                                <w:del w:id="220" w:author="本田志保" w:date="2024-04-26T12:21:00Z"/>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担当技術者：</w:t>
                            </w:r>
                            <w:r w:rsidRPr="00ED623F">
                              <w:rPr>
                                <w:rFonts w:asciiTheme="majorEastAsia" w:eastAsiaTheme="majorEastAsia" w:hAnsiTheme="majorEastAsia" w:hint="eastAsia"/>
                                <w:sz w:val="20"/>
                                <w:lang w:eastAsia="zh-TW"/>
                              </w:rPr>
                              <w:t>北島</w:t>
                            </w:r>
                            <w:r>
                              <w:rPr>
                                <w:rFonts w:asciiTheme="majorEastAsia" w:eastAsiaTheme="majorEastAsia" w:hAnsiTheme="majorEastAsia" w:hint="eastAsia"/>
                                <w:sz w:val="20"/>
                                <w:lang w:eastAsia="zh-TW"/>
                              </w:rPr>
                              <w:t xml:space="preserve"> </w:t>
                            </w:r>
                            <w:r w:rsidRPr="00ED623F">
                              <w:rPr>
                                <w:rFonts w:asciiTheme="majorEastAsia" w:eastAsiaTheme="majorEastAsia" w:hAnsiTheme="majorEastAsia" w:hint="eastAsia"/>
                                <w:sz w:val="20"/>
                                <w:lang w:eastAsia="zh-TW"/>
                              </w:rPr>
                              <w:t>佳浩</w:t>
                            </w:r>
                            <w:r w:rsidRPr="0055703A">
                              <w:rPr>
                                <w:rFonts w:asciiTheme="majorEastAsia" w:eastAsiaTheme="majorEastAsia" w:hAnsiTheme="majorEastAsia" w:hint="eastAsia"/>
                                <w:sz w:val="20"/>
                                <w:lang w:eastAsia="zh-TW"/>
                              </w:rPr>
                              <w:t>、</w:t>
                            </w:r>
                            <w:r w:rsidRPr="00ED623F">
                              <w:rPr>
                                <w:rFonts w:asciiTheme="majorEastAsia" w:eastAsiaTheme="majorEastAsia" w:hAnsiTheme="majorEastAsia" w:hint="eastAsia"/>
                                <w:sz w:val="20"/>
                                <w:lang w:eastAsia="zh-TW"/>
                              </w:rPr>
                              <w:t>浅見</w:t>
                            </w:r>
                            <w:r>
                              <w:rPr>
                                <w:rFonts w:asciiTheme="majorEastAsia" w:eastAsiaTheme="majorEastAsia" w:hAnsiTheme="majorEastAsia" w:hint="eastAsia"/>
                                <w:sz w:val="20"/>
                                <w:lang w:eastAsia="zh-TW"/>
                              </w:rPr>
                              <w:t xml:space="preserve"> </w:t>
                            </w:r>
                            <w:r w:rsidRPr="00ED623F">
                              <w:rPr>
                                <w:rFonts w:asciiTheme="majorEastAsia" w:eastAsiaTheme="majorEastAsia" w:hAnsiTheme="majorEastAsia" w:hint="eastAsia"/>
                                <w:sz w:val="20"/>
                                <w:lang w:eastAsia="zh-TW"/>
                              </w:rPr>
                              <w:t>友紀</w:t>
                            </w:r>
                            <w:r>
                              <w:rPr>
                                <w:rFonts w:asciiTheme="majorEastAsia" w:eastAsiaTheme="majorEastAsia" w:hAnsiTheme="majorEastAsia" w:hint="eastAsia"/>
                                <w:sz w:val="20"/>
                                <w:lang w:eastAsia="zh-TW"/>
                              </w:rPr>
                              <w:t>、</w:t>
                            </w:r>
                            <w:r w:rsidRPr="00ED623F">
                              <w:rPr>
                                <w:rFonts w:asciiTheme="majorEastAsia" w:eastAsiaTheme="majorEastAsia" w:hAnsiTheme="majorEastAsia" w:hint="eastAsia"/>
                                <w:sz w:val="20"/>
                                <w:lang w:eastAsia="zh-TW"/>
                              </w:rPr>
                              <w:t>文珠</w:t>
                            </w:r>
                            <w:r>
                              <w:rPr>
                                <w:rFonts w:asciiTheme="majorEastAsia" w:eastAsiaTheme="majorEastAsia" w:hAnsiTheme="majorEastAsia" w:hint="eastAsia"/>
                                <w:sz w:val="20"/>
                                <w:lang w:eastAsia="zh-TW"/>
                              </w:rPr>
                              <w:t xml:space="preserve"> </w:t>
                            </w:r>
                            <w:r w:rsidRPr="00ED623F">
                              <w:rPr>
                                <w:rFonts w:asciiTheme="majorEastAsia" w:eastAsiaTheme="majorEastAsia" w:hAnsiTheme="majorEastAsia" w:hint="eastAsia"/>
                                <w:sz w:val="20"/>
                                <w:lang w:eastAsia="zh-TW"/>
                              </w:rPr>
                              <w:t>正哲</w:t>
                            </w:r>
                            <w:r>
                              <w:rPr>
                                <w:rFonts w:asciiTheme="majorEastAsia" w:eastAsiaTheme="majorEastAsia" w:hAnsiTheme="majorEastAsia" w:hint="eastAsia"/>
                                <w:sz w:val="20"/>
                                <w:lang w:eastAsia="zh-TW"/>
                              </w:rPr>
                              <w:t>、</w:t>
                            </w:r>
                            <w:r w:rsidRPr="00E360DB">
                              <w:rPr>
                                <w:rFonts w:asciiTheme="majorEastAsia" w:eastAsiaTheme="majorEastAsia" w:hAnsiTheme="majorEastAsia" w:hint="eastAsia"/>
                                <w:sz w:val="20"/>
                                <w:lang w:eastAsia="zh-TW"/>
                              </w:rPr>
                              <w:t>石川</w:t>
                            </w:r>
                            <w:r>
                              <w:rPr>
                                <w:rFonts w:asciiTheme="majorEastAsia" w:eastAsiaTheme="majorEastAsia" w:hAnsiTheme="majorEastAsia" w:hint="eastAsia"/>
                                <w:sz w:val="20"/>
                                <w:lang w:eastAsia="zh-TW"/>
                              </w:rPr>
                              <w:t xml:space="preserve"> </w:t>
                            </w:r>
                            <w:r w:rsidRPr="00E360DB">
                              <w:rPr>
                                <w:rFonts w:asciiTheme="majorEastAsia" w:eastAsiaTheme="majorEastAsia" w:hAnsiTheme="majorEastAsia" w:hint="eastAsia"/>
                                <w:sz w:val="20"/>
                                <w:lang w:eastAsia="zh-TW"/>
                              </w:rPr>
                              <w:t>麻由子</w:t>
                            </w:r>
                          </w:p>
                          <w:p w14:paraId="2ECED97A" w14:textId="5079EA32" w:rsidR="00AA20CC" w:rsidRPr="00E12C43" w:rsidRDefault="00AA20CC">
                            <w:pPr>
                              <w:spacing w:line="300" w:lineRule="exact"/>
                              <w:ind w:firstLineChars="300" w:firstLine="618"/>
                              <w:rPr>
                                <w:rFonts w:asciiTheme="majorEastAsia" w:eastAsiaTheme="majorEastAsia" w:hAnsiTheme="majorEastAsia"/>
                                <w:sz w:val="20"/>
                                <w:lang w:eastAsia="zh-TW"/>
                              </w:rPr>
                              <w:pPrChange w:id="221" w:author="本田志保" w:date="2024-04-26T12:21:00Z">
                                <w:pPr>
                                  <w:spacing w:line="300" w:lineRule="exact"/>
                                </w:pPr>
                              </w:pPrChange>
                            </w:pPr>
                          </w:p>
                          <w:p w14:paraId="19DFE453" w14:textId="134A724E" w:rsidR="00AA20CC" w:rsidRPr="0055703A" w:rsidRDefault="00AA20CC" w:rsidP="0015782C">
                            <w:pPr>
                              <w:spacing w:line="300" w:lineRule="exact"/>
                              <w:rPr>
                                <w:rFonts w:asciiTheme="majorEastAsia" w:eastAsiaTheme="majorEastAsia" w:hAnsiTheme="majorEastAsia"/>
                                <w:sz w:val="20"/>
                              </w:rPr>
                            </w:pPr>
                            <w:r w:rsidRPr="0055703A">
                              <w:rPr>
                                <w:rFonts w:asciiTheme="majorEastAsia" w:eastAsiaTheme="majorEastAsia" w:hAnsiTheme="majorEastAsia" w:hint="eastAsia"/>
                                <w:sz w:val="20"/>
                              </w:rPr>
                              <w:t>■</w:t>
                            </w:r>
                            <w:r>
                              <w:rPr>
                                <w:rFonts w:asciiTheme="majorEastAsia" w:eastAsiaTheme="majorEastAsia" w:hAnsiTheme="majorEastAsia" w:hint="eastAsia"/>
                                <w:sz w:val="20"/>
                              </w:rPr>
                              <w:t>協力企業</w:t>
                            </w:r>
                          </w:p>
                          <w:p w14:paraId="44408725" w14:textId="77777777" w:rsidR="00AA20CC" w:rsidRPr="0055703A" w:rsidRDefault="00AA20CC" w:rsidP="00FF4AAB">
                            <w:pPr>
                              <w:spacing w:line="300" w:lineRule="exact"/>
                              <w:ind w:firstLineChars="100" w:firstLine="206"/>
                              <w:rPr>
                                <w:rFonts w:asciiTheme="majorEastAsia" w:eastAsiaTheme="majorEastAsia" w:hAnsiTheme="majorEastAsia"/>
                                <w:sz w:val="20"/>
                              </w:rPr>
                            </w:pPr>
                            <w:r w:rsidRPr="0055703A">
                              <w:rPr>
                                <w:rFonts w:asciiTheme="majorEastAsia" w:eastAsiaTheme="majorEastAsia" w:hAnsiTheme="majorEastAsia" w:hint="eastAsia"/>
                                <w:sz w:val="20"/>
                              </w:rPr>
                              <w:t>株式会社ヘッズ</w:t>
                            </w:r>
                          </w:p>
                          <w:p w14:paraId="692DA251" w14:textId="13947CEC" w:rsidR="00AA20CC" w:rsidRPr="0055703A" w:rsidRDefault="00AA20CC" w:rsidP="00793C16">
                            <w:pPr>
                              <w:spacing w:line="300" w:lineRule="exact"/>
                              <w:ind w:firstLineChars="200" w:firstLine="412"/>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TEL：0</w:t>
                            </w:r>
                            <w:r w:rsidRPr="0055703A">
                              <w:rPr>
                                <w:rFonts w:asciiTheme="majorEastAsia" w:eastAsiaTheme="majorEastAsia" w:hAnsiTheme="majorEastAsia"/>
                                <w:sz w:val="20"/>
                                <w:lang w:eastAsia="zh-CN"/>
                              </w:rPr>
                              <w:t>3-6432-9989</w:t>
                            </w:r>
                            <w:r w:rsidRPr="0055703A">
                              <w:rPr>
                                <w:rFonts w:asciiTheme="majorEastAsia" w:eastAsiaTheme="majorEastAsia" w:hAnsiTheme="majorEastAsia" w:hint="eastAsia"/>
                                <w:sz w:val="20"/>
                                <w:lang w:eastAsia="zh-CN"/>
                              </w:rPr>
                              <w:t>、FAX：0</w:t>
                            </w:r>
                            <w:r w:rsidRPr="0055703A">
                              <w:rPr>
                                <w:rFonts w:asciiTheme="majorEastAsia" w:eastAsiaTheme="majorEastAsia" w:hAnsiTheme="majorEastAsia"/>
                                <w:sz w:val="20"/>
                                <w:lang w:eastAsia="zh-CN"/>
                              </w:rPr>
                              <w:t>3-6432-9976</w:t>
                            </w:r>
                          </w:p>
                          <w:p w14:paraId="50EFA648" w14:textId="1C775577" w:rsidR="00AA20CC" w:rsidRPr="0055703A" w:rsidRDefault="00AA20CC" w:rsidP="00793C16">
                            <w:pPr>
                              <w:spacing w:line="300" w:lineRule="exact"/>
                              <w:ind w:firstLineChars="300" w:firstLine="618"/>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担当技術者：加藤 茂男、加藤</w:t>
                            </w:r>
                            <w:r>
                              <w:rPr>
                                <w:rFonts w:asciiTheme="majorEastAsia" w:eastAsiaTheme="majorEastAsia" w:hAnsiTheme="majorEastAsia" w:hint="eastAsia"/>
                                <w:sz w:val="20"/>
                                <w:lang w:eastAsia="zh-CN"/>
                              </w:rPr>
                              <w:t xml:space="preserve"> </w:t>
                            </w:r>
                            <w:r w:rsidRPr="0055703A">
                              <w:rPr>
                                <w:rFonts w:asciiTheme="majorEastAsia" w:eastAsiaTheme="majorEastAsia" w:hAnsiTheme="majorEastAsia" w:hint="eastAsia"/>
                                <w:sz w:val="20"/>
                                <w:lang w:eastAsia="zh-CN"/>
                              </w:rPr>
                              <w:t>修</w:t>
                            </w:r>
                            <w:r>
                              <w:rPr>
                                <w:rFonts w:asciiTheme="majorEastAsia" w:eastAsiaTheme="majorEastAsia" w:hAnsiTheme="majorEastAsia" w:hint="eastAsia"/>
                                <w:sz w:val="20"/>
                                <w:lang w:eastAsia="zh-CN"/>
                              </w:rPr>
                              <w:t>、</w:t>
                            </w:r>
                            <w:r w:rsidRPr="00564A97">
                              <w:rPr>
                                <w:rFonts w:asciiTheme="majorEastAsia" w:eastAsiaTheme="majorEastAsia" w:hAnsiTheme="majorEastAsia" w:hint="eastAsia"/>
                                <w:sz w:val="20"/>
                                <w:lang w:eastAsia="zh-CN"/>
                              </w:rPr>
                              <w:t>福留</w:t>
                            </w:r>
                            <w:r>
                              <w:rPr>
                                <w:rFonts w:asciiTheme="majorEastAsia" w:eastAsiaTheme="majorEastAsia" w:hAnsiTheme="majorEastAsia" w:hint="eastAsia"/>
                                <w:sz w:val="20"/>
                                <w:lang w:eastAsia="zh-CN"/>
                              </w:rPr>
                              <w:t xml:space="preserve"> </w:t>
                            </w:r>
                            <w:r w:rsidRPr="00564A97">
                              <w:rPr>
                                <w:rFonts w:asciiTheme="majorEastAsia" w:eastAsiaTheme="majorEastAsia" w:hAnsiTheme="majorEastAsia" w:hint="eastAsia"/>
                                <w:sz w:val="20"/>
                                <w:lang w:eastAsia="zh-CN"/>
                              </w:rPr>
                              <w:t>正雄</w:t>
                            </w:r>
                            <w:r>
                              <w:rPr>
                                <w:rFonts w:asciiTheme="majorEastAsia" w:eastAsiaTheme="majorEastAsia" w:hAnsiTheme="majorEastAsia" w:hint="eastAsia"/>
                                <w:sz w:val="20"/>
                                <w:lang w:eastAsia="zh-CN"/>
                              </w:rPr>
                              <w:t>、</w:t>
                            </w:r>
                            <w:r w:rsidRPr="00E412F4">
                              <w:rPr>
                                <w:rFonts w:asciiTheme="majorEastAsia" w:eastAsiaTheme="majorEastAsia" w:hAnsiTheme="majorEastAsia" w:hint="eastAsia"/>
                                <w:sz w:val="20"/>
                                <w:lang w:eastAsia="zh-CN"/>
                              </w:rPr>
                              <w:t>矢吹</w:t>
                            </w:r>
                            <w:r>
                              <w:rPr>
                                <w:rFonts w:asciiTheme="majorEastAsia" w:eastAsiaTheme="majorEastAsia" w:hAnsiTheme="majorEastAsia" w:hint="eastAsia"/>
                                <w:sz w:val="20"/>
                                <w:lang w:eastAsia="zh-CN"/>
                              </w:rPr>
                              <w:t xml:space="preserve"> </w:t>
                            </w:r>
                            <w:r w:rsidRPr="00E412F4">
                              <w:rPr>
                                <w:rFonts w:asciiTheme="majorEastAsia" w:eastAsiaTheme="majorEastAsia" w:hAnsiTheme="majorEastAsia" w:hint="eastAsia"/>
                                <w:sz w:val="20"/>
                                <w:lang w:eastAsia="zh-CN"/>
                              </w:rPr>
                              <w:t>克美</w:t>
                            </w:r>
                          </w:p>
                          <w:p w14:paraId="38EB22F5" w14:textId="2BA215B3" w:rsidR="00AA20CC" w:rsidRPr="0055703A" w:rsidRDefault="00AA20CC" w:rsidP="007F16D0">
                            <w:pPr>
                              <w:spacing w:beforeLines="20" w:before="70" w:line="300" w:lineRule="exact"/>
                              <w:ind w:firstLineChars="100" w:firstLine="206"/>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株式会社空間</w:t>
                            </w:r>
                            <w:r w:rsidRPr="009B389A">
                              <w:rPr>
                                <w:rFonts w:asciiTheme="majorEastAsia" w:eastAsiaTheme="majorEastAsia" w:hAnsiTheme="majorEastAsia" w:hint="eastAsia"/>
                                <w:sz w:val="20"/>
                                <w:lang w:eastAsia="zh-TW"/>
                              </w:rPr>
                              <w:t>創研</w:t>
                            </w:r>
                          </w:p>
                          <w:p w14:paraId="3B8F8EB4" w14:textId="08DA473A" w:rsidR="00AA20CC" w:rsidRPr="0055703A" w:rsidRDefault="00AA20CC" w:rsidP="00793C16">
                            <w:pPr>
                              <w:spacing w:line="300" w:lineRule="exact"/>
                              <w:ind w:firstLineChars="200" w:firstLine="412"/>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TEL：</w:t>
                            </w:r>
                            <w:r w:rsidRPr="0055703A">
                              <w:rPr>
                                <w:rFonts w:asciiTheme="majorEastAsia" w:eastAsiaTheme="majorEastAsia" w:hAnsiTheme="majorEastAsia"/>
                                <w:sz w:val="20"/>
                                <w:lang w:eastAsia="zh-TW"/>
                              </w:rPr>
                              <w:t>06-4709-6933</w:t>
                            </w:r>
                            <w:r w:rsidRPr="0055703A">
                              <w:rPr>
                                <w:rFonts w:asciiTheme="majorEastAsia" w:eastAsiaTheme="majorEastAsia" w:hAnsiTheme="majorEastAsia" w:hint="eastAsia"/>
                                <w:sz w:val="20"/>
                                <w:lang w:eastAsia="zh-TW"/>
                              </w:rPr>
                              <w:t>、FAX：</w:t>
                            </w:r>
                            <w:r w:rsidRPr="0055703A">
                              <w:rPr>
                                <w:rFonts w:asciiTheme="majorEastAsia" w:eastAsiaTheme="majorEastAsia" w:hAnsiTheme="majorEastAsia"/>
                                <w:sz w:val="20"/>
                                <w:lang w:eastAsia="zh-TW"/>
                              </w:rPr>
                              <w:t>06-4709-6934</w:t>
                            </w:r>
                          </w:p>
                          <w:p w14:paraId="12C66428" w14:textId="6CFC1BB5" w:rsidR="00AA20CC" w:rsidRDefault="00AA20CC" w:rsidP="00113176">
                            <w:pPr>
                              <w:spacing w:line="300" w:lineRule="exact"/>
                              <w:ind w:firstLineChars="300" w:firstLine="618"/>
                              <w:rPr>
                                <w:rFonts w:asciiTheme="majorEastAsia" w:eastAsia="SimSun" w:hAnsiTheme="majorEastAsia"/>
                                <w:sz w:val="20"/>
                                <w:lang w:eastAsia="zh-CN"/>
                              </w:rPr>
                            </w:pPr>
                            <w:r w:rsidRPr="0055703A">
                              <w:rPr>
                                <w:rFonts w:asciiTheme="majorEastAsia" w:eastAsiaTheme="majorEastAsia" w:hAnsiTheme="majorEastAsia" w:hint="eastAsia"/>
                                <w:sz w:val="20"/>
                                <w:lang w:eastAsia="zh-CN"/>
                              </w:rPr>
                              <w:t>担当技術者：後藤 逸成、</w:t>
                            </w:r>
                            <w:r w:rsidRPr="00F46DD9">
                              <w:rPr>
                                <w:rFonts w:asciiTheme="majorEastAsia" w:eastAsiaTheme="majorEastAsia" w:hAnsiTheme="majorEastAsia" w:hint="eastAsia"/>
                                <w:sz w:val="20"/>
                                <w:lang w:eastAsia="zh-CN"/>
                              </w:rPr>
                              <w:t>宇戸</w:t>
                            </w:r>
                            <w:r>
                              <w:rPr>
                                <w:rFonts w:asciiTheme="majorEastAsia" w:eastAsiaTheme="majorEastAsia" w:hAnsiTheme="majorEastAsia" w:hint="eastAsia"/>
                                <w:sz w:val="20"/>
                                <w:lang w:eastAsia="zh-CN"/>
                              </w:rPr>
                              <w:t xml:space="preserve"> </w:t>
                            </w:r>
                            <w:r w:rsidRPr="00F46DD9">
                              <w:rPr>
                                <w:rFonts w:asciiTheme="majorEastAsia" w:eastAsiaTheme="majorEastAsia" w:hAnsiTheme="majorEastAsia" w:hint="eastAsia"/>
                                <w:sz w:val="20"/>
                                <w:lang w:eastAsia="zh-CN"/>
                              </w:rPr>
                              <w:t>睦雄</w:t>
                            </w:r>
                            <w:r>
                              <w:rPr>
                                <w:rFonts w:asciiTheme="majorEastAsia" w:eastAsiaTheme="majorEastAsia" w:hAnsiTheme="majorEastAsia" w:hint="eastAsia"/>
                                <w:sz w:val="20"/>
                                <w:lang w:eastAsia="zh-CN"/>
                              </w:rPr>
                              <w:t>、</w:t>
                            </w:r>
                            <w:r w:rsidRPr="00177FB2">
                              <w:rPr>
                                <w:rFonts w:asciiTheme="majorEastAsia" w:eastAsiaTheme="majorEastAsia" w:hAnsiTheme="majorEastAsia" w:hint="eastAsia"/>
                                <w:sz w:val="20"/>
                                <w:lang w:eastAsia="zh-CN"/>
                              </w:rPr>
                              <w:t>山川</w:t>
                            </w:r>
                            <w:r>
                              <w:rPr>
                                <w:rFonts w:asciiTheme="majorEastAsia" w:eastAsiaTheme="majorEastAsia" w:hAnsiTheme="majorEastAsia" w:hint="eastAsia"/>
                                <w:sz w:val="20"/>
                                <w:lang w:eastAsia="zh-CN"/>
                              </w:rPr>
                              <w:t xml:space="preserve"> </w:t>
                            </w:r>
                            <w:r w:rsidRPr="00177FB2">
                              <w:rPr>
                                <w:rFonts w:asciiTheme="majorEastAsia" w:eastAsiaTheme="majorEastAsia" w:hAnsiTheme="majorEastAsia" w:hint="eastAsia"/>
                                <w:sz w:val="20"/>
                                <w:lang w:eastAsia="zh-CN"/>
                              </w:rPr>
                              <w:t>弘子</w:t>
                            </w:r>
                          </w:p>
                          <w:p w14:paraId="2F8956B1" w14:textId="40C485AE" w:rsidR="00AA20CC" w:rsidRPr="00E12C43" w:rsidRDefault="00AA20CC" w:rsidP="00E12C43">
                            <w:pPr>
                              <w:spacing w:beforeLines="20" w:before="70" w:line="300" w:lineRule="exact"/>
                              <w:ind w:firstLineChars="100" w:firstLine="206"/>
                              <w:rPr>
                                <w:rFonts w:asciiTheme="majorEastAsia" w:eastAsia="PMingLiU" w:hAnsiTheme="majorEastAsia"/>
                                <w:sz w:val="20"/>
                                <w:lang w:eastAsia="zh-TW"/>
                              </w:rPr>
                            </w:pPr>
                            <w:r w:rsidRPr="0055703A">
                              <w:rPr>
                                <w:rFonts w:asciiTheme="majorEastAsia" w:eastAsiaTheme="majorEastAsia" w:hAnsiTheme="majorEastAsia" w:hint="eastAsia"/>
                                <w:sz w:val="20"/>
                                <w:lang w:eastAsia="zh-TW"/>
                              </w:rPr>
                              <w:t>株式会社</w:t>
                            </w:r>
                            <w:r>
                              <w:rPr>
                                <w:rFonts w:asciiTheme="majorEastAsia" w:eastAsiaTheme="majorEastAsia" w:hAnsiTheme="majorEastAsia" w:hint="eastAsia"/>
                                <w:sz w:val="20"/>
                                <w:lang w:eastAsia="zh-TW"/>
                              </w:rPr>
                              <w:t>総合設計研究所</w:t>
                            </w:r>
                          </w:p>
                          <w:p w14:paraId="42CF9D04" w14:textId="7DEDFD14" w:rsidR="00AA20CC" w:rsidRPr="0055703A" w:rsidRDefault="00AA20CC" w:rsidP="00E12C43">
                            <w:pPr>
                              <w:spacing w:line="300" w:lineRule="exact"/>
                              <w:ind w:firstLineChars="200" w:firstLine="412"/>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TEL：</w:t>
                            </w:r>
                            <w:r w:rsidRPr="009B389A">
                              <w:rPr>
                                <w:rFonts w:asciiTheme="majorEastAsia" w:eastAsiaTheme="majorEastAsia" w:hAnsiTheme="majorEastAsia"/>
                                <w:sz w:val="20"/>
                                <w:lang w:eastAsia="zh-TW"/>
                              </w:rPr>
                              <w:t>03-3263-5954</w:t>
                            </w:r>
                            <w:r w:rsidRPr="0055703A">
                              <w:rPr>
                                <w:rFonts w:asciiTheme="majorEastAsia" w:eastAsiaTheme="majorEastAsia" w:hAnsiTheme="majorEastAsia" w:hint="eastAsia"/>
                                <w:sz w:val="20"/>
                                <w:lang w:eastAsia="zh-TW"/>
                              </w:rPr>
                              <w:t>、FAX：</w:t>
                            </w:r>
                            <w:r w:rsidRPr="009B389A">
                              <w:rPr>
                                <w:rFonts w:asciiTheme="majorEastAsia" w:eastAsiaTheme="majorEastAsia" w:hAnsiTheme="majorEastAsia"/>
                                <w:sz w:val="20"/>
                                <w:lang w:eastAsia="zh-TW"/>
                              </w:rPr>
                              <w:t>03-3263-7996</w:t>
                            </w:r>
                          </w:p>
                          <w:p w14:paraId="31C77EB1" w14:textId="22B55CE8" w:rsidR="00AA20CC" w:rsidRPr="0055703A" w:rsidRDefault="00AA20CC" w:rsidP="00E12C43">
                            <w:pPr>
                              <w:spacing w:line="300" w:lineRule="exact"/>
                              <w:ind w:firstLineChars="300" w:firstLine="618"/>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担当技術者：</w:t>
                            </w:r>
                            <w:r w:rsidRPr="009B389A">
                              <w:rPr>
                                <w:rFonts w:asciiTheme="majorEastAsia" w:eastAsiaTheme="majorEastAsia" w:hAnsiTheme="majorEastAsia" w:hint="eastAsia"/>
                                <w:sz w:val="20"/>
                                <w:lang w:eastAsia="zh-TW"/>
                              </w:rPr>
                              <w:t>富樫</w:t>
                            </w:r>
                            <w:r>
                              <w:rPr>
                                <w:rFonts w:asciiTheme="majorEastAsia" w:eastAsiaTheme="majorEastAsia" w:hAnsiTheme="majorEastAsia" w:hint="eastAsia"/>
                                <w:sz w:val="20"/>
                                <w:lang w:eastAsia="zh-TW"/>
                              </w:rPr>
                              <w:t xml:space="preserve"> </w:t>
                            </w:r>
                            <w:r w:rsidRPr="009B389A">
                              <w:rPr>
                                <w:rFonts w:asciiTheme="majorEastAsia" w:eastAsiaTheme="majorEastAsia" w:hAnsiTheme="majorEastAsia" w:hint="eastAsia"/>
                                <w:sz w:val="20"/>
                                <w:lang w:eastAsia="zh-TW"/>
                              </w:rPr>
                              <w:t>衛</w:t>
                            </w:r>
                            <w:r w:rsidRPr="0055703A">
                              <w:rPr>
                                <w:rFonts w:asciiTheme="majorEastAsia" w:eastAsiaTheme="majorEastAsia" w:hAnsiTheme="majorEastAsia" w:hint="eastAsia"/>
                                <w:sz w:val="20"/>
                                <w:lang w:eastAsia="zh-TW"/>
                              </w:rPr>
                              <w:t>、</w:t>
                            </w:r>
                            <w:r w:rsidRPr="009B389A">
                              <w:rPr>
                                <w:rFonts w:asciiTheme="majorEastAsia" w:eastAsiaTheme="majorEastAsia" w:hAnsiTheme="majorEastAsia" w:hint="eastAsia"/>
                                <w:sz w:val="20"/>
                                <w:lang w:eastAsia="zh-TW"/>
                              </w:rPr>
                              <w:t>渋谷</w:t>
                            </w:r>
                            <w:r>
                              <w:rPr>
                                <w:rFonts w:asciiTheme="majorEastAsia" w:eastAsiaTheme="majorEastAsia" w:hAnsiTheme="majorEastAsia" w:hint="eastAsia"/>
                                <w:sz w:val="20"/>
                                <w:lang w:eastAsia="zh-TW"/>
                              </w:rPr>
                              <w:t xml:space="preserve"> </w:t>
                            </w:r>
                            <w:r w:rsidRPr="009B389A">
                              <w:rPr>
                                <w:rFonts w:asciiTheme="majorEastAsia" w:eastAsiaTheme="majorEastAsia" w:hAnsiTheme="majorEastAsia" w:hint="eastAsia"/>
                                <w:sz w:val="20"/>
                                <w:lang w:eastAsia="zh-TW"/>
                              </w:rPr>
                              <w:t>翔夢</w:t>
                            </w:r>
                            <w:r>
                              <w:rPr>
                                <w:rFonts w:asciiTheme="majorEastAsia" w:eastAsiaTheme="majorEastAsia" w:hAnsiTheme="majorEastAsia" w:hint="eastAsia"/>
                                <w:sz w:val="20"/>
                                <w:lang w:eastAsia="zh-TW"/>
                              </w:rPr>
                              <w:t>、</w:t>
                            </w:r>
                            <w:r w:rsidRPr="00063698">
                              <w:rPr>
                                <w:rFonts w:asciiTheme="majorEastAsia" w:eastAsiaTheme="majorEastAsia" w:hAnsiTheme="majorEastAsia" w:hint="eastAsia"/>
                                <w:sz w:val="20"/>
                                <w:lang w:eastAsia="zh-TW"/>
                              </w:rPr>
                              <w:t>矢野</w:t>
                            </w:r>
                            <w:r>
                              <w:rPr>
                                <w:rFonts w:asciiTheme="majorEastAsia" w:eastAsiaTheme="majorEastAsia" w:hAnsiTheme="majorEastAsia" w:hint="eastAsia"/>
                                <w:sz w:val="20"/>
                                <w:lang w:eastAsia="zh-TW"/>
                              </w:rPr>
                              <w:t xml:space="preserve"> </w:t>
                            </w:r>
                            <w:r w:rsidRPr="00063698">
                              <w:rPr>
                                <w:rFonts w:asciiTheme="majorEastAsia" w:eastAsiaTheme="majorEastAsia" w:hAnsiTheme="majorEastAsia" w:hint="eastAsia"/>
                                <w:sz w:val="20"/>
                                <w:lang w:eastAsia="zh-TW"/>
                              </w:rPr>
                              <w:t>加奈子</w:t>
                            </w:r>
                          </w:p>
                          <w:p w14:paraId="4D5416C7" w14:textId="50FE38EA" w:rsidR="00AA20CC" w:rsidRPr="00A21F3C" w:rsidRDefault="00AA20CC" w:rsidP="00E12C43">
                            <w:pPr>
                              <w:spacing w:beforeLines="20" w:before="70" w:line="300" w:lineRule="exact"/>
                              <w:ind w:firstLineChars="100" w:firstLine="206"/>
                              <w:rPr>
                                <w:rFonts w:asciiTheme="majorEastAsia" w:eastAsiaTheme="majorEastAsia" w:hAnsiTheme="majorEastAsia"/>
                                <w:sz w:val="20"/>
                              </w:rPr>
                            </w:pPr>
                            <w:r w:rsidRPr="00A21F3C">
                              <w:rPr>
                                <w:rFonts w:asciiTheme="majorEastAsia" w:eastAsiaTheme="majorEastAsia" w:hAnsiTheme="majorEastAsia" w:hint="eastAsia"/>
                                <w:sz w:val="20"/>
                              </w:rPr>
                              <w:t>株式会社</w:t>
                            </w:r>
                            <w:r w:rsidR="00A21F3C" w:rsidRPr="00A21F3C">
                              <w:rPr>
                                <w:rFonts w:asciiTheme="majorEastAsia" w:eastAsiaTheme="majorEastAsia" w:hAnsiTheme="majorEastAsia" w:hint="eastAsia"/>
                                <w:sz w:val="20"/>
                              </w:rPr>
                              <w:t>イクトス</w:t>
                            </w:r>
                          </w:p>
                          <w:p w14:paraId="2DFABF43" w14:textId="6F6572FA" w:rsidR="00AA20CC" w:rsidRPr="00A21F3C" w:rsidRDefault="00AA20CC" w:rsidP="00E12C43">
                            <w:pPr>
                              <w:spacing w:line="300" w:lineRule="exact"/>
                              <w:ind w:firstLineChars="200" w:firstLine="412"/>
                              <w:rPr>
                                <w:rFonts w:asciiTheme="majorEastAsia" w:eastAsiaTheme="majorEastAsia" w:hAnsiTheme="majorEastAsia"/>
                                <w:sz w:val="20"/>
                              </w:rPr>
                            </w:pPr>
                            <w:r w:rsidRPr="00A21F3C">
                              <w:rPr>
                                <w:rFonts w:asciiTheme="majorEastAsia" w:eastAsiaTheme="majorEastAsia" w:hAnsiTheme="majorEastAsia" w:hint="eastAsia"/>
                                <w:sz w:val="20"/>
                              </w:rPr>
                              <w:t>TEL：</w:t>
                            </w:r>
                            <w:r w:rsidRPr="00A21F3C">
                              <w:rPr>
                                <w:rFonts w:asciiTheme="majorEastAsia" w:eastAsiaTheme="majorEastAsia" w:hAnsiTheme="majorEastAsia"/>
                                <w:sz w:val="20"/>
                              </w:rPr>
                              <w:t>045-</w:t>
                            </w:r>
                            <w:r w:rsidR="00A21F3C" w:rsidRPr="00A21F3C">
                              <w:rPr>
                                <w:rFonts w:asciiTheme="majorEastAsia" w:eastAsiaTheme="majorEastAsia" w:hAnsiTheme="majorEastAsia" w:hint="eastAsia"/>
                                <w:sz w:val="20"/>
                              </w:rPr>
                              <w:t>680</w:t>
                            </w:r>
                            <w:r w:rsidRPr="00A21F3C">
                              <w:rPr>
                                <w:rFonts w:asciiTheme="majorEastAsia" w:eastAsiaTheme="majorEastAsia" w:hAnsiTheme="majorEastAsia"/>
                                <w:sz w:val="20"/>
                              </w:rPr>
                              <w:t>-</w:t>
                            </w:r>
                            <w:r w:rsidR="00A21F3C" w:rsidRPr="00A21F3C">
                              <w:rPr>
                                <w:rFonts w:asciiTheme="majorEastAsia" w:eastAsiaTheme="majorEastAsia" w:hAnsiTheme="majorEastAsia" w:hint="eastAsia"/>
                                <w:sz w:val="20"/>
                              </w:rPr>
                              <w:t>5180</w:t>
                            </w:r>
                            <w:r w:rsidRPr="00A21F3C">
                              <w:rPr>
                                <w:rFonts w:asciiTheme="majorEastAsia" w:eastAsiaTheme="majorEastAsia" w:hAnsiTheme="majorEastAsia" w:hint="eastAsia"/>
                                <w:sz w:val="20"/>
                              </w:rPr>
                              <w:t>、FAX：</w:t>
                            </w:r>
                            <w:r w:rsidRPr="00A21F3C">
                              <w:rPr>
                                <w:rFonts w:asciiTheme="majorEastAsia" w:eastAsiaTheme="majorEastAsia" w:hAnsiTheme="majorEastAsia"/>
                                <w:sz w:val="20"/>
                              </w:rPr>
                              <w:t>045-</w:t>
                            </w:r>
                            <w:r w:rsidR="00A21F3C" w:rsidRPr="00A21F3C">
                              <w:rPr>
                                <w:rFonts w:asciiTheme="majorEastAsia" w:eastAsiaTheme="majorEastAsia" w:hAnsiTheme="majorEastAsia" w:hint="eastAsia"/>
                                <w:sz w:val="20"/>
                              </w:rPr>
                              <w:t>680</w:t>
                            </w:r>
                            <w:r w:rsidRPr="00A21F3C">
                              <w:rPr>
                                <w:rFonts w:asciiTheme="majorEastAsia" w:eastAsiaTheme="majorEastAsia" w:hAnsiTheme="majorEastAsia"/>
                                <w:sz w:val="20"/>
                              </w:rPr>
                              <w:t>-</w:t>
                            </w:r>
                            <w:r w:rsidR="00A21F3C" w:rsidRPr="00A21F3C">
                              <w:rPr>
                                <w:rFonts w:asciiTheme="majorEastAsia" w:eastAsiaTheme="majorEastAsia" w:hAnsiTheme="majorEastAsia" w:hint="eastAsia"/>
                                <w:sz w:val="20"/>
                              </w:rPr>
                              <w:t>5181</w:t>
                            </w:r>
                          </w:p>
                          <w:p w14:paraId="0788478F" w14:textId="5F335354" w:rsidR="00AA20CC" w:rsidRPr="0055703A" w:rsidRDefault="00AA20CC" w:rsidP="00E12C43">
                            <w:pPr>
                              <w:spacing w:line="300" w:lineRule="exact"/>
                              <w:ind w:firstLineChars="300" w:firstLine="618"/>
                              <w:rPr>
                                <w:rFonts w:asciiTheme="majorEastAsia" w:eastAsiaTheme="majorEastAsia" w:hAnsiTheme="majorEastAsia"/>
                                <w:sz w:val="20"/>
                              </w:rPr>
                            </w:pPr>
                            <w:r w:rsidRPr="00A21F3C">
                              <w:rPr>
                                <w:rFonts w:asciiTheme="majorEastAsia" w:eastAsiaTheme="majorEastAsia" w:hAnsiTheme="majorEastAsia" w:hint="eastAsia"/>
                                <w:sz w:val="20"/>
                              </w:rPr>
                              <w:t>担当技術者：</w:t>
                            </w:r>
                            <w:r w:rsidR="00A21F3C" w:rsidRPr="00A21F3C">
                              <w:rPr>
                                <w:rFonts w:asciiTheme="majorEastAsia" w:eastAsiaTheme="majorEastAsia" w:hAnsiTheme="majorEastAsia" w:hint="eastAsia"/>
                                <w:sz w:val="20"/>
                              </w:rPr>
                              <w:t>野澤　朗</w:t>
                            </w:r>
                          </w:p>
                          <w:p w14:paraId="5B9A3CBF" w14:textId="3A244291" w:rsidR="00AA20CC" w:rsidRPr="00A21F3C" w:rsidRDefault="00AA20CC" w:rsidP="002B3136">
                            <w:pPr>
                              <w:spacing w:beforeLines="20" w:before="70" w:line="300" w:lineRule="exact"/>
                              <w:ind w:firstLineChars="100" w:firstLine="206"/>
                              <w:rPr>
                                <w:rFonts w:asciiTheme="majorEastAsia" w:eastAsiaTheme="majorEastAsia" w:hAnsiTheme="majorEastAsia"/>
                                <w:sz w:val="20"/>
                              </w:rPr>
                            </w:pPr>
                            <w:r w:rsidRPr="00A21F3C">
                              <w:rPr>
                                <w:rFonts w:asciiTheme="majorEastAsia" w:eastAsiaTheme="majorEastAsia" w:hAnsiTheme="majorEastAsia" w:hint="eastAsia"/>
                                <w:sz w:val="20"/>
                              </w:rPr>
                              <w:t>株式会社</w:t>
                            </w:r>
                            <w:r w:rsidR="00A21F3C" w:rsidRPr="00A21F3C">
                              <w:rPr>
                                <w:rFonts w:asciiTheme="majorEastAsia" w:eastAsiaTheme="majorEastAsia" w:hAnsiTheme="majorEastAsia" w:hint="eastAsia"/>
                                <w:sz w:val="20"/>
                              </w:rPr>
                              <w:t>イケ設備設計事務所</w:t>
                            </w:r>
                          </w:p>
                          <w:p w14:paraId="47194B4B" w14:textId="5993DEAB" w:rsidR="00AA20CC" w:rsidRPr="00A21F3C" w:rsidRDefault="00AA20CC" w:rsidP="002B3136">
                            <w:pPr>
                              <w:spacing w:line="300" w:lineRule="exact"/>
                              <w:ind w:firstLineChars="200" w:firstLine="412"/>
                              <w:rPr>
                                <w:rFonts w:asciiTheme="majorEastAsia" w:eastAsiaTheme="majorEastAsia" w:hAnsiTheme="majorEastAsia"/>
                                <w:sz w:val="20"/>
                                <w:lang w:eastAsia="zh-CN"/>
                              </w:rPr>
                            </w:pPr>
                            <w:r w:rsidRPr="00A21F3C">
                              <w:rPr>
                                <w:rFonts w:asciiTheme="majorEastAsia" w:eastAsiaTheme="majorEastAsia" w:hAnsiTheme="majorEastAsia" w:hint="eastAsia"/>
                                <w:sz w:val="20"/>
                                <w:lang w:eastAsia="zh-CN"/>
                              </w:rPr>
                              <w:t>TEL：</w:t>
                            </w:r>
                            <w:r w:rsidRPr="00A21F3C">
                              <w:rPr>
                                <w:rFonts w:asciiTheme="majorEastAsia" w:eastAsiaTheme="majorEastAsia" w:hAnsiTheme="majorEastAsia"/>
                                <w:sz w:val="20"/>
                                <w:lang w:eastAsia="zh-CN"/>
                              </w:rPr>
                              <w:t>045-</w:t>
                            </w:r>
                            <w:r w:rsidR="00A21F3C">
                              <w:rPr>
                                <w:rFonts w:asciiTheme="majorEastAsia" w:eastAsiaTheme="majorEastAsia" w:hAnsiTheme="majorEastAsia" w:hint="eastAsia"/>
                                <w:sz w:val="20"/>
                                <w:lang w:eastAsia="zh-CN"/>
                              </w:rPr>
                              <w:t>534</w:t>
                            </w:r>
                            <w:r w:rsidRPr="00A21F3C">
                              <w:rPr>
                                <w:rFonts w:asciiTheme="majorEastAsia" w:eastAsiaTheme="majorEastAsia" w:hAnsiTheme="majorEastAsia"/>
                                <w:sz w:val="20"/>
                                <w:lang w:eastAsia="zh-CN"/>
                              </w:rPr>
                              <w:t>-</w:t>
                            </w:r>
                            <w:r w:rsidR="00A21F3C">
                              <w:rPr>
                                <w:rFonts w:asciiTheme="majorEastAsia" w:eastAsiaTheme="majorEastAsia" w:hAnsiTheme="majorEastAsia" w:hint="eastAsia"/>
                                <w:sz w:val="20"/>
                                <w:lang w:eastAsia="zh-CN"/>
                              </w:rPr>
                              <w:t>5547</w:t>
                            </w:r>
                            <w:r w:rsidRPr="00A21F3C">
                              <w:rPr>
                                <w:rFonts w:asciiTheme="majorEastAsia" w:eastAsiaTheme="majorEastAsia" w:hAnsiTheme="majorEastAsia" w:hint="eastAsia"/>
                                <w:sz w:val="20"/>
                                <w:lang w:eastAsia="zh-CN"/>
                              </w:rPr>
                              <w:t>、FAX：</w:t>
                            </w:r>
                            <w:r w:rsidRPr="00A21F3C">
                              <w:rPr>
                                <w:rFonts w:asciiTheme="majorEastAsia" w:eastAsiaTheme="majorEastAsia" w:hAnsiTheme="majorEastAsia"/>
                                <w:sz w:val="20"/>
                                <w:lang w:eastAsia="zh-CN"/>
                              </w:rPr>
                              <w:t>045-</w:t>
                            </w:r>
                            <w:r w:rsidR="00A21F3C">
                              <w:rPr>
                                <w:rFonts w:asciiTheme="majorEastAsia" w:eastAsiaTheme="majorEastAsia" w:hAnsiTheme="majorEastAsia" w:hint="eastAsia"/>
                                <w:sz w:val="20"/>
                                <w:lang w:eastAsia="zh-CN"/>
                              </w:rPr>
                              <w:t>322</w:t>
                            </w:r>
                            <w:r w:rsidRPr="00A21F3C">
                              <w:rPr>
                                <w:rFonts w:asciiTheme="majorEastAsia" w:eastAsiaTheme="majorEastAsia" w:hAnsiTheme="majorEastAsia"/>
                                <w:sz w:val="20"/>
                                <w:lang w:eastAsia="zh-CN"/>
                              </w:rPr>
                              <w:t>-0</w:t>
                            </w:r>
                            <w:r w:rsidR="00A21F3C">
                              <w:rPr>
                                <w:rFonts w:asciiTheme="majorEastAsia" w:eastAsiaTheme="majorEastAsia" w:hAnsiTheme="majorEastAsia" w:hint="eastAsia"/>
                                <w:sz w:val="20"/>
                                <w:lang w:eastAsia="zh-CN"/>
                              </w:rPr>
                              <w:t>031</w:t>
                            </w:r>
                          </w:p>
                          <w:p w14:paraId="306A6945" w14:textId="4D156E7D" w:rsidR="00AA20CC" w:rsidRPr="0055703A" w:rsidRDefault="00AA20CC" w:rsidP="002B3136">
                            <w:pPr>
                              <w:spacing w:line="300" w:lineRule="exact"/>
                              <w:ind w:firstLineChars="300" w:firstLine="618"/>
                              <w:rPr>
                                <w:rFonts w:asciiTheme="majorEastAsia" w:eastAsiaTheme="majorEastAsia" w:hAnsiTheme="majorEastAsia"/>
                                <w:sz w:val="20"/>
                                <w:lang w:eastAsia="zh-CN"/>
                              </w:rPr>
                            </w:pPr>
                            <w:r w:rsidRPr="00A21F3C">
                              <w:rPr>
                                <w:rFonts w:asciiTheme="majorEastAsia" w:eastAsiaTheme="majorEastAsia" w:hAnsiTheme="majorEastAsia" w:hint="eastAsia"/>
                                <w:sz w:val="20"/>
                                <w:lang w:eastAsia="zh-CN"/>
                              </w:rPr>
                              <w:t>担当技術者：</w:t>
                            </w:r>
                            <w:r w:rsidR="00A21F3C">
                              <w:rPr>
                                <w:rFonts w:asciiTheme="majorEastAsia" w:eastAsiaTheme="majorEastAsia" w:hAnsiTheme="majorEastAsia" w:hint="eastAsia"/>
                                <w:sz w:val="20"/>
                                <w:lang w:eastAsia="zh-CN"/>
                              </w:rPr>
                              <w:t>池谷　佳朗</w:t>
                            </w:r>
                          </w:p>
                          <w:p w14:paraId="65EC2661" w14:textId="77777777" w:rsidR="00AA20CC" w:rsidRPr="002B3136" w:rsidRDefault="00AA20CC" w:rsidP="00113176">
                            <w:pPr>
                              <w:spacing w:line="300" w:lineRule="exact"/>
                              <w:ind w:firstLineChars="300" w:firstLine="618"/>
                              <w:rPr>
                                <w:rFonts w:asciiTheme="majorEastAsia" w:eastAsia="SimSun" w:hAnsiTheme="majorEastAsia"/>
                                <w:sz w:val="20"/>
                                <w:lang w:eastAsia="zh-CN"/>
                              </w:rPr>
                            </w:pPr>
                          </w:p>
                          <w:p w14:paraId="7C270668" w14:textId="77777777" w:rsidR="00AA20CC" w:rsidRPr="005D2BCB" w:rsidRDefault="00AA20CC" w:rsidP="005D2BCB">
                            <w:pPr>
                              <w:spacing w:line="300" w:lineRule="exact"/>
                              <w:rPr>
                                <w:sz w:val="20"/>
                                <w:lang w:eastAsia="zh-CN"/>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4E824" id="_x0000_s1054" type="#_x0000_t202" style="position:absolute;margin-left:55.85pt;margin-top:267.35pt;width:370.35pt;height:332.2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" strokeweight="1pt">
                <v:textbox inset="5.85pt,.7pt,5.85pt,.7pt">
                  <w:txbxContent>
                    <w:p w14:paraId="1BA56C15" w14:textId="1F202241" w:rsidR="00AA20CC" w:rsidRDefault="00AA20CC" w:rsidP="0015782C">
                      <w:pPr>
                        <w:spacing w:line="300" w:lineRule="exact"/>
                        <w:rPr>
                          <w:rFonts w:asciiTheme="majorEastAsia" w:eastAsiaTheme="majorEastAsia" w:hAnsiTheme="majorEastAsia"/>
                          <w:sz w:val="20"/>
                        </w:rPr>
                      </w:pPr>
                      <w:r w:rsidRPr="0055703A">
                        <w:rPr>
                          <w:rFonts w:asciiTheme="majorEastAsia" w:eastAsiaTheme="majorEastAsia" w:hAnsiTheme="majorEastAsia" w:hint="eastAsia"/>
                          <w:sz w:val="20"/>
                        </w:rPr>
                        <w:t>■</w:t>
                      </w:r>
                      <w:r>
                        <w:rPr>
                          <w:rFonts w:asciiTheme="majorEastAsia" w:eastAsiaTheme="majorEastAsia" w:hAnsiTheme="majorEastAsia" w:hint="eastAsia"/>
                          <w:sz w:val="20"/>
                        </w:rPr>
                        <w:t>株式会社</w:t>
                      </w:r>
                      <w:r w:rsidRPr="00C2606E">
                        <w:rPr>
                          <w:rFonts w:ascii="ＭＳ ゴシック" w:eastAsia="ＭＳ ゴシック" w:hint="eastAsia"/>
                          <w:sz w:val="20"/>
                        </w:rPr>
                        <w:t>ランズ計画研究所</w:t>
                      </w:r>
                    </w:p>
                    <w:p w14:paraId="47662D74" w14:textId="1C93E91B" w:rsidR="00AA20CC" w:rsidRPr="0055703A" w:rsidRDefault="00AA20CC" w:rsidP="00ED623F">
                      <w:pPr>
                        <w:spacing w:line="300" w:lineRule="exact"/>
                        <w:ind w:firstLineChars="200" w:firstLine="412"/>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TEL：0</w:t>
                      </w:r>
                      <w:r>
                        <w:rPr>
                          <w:rFonts w:asciiTheme="majorEastAsia" w:eastAsiaTheme="majorEastAsia" w:hAnsiTheme="majorEastAsia"/>
                          <w:sz w:val="20"/>
                          <w:lang w:eastAsia="zh-TW"/>
                        </w:rPr>
                        <w:t>45</w:t>
                      </w:r>
                      <w:r w:rsidRPr="0055703A">
                        <w:rPr>
                          <w:rFonts w:asciiTheme="majorEastAsia" w:eastAsiaTheme="majorEastAsia" w:hAnsiTheme="majorEastAsia"/>
                          <w:sz w:val="20"/>
                          <w:lang w:eastAsia="zh-TW"/>
                        </w:rPr>
                        <w:t>-</w:t>
                      </w:r>
                      <w:r>
                        <w:rPr>
                          <w:rFonts w:asciiTheme="majorEastAsia" w:eastAsiaTheme="majorEastAsia" w:hAnsiTheme="majorEastAsia"/>
                          <w:sz w:val="20"/>
                          <w:lang w:eastAsia="zh-TW"/>
                        </w:rPr>
                        <w:t>322</w:t>
                      </w:r>
                      <w:r w:rsidRPr="0055703A">
                        <w:rPr>
                          <w:rFonts w:asciiTheme="majorEastAsia" w:eastAsiaTheme="majorEastAsia" w:hAnsiTheme="majorEastAsia"/>
                          <w:sz w:val="20"/>
                          <w:lang w:eastAsia="zh-TW"/>
                        </w:rPr>
                        <w:t>-</w:t>
                      </w:r>
                      <w:r>
                        <w:rPr>
                          <w:rFonts w:asciiTheme="majorEastAsia" w:eastAsiaTheme="majorEastAsia" w:hAnsiTheme="majorEastAsia"/>
                          <w:sz w:val="20"/>
                          <w:lang w:eastAsia="zh-TW"/>
                        </w:rPr>
                        <w:t>0581</w:t>
                      </w:r>
                      <w:r w:rsidRPr="0055703A">
                        <w:rPr>
                          <w:rFonts w:asciiTheme="majorEastAsia" w:eastAsiaTheme="majorEastAsia" w:hAnsiTheme="majorEastAsia" w:hint="eastAsia"/>
                          <w:sz w:val="20"/>
                          <w:lang w:eastAsia="zh-TW"/>
                        </w:rPr>
                        <w:t>、FAX：0</w:t>
                      </w:r>
                      <w:r w:rsidRPr="0055703A">
                        <w:rPr>
                          <w:rFonts w:asciiTheme="majorEastAsia" w:eastAsiaTheme="majorEastAsia" w:hAnsiTheme="majorEastAsia"/>
                          <w:sz w:val="20"/>
                          <w:lang w:eastAsia="zh-TW"/>
                        </w:rPr>
                        <w:t>3-6432-9976</w:t>
                      </w:r>
                    </w:p>
                    <w:p w14:paraId="515AFF56" w14:textId="50D2D0DE" w:rsidR="00E424CD" w:rsidRPr="00A17BDF" w:rsidRDefault="00E424CD" w:rsidP="00E424CD">
                      <w:pPr>
                        <w:spacing w:line="300" w:lineRule="exact"/>
                        <w:ind w:firstLineChars="300" w:firstLine="618"/>
                        <w:rPr>
                          <w:ins w:id="222" w:author="本田志保" w:date="2024-04-26T12:20:00Z"/>
                          <w:rFonts w:asciiTheme="majorEastAsia" w:eastAsia="SimSun" w:hAnsiTheme="majorEastAsia"/>
                          <w:sz w:val="20"/>
                          <w:lang w:eastAsia="zh-TW"/>
                        </w:rPr>
                      </w:pPr>
                      <w:ins w:id="223" w:author="本田志保" w:date="2024-04-26T12:21:00Z">
                        <w:r>
                          <w:rPr>
                            <w:rFonts w:asciiTheme="majorEastAsia" w:eastAsiaTheme="majorEastAsia" w:hAnsiTheme="majorEastAsia" w:hint="eastAsia"/>
                            <w:sz w:val="20"/>
                            <w:lang w:eastAsia="zh-TW"/>
                          </w:rPr>
                          <w:t>照査</w:t>
                        </w:r>
                      </w:ins>
                      <w:ins w:id="224" w:author="本田志保" w:date="2024-04-26T12:20:00Z">
                        <w:r w:rsidRPr="0055703A">
                          <w:rPr>
                            <w:rFonts w:asciiTheme="majorEastAsia" w:eastAsiaTheme="majorEastAsia" w:hAnsiTheme="majorEastAsia" w:hint="eastAsia"/>
                            <w:sz w:val="20"/>
                            <w:lang w:eastAsia="zh-CN"/>
                          </w:rPr>
                          <w:t>技術者：</w:t>
                        </w:r>
                      </w:ins>
                      <w:ins w:id="225" w:author="本田志保" w:date="2024-04-26T12:21:00Z">
                        <w:r>
                          <w:rPr>
                            <w:rFonts w:asciiTheme="majorEastAsia" w:eastAsiaTheme="majorEastAsia" w:hAnsiTheme="majorEastAsia" w:hint="eastAsia"/>
                            <w:sz w:val="20"/>
                            <w:lang w:eastAsia="zh-TW"/>
                          </w:rPr>
                          <w:t>満生 朋子</w:t>
                        </w:r>
                      </w:ins>
                    </w:p>
                    <w:p w14:paraId="35EA8698" w14:textId="1CD575AE" w:rsidR="00AA20CC" w:rsidRPr="0055703A" w:rsidDel="00E424CD" w:rsidRDefault="00AA20CC" w:rsidP="00ED623F">
                      <w:pPr>
                        <w:spacing w:line="300" w:lineRule="exact"/>
                        <w:ind w:firstLineChars="300" w:firstLine="618"/>
                        <w:rPr>
                          <w:del w:id="226" w:author="本田志保" w:date="2024-04-26T12:21:00Z"/>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担当技術者：</w:t>
                      </w:r>
                      <w:r w:rsidRPr="00ED623F">
                        <w:rPr>
                          <w:rFonts w:asciiTheme="majorEastAsia" w:eastAsiaTheme="majorEastAsia" w:hAnsiTheme="majorEastAsia" w:hint="eastAsia"/>
                          <w:sz w:val="20"/>
                          <w:lang w:eastAsia="zh-TW"/>
                        </w:rPr>
                        <w:t>北島</w:t>
                      </w:r>
                      <w:r>
                        <w:rPr>
                          <w:rFonts w:asciiTheme="majorEastAsia" w:eastAsiaTheme="majorEastAsia" w:hAnsiTheme="majorEastAsia" w:hint="eastAsia"/>
                          <w:sz w:val="20"/>
                          <w:lang w:eastAsia="zh-TW"/>
                        </w:rPr>
                        <w:t xml:space="preserve"> </w:t>
                      </w:r>
                      <w:r w:rsidRPr="00ED623F">
                        <w:rPr>
                          <w:rFonts w:asciiTheme="majorEastAsia" w:eastAsiaTheme="majorEastAsia" w:hAnsiTheme="majorEastAsia" w:hint="eastAsia"/>
                          <w:sz w:val="20"/>
                          <w:lang w:eastAsia="zh-TW"/>
                        </w:rPr>
                        <w:t>佳浩</w:t>
                      </w:r>
                      <w:r w:rsidRPr="0055703A">
                        <w:rPr>
                          <w:rFonts w:asciiTheme="majorEastAsia" w:eastAsiaTheme="majorEastAsia" w:hAnsiTheme="majorEastAsia" w:hint="eastAsia"/>
                          <w:sz w:val="20"/>
                          <w:lang w:eastAsia="zh-TW"/>
                        </w:rPr>
                        <w:t>、</w:t>
                      </w:r>
                      <w:r w:rsidRPr="00ED623F">
                        <w:rPr>
                          <w:rFonts w:asciiTheme="majorEastAsia" w:eastAsiaTheme="majorEastAsia" w:hAnsiTheme="majorEastAsia" w:hint="eastAsia"/>
                          <w:sz w:val="20"/>
                          <w:lang w:eastAsia="zh-TW"/>
                        </w:rPr>
                        <w:t>浅見</w:t>
                      </w:r>
                      <w:r>
                        <w:rPr>
                          <w:rFonts w:asciiTheme="majorEastAsia" w:eastAsiaTheme="majorEastAsia" w:hAnsiTheme="majorEastAsia" w:hint="eastAsia"/>
                          <w:sz w:val="20"/>
                          <w:lang w:eastAsia="zh-TW"/>
                        </w:rPr>
                        <w:t xml:space="preserve"> </w:t>
                      </w:r>
                      <w:r w:rsidRPr="00ED623F">
                        <w:rPr>
                          <w:rFonts w:asciiTheme="majorEastAsia" w:eastAsiaTheme="majorEastAsia" w:hAnsiTheme="majorEastAsia" w:hint="eastAsia"/>
                          <w:sz w:val="20"/>
                          <w:lang w:eastAsia="zh-TW"/>
                        </w:rPr>
                        <w:t>友紀</w:t>
                      </w:r>
                      <w:r>
                        <w:rPr>
                          <w:rFonts w:asciiTheme="majorEastAsia" w:eastAsiaTheme="majorEastAsia" w:hAnsiTheme="majorEastAsia" w:hint="eastAsia"/>
                          <w:sz w:val="20"/>
                          <w:lang w:eastAsia="zh-TW"/>
                        </w:rPr>
                        <w:t>、</w:t>
                      </w:r>
                      <w:r w:rsidRPr="00ED623F">
                        <w:rPr>
                          <w:rFonts w:asciiTheme="majorEastAsia" w:eastAsiaTheme="majorEastAsia" w:hAnsiTheme="majorEastAsia" w:hint="eastAsia"/>
                          <w:sz w:val="20"/>
                          <w:lang w:eastAsia="zh-TW"/>
                        </w:rPr>
                        <w:t>文珠</w:t>
                      </w:r>
                      <w:r>
                        <w:rPr>
                          <w:rFonts w:asciiTheme="majorEastAsia" w:eastAsiaTheme="majorEastAsia" w:hAnsiTheme="majorEastAsia" w:hint="eastAsia"/>
                          <w:sz w:val="20"/>
                          <w:lang w:eastAsia="zh-TW"/>
                        </w:rPr>
                        <w:t xml:space="preserve"> </w:t>
                      </w:r>
                      <w:r w:rsidRPr="00ED623F">
                        <w:rPr>
                          <w:rFonts w:asciiTheme="majorEastAsia" w:eastAsiaTheme="majorEastAsia" w:hAnsiTheme="majorEastAsia" w:hint="eastAsia"/>
                          <w:sz w:val="20"/>
                          <w:lang w:eastAsia="zh-TW"/>
                        </w:rPr>
                        <w:t>正哲</w:t>
                      </w:r>
                      <w:r>
                        <w:rPr>
                          <w:rFonts w:asciiTheme="majorEastAsia" w:eastAsiaTheme="majorEastAsia" w:hAnsiTheme="majorEastAsia" w:hint="eastAsia"/>
                          <w:sz w:val="20"/>
                          <w:lang w:eastAsia="zh-TW"/>
                        </w:rPr>
                        <w:t>、</w:t>
                      </w:r>
                      <w:r w:rsidRPr="00E360DB">
                        <w:rPr>
                          <w:rFonts w:asciiTheme="majorEastAsia" w:eastAsiaTheme="majorEastAsia" w:hAnsiTheme="majorEastAsia" w:hint="eastAsia"/>
                          <w:sz w:val="20"/>
                          <w:lang w:eastAsia="zh-TW"/>
                        </w:rPr>
                        <w:t>石川</w:t>
                      </w:r>
                      <w:r>
                        <w:rPr>
                          <w:rFonts w:asciiTheme="majorEastAsia" w:eastAsiaTheme="majorEastAsia" w:hAnsiTheme="majorEastAsia" w:hint="eastAsia"/>
                          <w:sz w:val="20"/>
                          <w:lang w:eastAsia="zh-TW"/>
                        </w:rPr>
                        <w:t xml:space="preserve"> </w:t>
                      </w:r>
                      <w:r w:rsidRPr="00E360DB">
                        <w:rPr>
                          <w:rFonts w:asciiTheme="majorEastAsia" w:eastAsiaTheme="majorEastAsia" w:hAnsiTheme="majorEastAsia" w:hint="eastAsia"/>
                          <w:sz w:val="20"/>
                          <w:lang w:eastAsia="zh-TW"/>
                        </w:rPr>
                        <w:t>麻由子</w:t>
                      </w:r>
                    </w:p>
                    <w:p w14:paraId="2ECED97A" w14:textId="5079EA32" w:rsidR="00AA20CC" w:rsidRPr="00E12C43" w:rsidRDefault="00AA20CC">
                      <w:pPr>
                        <w:spacing w:line="300" w:lineRule="exact"/>
                        <w:ind w:firstLineChars="300" w:firstLine="618"/>
                        <w:rPr>
                          <w:rFonts w:asciiTheme="majorEastAsia" w:eastAsiaTheme="majorEastAsia" w:hAnsiTheme="majorEastAsia"/>
                          <w:sz w:val="20"/>
                          <w:lang w:eastAsia="zh-TW"/>
                        </w:rPr>
                        <w:pPrChange w:id="227" w:author="本田志保" w:date="2024-04-26T12:21:00Z">
                          <w:pPr>
                            <w:spacing w:line="300" w:lineRule="exact"/>
                          </w:pPr>
                        </w:pPrChange>
                      </w:pPr>
                    </w:p>
                    <w:p w14:paraId="19DFE453" w14:textId="134A724E" w:rsidR="00AA20CC" w:rsidRPr="0055703A" w:rsidRDefault="00AA20CC" w:rsidP="0015782C">
                      <w:pPr>
                        <w:spacing w:line="300" w:lineRule="exact"/>
                        <w:rPr>
                          <w:rFonts w:asciiTheme="majorEastAsia" w:eastAsiaTheme="majorEastAsia" w:hAnsiTheme="majorEastAsia"/>
                          <w:sz w:val="20"/>
                        </w:rPr>
                      </w:pPr>
                      <w:r w:rsidRPr="0055703A">
                        <w:rPr>
                          <w:rFonts w:asciiTheme="majorEastAsia" w:eastAsiaTheme="majorEastAsia" w:hAnsiTheme="majorEastAsia" w:hint="eastAsia"/>
                          <w:sz w:val="20"/>
                        </w:rPr>
                        <w:t>■</w:t>
                      </w:r>
                      <w:r>
                        <w:rPr>
                          <w:rFonts w:asciiTheme="majorEastAsia" w:eastAsiaTheme="majorEastAsia" w:hAnsiTheme="majorEastAsia" w:hint="eastAsia"/>
                          <w:sz w:val="20"/>
                        </w:rPr>
                        <w:t>協力企業</w:t>
                      </w:r>
                    </w:p>
                    <w:p w14:paraId="44408725" w14:textId="77777777" w:rsidR="00AA20CC" w:rsidRPr="0055703A" w:rsidRDefault="00AA20CC" w:rsidP="00FF4AAB">
                      <w:pPr>
                        <w:spacing w:line="300" w:lineRule="exact"/>
                        <w:ind w:firstLineChars="100" w:firstLine="206"/>
                        <w:rPr>
                          <w:rFonts w:asciiTheme="majorEastAsia" w:eastAsiaTheme="majorEastAsia" w:hAnsiTheme="majorEastAsia"/>
                          <w:sz w:val="20"/>
                        </w:rPr>
                      </w:pPr>
                      <w:r w:rsidRPr="0055703A">
                        <w:rPr>
                          <w:rFonts w:asciiTheme="majorEastAsia" w:eastAsiaTheme="majorEastAsia" w:hAnsiTheme="majorEastAsia" w:hint="eastAsia"/>
                          <w:sz w:val="20"/>
                        </w:rPr>
                        <w:t>株式会社ヘッズ</w:t>
                      </w:r>
                    </w:p>
                    <w:p w14:paraId="692DA251" w14:textId="13947CEC" w:rsidR="00AA20CC" w:rsidRPr="0055703A" w:rsidRDefault="00AA20CC" w:rsidP="00793C16">
                      <w:pPr>
                        <w:spacing w:line="300" w:lineRule="exact"/>
                        <w:ind w:firstLineChars="200" w:firstLine="412"/>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TEL：0</w:t>
                      </w:r>
                      <w:r w:rsidRPr="0055703A">
                        <w:rPr>
                          <w:rFonts w:asciiTheme="majorEastAsia" w:eastAsiaTheme="majorEastAsia" w:hAnsiTheme="majorEastAsia"/>
                          <w:sz w:val="20"/>
                          <w:lang w:eastAsia="zh-CN"/>
                        </w:rPr>
                        <w:t>3-6432-9989</w:t>
                      </w:r>
                      <w:r w:rsidRPr="0055703A">
                        <w:rPr>
                          <w:rFonts w:asciiTheme="majorEastAsia" w:eastAsiaTheme="majorEastAsia" w:hAnsiTheme="majorEastAsia" w:hint="eastAsia"/>
                          <w:sz w:val="20"/>
                          <w:lang w:eastAsia="zh-CN"/>
                        </w:rPr>
                        <w:t>、FAX：0</w:t>
                      </w:r>
                      <w:r w:rsidRPr="0055703A">
                        <w:rPr>
                          <w:rFonts w:asciiTheme="majorEastAsia" w:eastAsiaTheme="majorEastAsia" w:hAnsiTheme="majorEastAsia"/>
                          <w:sz w:val="20"/>
                          <w:lang w:eastAsia="zh-CN"/>
                        </w:rPr>
                        <w:t>3-6432-9976</w:t>
                      </w:r>
                    </w:p>
                    <w:p w14:paraId="50EFA648" w14:textId="1C775577" w:rsidR="00AA20CC" w:rsidRPr="0055703A" w:rsidRDefault="00AA20CC" w:rsidP="00793C16">
                      <w:pPr>
                        <w:spacing w:line="300" w:lineRule="exact"/>
                        <w:ind w:firstLineChars="300" w:firstLine="618"/>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担当技術者：加藤 茂男、加藤</w:t>
                      </w:r>
                      <w:r>
                        <w:rPr>
                          <w:rFonts w:asciiTheme="majorEastAsia" w:eastAsiaTheme="majorEastAsia" w:hAnsiTheme="majorEastAsia" w:hint="eastAsia"/>
                          <w:sz w:val="20"/>
                          <w:lang w:eastAsia="zh-CN"/>
                        </w:rPr>
                        <w:t xml:space="preserve"> </w:t>
                      </w:r>
                      <w:r w:rsidRPr="0055703A">
                        <w:rPr>
                          <w:rFonts w:asciiTheme="majorEastAsia" w:eastAsiaTheme="majorEastAsia" w:hAnsiTheme="majorEastAsia" w:hint="eastAsia"/>
                          <w:sz w:val="20"/>
                          <w:lang w:eastAsia="zh-CN"/>
                        </w:rPr>
                        <w:t>修</w:t>
                      </w:r>
                      <w:r>
                        <w:rPr>
                          <w:rFonts w:asciiTheme="majorEastAsia" w:eastAsiaTheme="majorEastAsia" w:hAnsiTheme="majorEastAsia" w:hint="eastAsia"/>
                          <w:sz w:val="20"/>
                          <w:lang w:eastAsia="zh-CN"/>
                        </w:rPr>
                        <w:t>、</w:t>
                      </w:r>
                      <w:r w:rsidRPr="00564A97">
                        <w:rPr>
                          <w:rFonts w:asciiTheme="majorEastAsia" w:eastAsiaTheme="majorEastAsia" w:hAnsiTheme="majorEastAsia" w:hint="eastAsia"/>
                          <w:sz w:val="20"/>
                          <w:lang w:eastAsia="zh-CN"/>
                        </w:rPr>
                        <w:t>福留</w:t>
                      </w:r>
                      <w:r>
                        <w:rPr>
                          <w:rFonts w:asciiTheme="majorEastAsia" w:eastAsiaTheme="majorEastAsia" w:hAnsiTheme="majorEastAsia" w:hint="eastAsia"/>
                          <w:sz w:val="20"/>
                          <w:lang w:eastAsia="zh-CN"/>
                        </w:rPr>
                        <w:t xml:space="preserve"> </w:t>
                      </w:r>
                      <w:r w:rsidRPr="00564A97">
                        <w:rPr>
                          <w:rFonts w:asciiTheme="majorEastAsia" w:eastAsiaTheme="majorEastAsia" w:hAnsiTheme="majorEastAsia" w:hint="eastAsia"/>
                          <w:sz w:val="20"/>
                          <w:lang w:eastAsia="zh-CN"/>
                        </w:rPr>
                        <w:t>正雄</w:t>
                      </w:r>
                      <w:r>
                        <w:rPr>
                          <w:rFonts w:asciiTheme="majorEastAsia" w:eastAsiaTheme="majorEastAsia" w:hAnsiTheme="majorEastAsia" w:hint="eastAsia"/>
                          <w:sz w:val="20"/>
                          <w:lang w:eastAsia="zh-CN"/>
                        </w:rPr>
                        <w:t>、</w:t>
                      </w:r>
                      <w:r w:rsidRPr="00E412F4">
                        <w:rPr>
                          <w:rFonts w:asciiTheme="majorEastAsia" w:eastAsiaTheme="majorEastAsia" w:hAnsiTheme="majorEastAsia" w:hint="eastAsia"/>
                          <w:sz w:val="20"/>
                          <w:lang w:eastAsia="zh-CN"/>
                        </w:rPr>
                        <w:t>矢吹</w:t>
                      </w:r>
                      <w:r>
                        <w:rPr>
                          <w:rFonts w:asciiTheme="majorEastAsia" w:eastAsiaTheme="majorEastAsia" w:hAnsiTheme="majorEastAsia" w:hint="eastAsia"/>
                          <w:sz w:val="20"/>
                          <w:lang w:eastAsia="zh-CN"/>
                        </w:rPr>
                        <w:t xml:space="preserve"> </w:t>
                      </w:r>
                      <w:r w:rsidRPr="00E412F4">
                        <w:rPr>
                          <w:rFonts w:asciiTheme="majorEastAsia" w:eastAsiaTheme="majorEastAsia" w:hAnsiTheme="majorEastAsia" w:hint="eastAsia"/>
                          <w:sz w:val="20"/>
                          <w:lang w:eastAsia="zh-CN"/>
                        </w:rPr>
                        <w:t>克美</w:t>
                      </w:r>
                    </w:p>
                    <w:p w14:paraId="38EB22F5" w14:textId="2BA215B3" w:rsidR="00AA20CC" w:rsidRPr="0055703A" w:rsidRDefault="00AA20CC" w:rsidP="007F16D0">
                      <w:pPr>
                        <w:spacing w:beforeLines="20" w:before="70" w:line="300" w:lineRule="exact"/>
                        <w:ind w:firstLineChars="100" w:firstLine="206"/>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株式会社空間</w:t>
                      </w:r>
                      <w:r w:rsidRPr="009B389A">
                        <w:rPr>
                          <w:rFonts w:asciiTheme="majorEastAsia" w:eastAsiaTheme="majorEastAsia" w:hAnsiTheme="majorEastAsia" w:hint="eastAsia"/>
                          <w:sz w:val="20"/>
                          <w:lang w:eastAsia="zh-TW"/>
                        </w:rPr>
                        <w:t>創研</w:t>
                      </w:r>
                    </w:p>
                    <w:p w14:paraId="3B8F8EB4" w14:textId="08DA473A" w:rsidR="00AA20CC" w:rsidRPr="0055703A" w:rsidRDefault="00AA20CC" w:rsidP="00793C16">
                      <w:pPr>
                        <w:spacing w:line="300" w:lineRule="exact"/>
                        <w:ind w:firstLineChars="200" w:firstLine="412"/>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TEL：</w:t>
                      </w:r>
                      <w:r w:rsidRPr="0055703A">
                        <w:rPr>
                          <w:rFonts w:asciiTheme="majorEastAsia" w:eastAsiaTheme="majorEastAsia" w:hAnsiTheme="majorEastAsia"/>
                          <w:sz w:val="20"/>
                          <w:lang w:eastAsia="zh-TW"/>
                        </w:rPr>
                        <w:t>06-4709-6933</w:t>
                      </w:r>
                      <w:r w:rsidRPr="0055703A">
                        <w:rPr>
                          <w:rFonts w:asciiTheme="majorEastAsia" w:eastAsiaTheme="majorEastAsia" w:hAnsiTheme="majorEastAsia" w:hint="eastAsia"/>
                          <w:sz w:val="20"/>
                          <w:lang w:eastAsia="zh-TW"/>
                        </w:rPr>
                        <w:t>、FAX：</w:t>
                      </w:r>
                      <w:r w:rsidRPr="0055703A">
                        <w:rPr>
                          <w:rFonts w:asciiTheme="majorEastAsia" w:eastAsiaTheme="majorEastAsia" w:hAnsiTheme="majorEastAsia"/>
                          <w:sz w:val="20"/>
                          <w:lang w:eastAsia="zh-TW"/>
                        </w:rPr>
                        <w:t>06-4709-6934</w:t>
                      </w:r>
                    </w:p>
                    <w:p w14:paraId="12C66428" w14:textId="6CFC1BB5" w:rsidR="00AA20CC" w:rsidRDefault="00AA20CC" w:rsidP="00113176">
                      <w:pPr>
                        <w:spacing w:line="300" w:lineRule="exact"/>
                        <w:ind w:firstLineChars="300" w:firstLine="618"/>
                        <w:rPr>
                          <w:rFonts w:asciiTheme="majorEastAsia" w:eastAsia="SimSun" w:hAnsiTheme="majorEastAsia"/>
                          <w:sz w:val="20"/>
                          <w:lang w:eastAsia="zh-CN"/>
                        </w:rPr>
                      </w:pPr>
                      <w:r w:rsidRPr="0055703A">
                        <w:rPr>
                          <w:rFonts w:asciiTheme="majorEastAsia" w:eastAsiaTheme="majorEastAsia" w:hAnsiTheme="majorEastAsia" w:hint="eastAsia"/>
                          <w:sz w:val="20"/>
                          <w:lang w:eastAsia="zh-CN"/>
                        </w:rPr>
                        <w:t>担当技術者：後藤 逸成、</w:t>
                      </w:r>
                      <w:r w:rsidRPr="00F46DD9">
                        <w:rPr>
                          <w:rFonts w:asciiTheme="majorEastAsia" w:eastAsiaTheme="majorEastAsia" w:hAnsiTheme="majorEastAsia" w:hint="eastAsia"/>
                          <w:sz w:val="20"/>
                          <w:lang w:eastAsia="zh-CN"/>
                        </w:rPr>
                        <w:t>宇戸</w:t>
                      </w:r>
                      <w:r>
                        <w:rPr>
                          <w:rFonts w:asciiTheme="majorEastAsia" w:eastAsiaTheme="majorEastAsia" w:hAnsiTheme="majorEastAsia" w:hint="eastAsia"/>
                          <w:sz w:val="20"/>
                          <w:lang w:eastAsia="zh-CN"/>
                        </w:rPr>
                        <w:t xml:space="preserve"> </w:t>
                      </w:r>
                      <w:r w:rsidRPr="00F46DD9">
                        <w:rPr>
                          <w:rFonts w:asciiTheme="majorEastAsia" w:eastAsiaTheme="majorEastAsia" w:hAnsiTheme="majorEastAsia" w:hint="eastAsia"/>
                          <w:sz w:val="20"/>
                          <w:lang w:eastAsia="zh-CN"/>
                        </w:rPr>
                        <w:t>睦雄</w:t>
                      </w:r>
                      <w:r>
                        <w:rPr>
                          <w:rFonts w:asciiTheme="majorEastAsia" w:eastAsiaTheme="majorEastAsia" w:hAnsiTheme="majorEastAsia" w:hint="eastAsia"/>
                          <w:sz w:val="20"/>
                          <w:lang w:eastAsia="zh-CN"/>
                        </w:rPr>
                        <w:t>、</w:t>
                      </w:r>
                      <w:r w:rsidRPr="00177FB2">
                        <w:rPr>
                          <w:rFonts w:asciiTheme="majorEastAsia" w:eastAsiaTheme="majorEastAsia" w:hAnsiTheme="majorEastAsia" w:hint="eastAsia"/>
                          <w:sz w:val="20"/>
                          <w:lang w:eastAsia="zh-CN"/>
                        </w:rPr>
                        <w:t>山川</w:t>
                      </w:r>
                      <w:r>
                        <w:rPr>
                          <w:rFonts w:asciiTheme="majorEastAsia" w:eastAsiaTheme="majorEastAsia" w:hAnsiTheme="majorEastAsia" w:hint="eastAsia"/>
                          <w:sz w:val="20"/>
                          <w:lang w:eastAsia="zh-CN"/>
                        </w:rPr>
                        <w:t xml:space="preserve"> </w:t>
                      </w:r>
                      <w:r w:rsidRPr="00177FB2">
                        <w:rPr>
                          <w:rFonts w:asciiTheme="majorEastAsia" w:eastAsiaTheme="majorEastAsia" w:hAnsiTheme="majorEastAsia" w:hint="eastAsia"/>
                          <w:sz w:val="20"/>
                          <w:lang w:eastAsia="zh-CN"/>
                        </w:rPr>
                        <w:t>弘子</w:t>
                      </w:r>
                    </w:p>
                    <w:p w14:paraId="2F8956B1" w14:textId="40C485AE" w:rsidR="00AA20CC" w:rsidRPr="00E12C43" w:rsidRDefault="00AA20CC" w:rsidP="00E12C43">
                      <w:pPr>
                        <w:spacing w:beforeLines="20" w:before="70" w:line="300" w:lineRule="exact"/>
                        <w:ind w:firstLineChars="100" w:firstLine="206"/>
                        <w:rPr>
                          <w:rFonts w:asciiTheme="majorEastAsia" w:eastAsia="PMingLiU" w:hAnsiTheme="majorEastAsia"/>
                          <w:sz w:val="20"/>
                          <w:lang w:eastAsia="zh-TW"/>
                        </w:rPr>
                      </w:pPr>
                      <w:r w:rsidRPr="0055703A">
                        <w:rPr>
                          <w:rFonts w:asciiTheme="majorEastAsia" w:eastAsiaTheme="majorEastAsia" w:hAnsiTheme="majorEastAsia" w:hint="eastAsia"/>
                          <w:sz w:val="20"/>
                          <w:lang w:eastAsia="zh-TW"/>
                        </w:rPr>
                        <w:t>株式会社</w:t>
                      </w:r>
                      <w:r>
                        <w:rPr>
                          <w:rFonts w:asciiTheme="majorEastAsia" w:eastAsiaTheme="majorEastAsia" w:hAnsiTheme="majorEastAsia" w:hint="eastAsia"/>
                          <w:sz w:val="20"/>
                          <w:lang w:eastAsia="zh-TW"/>
                        </w:rPr>
                        <w:t>総合設計研究所</w:t>
                      </w:r>
                    </w:p>
                    <w:p w14:paraId="42CF9D04" w14:textId="7DEDFD14" w:rsidR="00AA20CC" w:rsidRPr="0055703A" w:rsidRDefault="00AA20CC" w:rsidP="00E12C43">
                      <w:pPr>
                        <w:spacing w:line="300" w:lineRule="exact"/>
                        <w:ind w:firstLineChars="200" w:firstLine="412"/>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TEL：</w:t>
                      </w:r>
                      <w:r w:rsidRPr="009B389A">
                        <w:rPr>
                          <w:rFonts w:asciiTheme="majorEastAsia" w:eastAsiaTheme="majorEastAsia" w:hAnsiTheme="majorEastAsia"/>
                          <w:sz w:val="20"/>
                          <w:lang w:eastAsia="zh-TW"/>
                        </w:rPr>
                        <w:t>03-3263-5954</w:t>
                      </w:r>
                      <w:r w:rsidRPr="0055703A">
                        <w:rPr>
                          <w:rFonts w:asciiTheme="majorEastAsia" w:eastAsiaTheme="majorEastAsia" w:hAnsiTheme="majorEastAsia" w:hint="eastAsia"/>
                          <w:sz w:val="20"/>
                          <w:lang w:eastAsia="zh-TW"/>
                        </w:rPr>
                        <w:t>、FAX：</w:t>
                      </w:r>
                      <w:r w:rsidRPr="009B389A">
                        <w:rPr>
                          <w:rFonts w:asciiTheme="majorEastAsia" w:eastAsiaTheme="majorEastAsia" w:hAnsiTheme="majorEastAsia"/>
                          <w:sz w:val="20"/>
                          <w:lang w:eastAsia="zh-TW"/>
                        </w:rPr>
                        <w:t>03-3263-7996</w:t>
                      </w:r>
                    </w:p>
                    <w:p w14:paraId="31C77EB1" w14:textId="22B55CE8" w:rsidR="00AA20CC" w:rsidRPr="0055703A" w:rsidRDefault="00AA20CC" w:rsidP="00E12C43">
                      <w:pPr>
                        <w:spacing w:line="300" w:lineRule="exact"/>
                        <w:ind w:firstLineChars="300" w:firstLine="618"/>
                        <w:rPr>
                          <w:rFonts w:asciiTheme="majorEastAsia" w:eastAsiaTheme="majorEastAsia" w:hAnsiTheme="majorEastAsia"/>
                          <w:sz w:val="20"/>
                          <w:lang w:eastAsia="zh-TW"/>
                        </w:rPr>
                      </w:pPr>
                      <w:r w:rsidRPr="0055703A">
                        <w:rPr>
                          <w:rFonts w:asciiTheme="majorEastAsia" w:eastAsiaTheme="majorEastAsia" w:hAnsiTheme="majorEastAsia" w:hint="eastAsia"/>
                          <w:sz w:val="20"/>
                          <w:lang w:eastAsia="zh-TW"/>
                        </w:rPr>
                        <w:t>担当技術者：</w:t>
                      </w:r>
                      <w:r w:rsidRPr="009B389A">
                        <w:rPr>
                          <w:rFonts w:asciiTheme="majorEastAsia" w:eastAsiaTheme="majorEastAsia" w:hAnsiTheme="majorEastAsia" w:hint="eastAsia"/>
                          <w:sz w:val="20"/>
                          <w:lang w:eastAsia="zh-TW"/>
                        </w:rPr>
                        <w:t>富樫</w:t>
                      </w:r>
                      <w:r>
                        <w:rPr>
                          <w:rFonts w:asciiTheme="majorEastAsia" w:eastAsiaTheme="majorEastAsia" w:hAnsiTheme="majorEastAsia" w:hint="eastAsia"/>
                          <w:sz w:val="20"/>
                          <w:lang w:eastAsia="zh-TW"/>
                        </w:rPr>
                        <w:t xml:space="preserve"> </w:t>
                      </w:r>
                      <w:r w:rsidRPr="009B389A">
                        <w:rPr>
                          <w:rFonts w:asciiTheme="majorEastAsia" w:eastAsiaTheme="majorEastAsia" w:hAnsiTheme="majorEastAsia" w:hint="eastAsia"/>
                          <w:sz w:val="20"/>
                          <w:lang w:eastAsia="zh-TW"/>
                        </w:rPr>
                        <w:t>衛</w:t>
                      </w:r>
                      <w:r w:rsidRPr="0055703A">
                        <w:rPr>
                          <w:rFonts w:asciiTheme="majorEastAsia" w:eastAsiaTheme="majorEastAsia" w:hAnsiTheme="majorEastAsia" w:hint="eastAsia"/>
                          <w:sz w:val="20"/>
                          <w:lang w:eastAsia="zh-TW"/>
                        </w:rPr>
                        <w:t>、</w:t>
                      </w:r>
                      <w:r w:rsidRPr="009B389A">
                        <w:rPr>
                          <w:rFonts w:asciiTheme="majorEastAsia" w:eastAsiaTheme="majorEastAsia" w:hAnsiTheme="majorEastAsia" w:hint="eastAsia"/>
                          <w:sz w:val="20"/>
                          <w:lang w:eastAsia="zh-TW"/>
                        </w:rPr>
                        <w:t>渋谷</w:t>
                      </w:r>
                      <w:r>
                        <w:rPr>
                          <w:rFonts w:asciiTheme="majorEastAsia" w:eastAsiaTheme="majorEastAsia" w:hAnsiTheme="majorEastAsia" w:hint="eastAsia"/>
                          <w:sz w:val="20"/>
                          <w:lang w:eastAsia="zh-TW"/>
                        </w:rPr>
                        <w:t xml:space="preserve"> </w:t>
                      </w:r>
                      <w:r w:rsidRPr="009B389A">
                        <w:rPr>
                          <w:rFonts w:asciiTheme="majorEastAsia" w:eastAsiaTheme="majorEastAsia" w:hAnsiTheme="majorEastAsia" w:hint="eastAsia"/>
                          <w:sz w:val="20"/>
                          <w:lang w:eastAsia="zh-TW"/>
                        </w:rPr>
                        <w:t>翔夢</w:t>
                      </w:r>
                      <w:r>
                        <w:rPr>
                          <w:rFonts w:asciiTheme="majorEastAsia" w:eastAsiaTheme="majorEastAsia" w:hAnsiTheme="majorEastAsia" w:hint="eastAsia"/>
                          <w:sz w:val="20"/>
                          <w:lang w:eastAsia="zh-TW"/>
                        </w:rPr>
                        <w:t>、</w:t>
                      </w:r>
                      <w:r w:rsidRPr="00063698">
                        <w:rPr>
                          <w:rFonts w:asciiTheme="majorEastAsia" w:eastAsiaTheme="majorEastAsia" w:hAnsiTheme="majorEastAsia" w:hint="eastAsia"/>
                          <w:sz w:val="20"/>
                          <w:lang w:eastAsia="zh-TW"/>
                        </w:rPr>
                        <w:t>矢野</w:t>
                      </w:r>
                      <w:r>
                        <w:rPr>
                          <w:rFonts w:asciiTheme="majorEastAsia" w:eastAsiaTheme="majorEastAsia" w:hAnsiTheme="majorEastAsia" w:hint="eastAsia"/>
                          <w:sz w:val="20"/>
                          <w:lang w:eastAsia="zh-TW"/>
                        </w:rPr>
                        <w:t xml:space="preserve"> </w:t>
                      </w:r>
                      <w:r w:rsidRPr="00063698">
                        <w:rPr>
                          <w:rFonts w:asciiTheme="majorEastAsia" w:eastAsiaTheme="majorEastAsia" w:hAnsiTheme="majorEastAsia" w:hint="eastAsia"/>
                          <w:sz w:val="20"/>
                          <w:lang w:eastAsia="zh-TW"/>
                        </w:rPr>
                        <w:t>加奈子</w:t>
                      </w:r>
                    </w:p>
                    <w:p w14:paraId="4D5416C7" w14:textId="50FE38EA" w:rsidR="00AA20CC" w:rsidRPr="00A21F3C" w:rsidRDefault="00AA20CC" w:rsidP="00E12C43">
                      <w:pPr>
                        <w:spacing w:beforeLines="20" w:before="70" w:line="300" w:lineRule="exact"/>
                        <w:ind w:firstLineChars="100" w:firstLine="206"/>
                        <w:rPr>
                          <w:rFonts w:asciiTheme="majorEastAsia" w:eastAsiaTheme="majorEastAsia" w:hAnsiTheme="majorEastAsia"/>
                          <w:sz w:val="20"/>
                        </w:rPr>
                      </w:pPr>
                      <w:r w:rsidRPr="00A21F3C">
                        <w:rPr>
                          <w:rFonts w:asciiTheme="majorEastAsia" w:eastAsiaTheme="majorEastAsia" w:hAnsiTheme="majorEastAsia" w:hint="eastAsia"/>
                          <w:sz w:val="20"/>
                        </w:rPr>
                        <w:t>株式会社</w:t>
                      </w:r>
                      <w:r w:rsidR="00A21F3C" w:rsidRPr="00A21F3C">
                        <w:rPr>
                          <w:rFonts w:asciiTheme="majorEastAsia" w:eastAsiaTheme="majorEastAsia" w:hAnsiTheme="majorEastAsia" w:hint="eastAsia"/>
                          <w:sz w:val="20"/>
                        </w:rPr>
                        <w:t>イクトス</w:t>
                      </w:r>
                    </w:p>
                    <w:p w14:paraId="2DFABF43" w14:textId="6F6572FA" w:rsidR="00AA20CC" w:rsidRPr="00A21F3C" w:rsidRDefault="00AA20CC" w:rsidP="00E12C43">
                      <w:pPr>
                        <w:spacing w:line="300" w:lineRule="exact"/>
                        <w:ind w:firstLineChars="200" w:firstLine="412"/>
                        <w:rPr>
                          <w:rFonts w:asciiTheme="majorEastAsia" w:eastAsiaTheme="majorEastAsia" w:hAnsiTheme="majorEastAsia"/>
                          <w:sz w:val="20"/>
                        </w:rPr>
                      </w:pPr>
                      <w:r w:rsidRPr="00A21F3C">
                        <w:rPr>
                          <w:rFonts w:asciiTheme="majorEastAsia" w:eastAsiaTheme="majorEastAsia" w:hAnsiTheme="majorEastAsia" w:hint="eastAsia"/>
                          <w:sz w:val="20"/>
                        </w:rPr>
                        <w:t>TEL：</w:t>
                      </w:r>
                      <w:r w:rsidRPr="00A21F3C">
                        <w:rPr>
                          <w:rFonts w:asciiTheme="majorEastAsia" w:eastAsiaTheme="majorEastAsia" w:hAnsiTheme="majorEastAsia"/>
                          <w:sz w:val="20"/>
                        </w:rPr>
                        <w:t>045-</w:t>
                      </w:r>
                      <w:r w:rsidR="00A21F3C" w:rsidRPr="00A21F3C">
                        <w:rPr>
                          <w:rFonts w:asciiTheme="majorEastAsia" w:eastAsiaTheme="majorEastAsia" w:hAnsiTheme="majorEastAsia" w:hint="eastAsia"/>
                          <w:sz w:val="20"/>
                        </w:rPr>
                        <w:t>680</w:t>
                      </w:r>
                      <w:r w:rsidRPr="00A21F3C">
                        <w:rPr>
                          <w:rFonts w:asciiTheme="majorEastAsia" w:eastAsiaTheme="majorEastAsia" w:hAnsiTheme="majorEastAsia"/>
                          <w:sz w:val="20"/>
                        </w:rPr>
                        <w:t>-</w:t>
                      </w:r>
                      <w:r w:rsidR="00A21F3C" w:rsidRPr="00A21F3C">
                        <w:rPr>
                          <w:rFonts w:asciiTheme="majorEastAsia" w:eastAsiaTheme="majorEastAsia" w:hAnsiTheme="majorEastAsia" w:hint="eastAsia"/>
                          <w:sz w:val="20"/>
                        </w:rPr>
                        <w:t>5180</w:t>
                      </w:r>
                      <w:r w:rsidRPr="00A21F3C">
                        <w:rPr>
                          <w:rFonts w:asciiTheme="majorEastAsia" w:eastAsiaTheme="majorEastAsia" w:hAnsiTheme="majorEastAsia" w:hint="eastAsia"/>
                          <w:sz w:val="20"/>
                        </w:rPr>
                        <w:t>、FAX：</w:t>
                      </w:r>
                      <w:r w:rsidRPr="00A21F3C">
                        <w:rPr>
                          <w:rFonts w:asciiTheme="majorEastAsia" w:eastAsiaTheme="majorEastAsia" w:hAnsiTheme="majorEastAsia"/>
                          <w:sz w:val="20"/>
                        </w:rPr>
                        <w:t>045-</w:t>
                      </w:r>
                      <w:r w:rsidR="00A21F3C" w:rsidRPr="00A21F3C">
                        <w:rPr>
                          <w:rFonts w:asciiTheme="majorEastAsia" w:eastAsiaTheme="majorEastAsia" w:hAnsiTheme="majorEastAsia" w:hint="eastAsia"/>
                          <w:sz w:val="20"/>
                        </w:rPr>
                        <w:t>680</w:t>
                      </w:r>
                      <w:r w:rsidRPr="00A21F3C">
                        <w:rPr>
                          <w:rFonts w:asciiTheme="majorEastAsia" w:eastAsiaTheme="majorEastAsia" w:hAnsiTheme="majorEastAsia"/>
                          <w:sz w:val="20"/>
                        </w:rPr>
                        <w:t>-</w:t>
                      </w:r>
                      <w:r w:rsidR="00A21F3C" w:rsidRPr="00A21F3C">
                        <w:rPr>
                          <w:rFonts w:asciiTheme="majorEastAsia" w:eastAsiaTheme="majorEastAsia" w:hAnsiTheme="majorEastAsia" w:hint="eastAsia"/>
                          <w:sz w:val="20"/>
                        </w:rPr>
                        <w:t>5181</w:t>
                      </w:r>
                    </w:p>
                    <w:p w14:paraId="0788478F" w14:textId="5F335354" w:rsidR="00AA20CC" w:rsidRPr="0055703A" w:rsidRDefault="00AA20CC" w:rsidP="00E12C43">
                      <w:pPr>
                        <w:spacing w:line="300" w:lineRule="exact"/>
                        <w:ind w:firstLineChars="300" w:firstLine="618"/>
                        <w:rPr>
                          <w:rFonts w:asciiTheme="majorEastAsia" w:eastAsiaTheme="majorEastAsia" w:hAnsiTheme="majorEastAsia"/>
                          <w:sz w:val="20"/>
                        </w:rPr>
                      </w:pPr>
                      <w:r w:rsidRPr="00A21F3C">
                        <w:rPr>
                          <w:rFonts w:asciiTheme="majorEastAsia" w:eastAsiaTheme="majorEastAsia" w:hAnsiTheme="majorEastAsia" w:hint="eastAsia"/>
                          <w:sz w:val="20"/>
                        </w:rPr>
                        <w:t>担当技術者：</w:t>
                      </w:r>
                      <w:r w:rsidR="00A21F3C" w:rsidRPr="00A21F3C">
                        <w:rPr>
                          <w:rFonts w:asciiTheme="majorEastAsia" w:eastAsiaTheme="majorEastAsia" w:hAnsiTheme="majorEastAsia" w:hint="eastAsia"/>
                          <w:sz w:val="20"/>
                        </w:rPr>
                        <w:t>野澤　朗</w:t>
                      </w:r>
                    </w:p>
                    <w:p w14:paraId="5B9A3CBF" w14:textId="3A244291" w:rsidR="00AA20CC" w:rsidRPr="00A21F3C" w:rsidRDefault="00AA20CC" w:rsidP="002B3136">
                      <w:pPr>
                        <w:spacing w:beforeLines="20" w:before="70" w:line="300" w:lineRule="exact"/>
                        <w:ind w:firstLineChars="100" w:firstLine="206"/>
                        <w:rPr>
                          <w:rFonts w:asciiTheme="majorEastAsia" w:eastAsiaTheme="majorEastAsia" w:hAnsiTheme="majorEastAsia"/>
                          <w:sz w:val="20"/>
                        </w:rPr>
                      </w:pPr>
                      <w:r w:rsidRPr="00A21F3C">
                        <w:rPr>
                          <w:rFonts w:asciiTheme="majorEastAsia" w:eastAsiaTheme="majorEastAsia" w:hAnsiTheme="majorEastAsia" w:hint="eastAsia"/>
                          <w:sz w:val="20"/>
                        </w:rPr>
                        <w:t>株式会社</w:t>
                      </w:r>
                      <w:r w:rsidR="00A21F3C" w:rsidRPr="00A21F3C">
                        <w:rPr>
                          <w:rFonts w:asciiTheme="majorEastAsia" w:eastAsiaTheme="majorEastAsia" w:hAnsiTheme="majorEastAsia" w:hint="eastAsia"/>
                          <w:sz w:val="20"/>
                        </w:rPr>
                        <w:t>イケ設備設計事務所</w:t>
                      </w:r>
                    </w:p>
                    <w:p w14:paraId="47194B4B" w14:textId="5993DEAB" w:rsidR="00AA20CC" w:rsidRPr="00A21F3C" w:rsidRDefault="00AA20CC" w:rsidP="002B3136">
                      <w:pPr>
                        <w:spacing w:line="300" w:lineRule="exact"/>
                        <w:ind w:firstLineChars="200" w:firstLine="412"/>
                        <w:rPr>
                          <w:rFonts w:asciiTheme="majorEastAsia" w:eastAsiaTheme="majorEastAsia" w:hAnsiTheme="majorEastAsia"/>
                          <w:sz w:val="20"/>
                          <w:lang w:eastAsia="zh-CN"/>
                        </w:rPr>
                      </w:pPr>
                      <w:r w:rsidRPr="00A21F3C">
                        <w:rPr>
                          <w:rFonts w:asciiTheme="majorEastAsia" w:eastAsiaTheme="majorEastAsia" w:hAnsiTheme="majorEastAsia" w:hint="eastAsia"/>
                          <w:sz w:val="20"/>
                          <w:lang w:eastAsia="zh-CN"/>
                        </w:rPr>
                        <w:t>TEL：</w:t>
                      </w:r>
                      <w:r w:rsidRPr="00A21F3C">
                        <w:rPr>
                          <w:rFonts w:asciiTheme="majorEastAsia" w:eastAsiaTheme="majorEastAsia" w:hAnsiTheme="majorEastAsia"/>
                          <w:sz w:val="20"/>
                          <w:lang w:eastAsia="zh-CN"/>
                        </w:rPr>
                        <w:t>045-</w:t>
                      </w:r>
                      <w:r w:rsidR="00A21F3C">
                        <w:rPr>
                          <w:rFonts w:asciiTheme="majorEastAsia" w:eastAsiaTheme="majorEastAsia" w:hAnsiTheme="majorEastAsia" w:hint="eastAsia"/>
                          <w:sz w:val="20"/>
                          <w:lang w:eastAsia="zh-CN"/>
                        </w:rPr>
                        <w:t>534</w:t>
                      </w:r>
                      <w:r w:rsidRPr="00A21F3C">
                        <w:rPr>
                          <w:rFonts w:asciiTheme="majorEastAsia" w:eastAsiaTheme="majorEastAsia" w:hAnsiTheme="majorEastAsia"/>
                          <w:sz w:val="20"/>
                          <w:lang w:eastAsia="zh-CN"/>
                        </w:rPr>
                        <w:t>-</w:t>
                      </w:r>
                      <w:r w:rsidR="00A21F3C">
                        <w:rPr>
                          <w:rFonts w:asciiTheme="majorEastAsia" w:eastAsiaTheme="majorEastAsia" w:hAnsiTheme="majorEastAsia" w:hint="eastAsia"/>
                          <w:sz w:val="20"/>
                          <w:lang w:eastAsia="zh-CN"/>
                        </w:rPr>
                        <w:t>5547</w:t>
                      </w:r>
                      <w:r w:rsidRPr="00A21F3C">
                        <w:rPr>
                          <w:rFonts w:asciiTheme="majorEastAsia" w:eastAsiaTheme="majorEastAsia" w:hAnsiTheme="majorEastAsia" w:hint="eastAsia"/>
                          <w:sz w:val="20"/>
                          <w:lang w:eastAsia="zh-CN"/>
                        </w:rPr>
                        <w:t>、FAX：</w:t>
                      </w:r>
                      <w:r w:rsidRPr="00A21F3C">
                        <w:rPr>
                          <w:rFonts w:asciiTheme="majorEastAsia" w:eastAsiaTheme="majorEastAsia" w:hAnsiTheme="majorEastAsia"/>
                          <w:sz w:val="20"/>
                          <w:lang w:eastAsia="zh-CN"/>
                        </w:rPr>
                        <w:t>045-</w:t>
                      </w:r>
                      <w:r w:rsidR="00A21F3C">
                        <w:rPr>
                          <w:rFonts w:asciiTheme="majorEastAsia" w:eastAsiaTheme="majorEastAsia" w:hAnsiTheme="majorEastAsia" w:hint="eastAsia"/>
                          <w:sz w:val="20"/>
                          <w:lang w:eastAsia="zh-CN"/>
                        </w:rPr>
                        <w:t>322</w:t>
                      </w:r>
                      <w:r w:rsidRPr="00A21F3C">
                        <w:rPr>
                          <w:rFonts w:asciiTheme="majorEastAsia" w:eastAsiaTheme="majorEastAsia" w:hAnsiTheme="majorEastAsia"/>
                          <w:sz w:val="20"/>
                          <w:lang w:eastAsia="zh-CN"/>
                        </w:rPr>
                        <w:t>-0</w:t>
                      </w:r>
                      <w:r w:rsidR="00A21F3C">
                        <w:rPr>
                          <w:rFonts w:asciiTheme="majorEastAsia" w:eastAsiaTheme="majorEastAsia" w:hAnsiTheme="majorEastAsia" w:hint="eastAsia"/>
                          <w:sz w:val="20"/>
                          <w:lang w:eastAsia="zh-CN"/>
                        </w:rPr>
                        <w:t>031</w:t>
                      </w:r>
                    </w:p>
                    <w:p w14:paraId="306A6945" w14:textId="4D156E7D" w:rsidR="00AA20CC" w:rsidRPr="0055703A" w:rsidRDefault="00AA20CC" w:rsidP="002B3136">
                      <w:pPr>
                        <w:spacing w:line="300" w:lineRule="exact"/>
                        <w:ind w:firstLineChars="300" w:firstLine="618"/>
                        <w:rPr>
                          <w:rFonts w:asciiTheme="majorEastAsia" w:eastAsiaTheme="majorEastAsia" w:hAnsiTheme="majorEastAsia"/>
                          <w:sz w:val="20"/>
                          <w:lang w:eastAsia="zh-CN"/>
                        </w:rPr>
                      </w:pPr>
                      <w:r w:rsidRPr="00A21F3C">
                        <w:rPr>
                          <w:rFonts w:asciiTheme="majorEastAsia" w:eastAsiaTheme="majorEastAsia" w:hAnsiTheme="majorEastAsia" w:hint="eastAsia"/>
                          <w:sz w:val="20"/>
                          <w:lang w:eastAsia="zh-CN"/>
                        </w:rPr>
                        <w:t>担当技術者：</w:t>
                      </w:r>
                      <w:r w:rsidR="00A21F3C">
                        <w:rPr>
                          <w:rFonts w:asciiTheme="majorEastAsia" w:eastAsiaTheme="majorEastAsia" w:hAnsiTheme="majorEastAsia" w:hint="eastAsia"/>
                          <w:sz w:val="20"/>
                          <w:lang w:eastAsia="zh-CN"/>
                        </w:rPr>
                        <w:t>池谷　佳朗</w:t>
                      </w:r>
                    </w:p>
                    <w:p w14:paraId="65EC2661" w14:textId="77777777" w:rsidR="00AA20CC" w:rsidRPr="002B3136" w:rsidRDefault="00AA20CC" w:rsidP="00113176">
                      <w:pPr>
                        <w:spacing w:line="300" w:lineRule="exact"/>
                        <w:ind w:firstLineChars="300" w:firstLine="618"/>
                        <w:rPr>
                          <w:rFonts w:asciiTheme="majorEastAsia" w:eastAsia="SimSun" w:hAnsiTheme="majorEastAsia"/>
                          <w:sz w:val="20"/>
                          <w:lang w:eastAsia="zh-CN"/>
                        </w:rPr>
                      </w:pPr>
                    </w:p>
                    <w:p w14:paraId="7C270668" w14:textId="77777777" w:rsidR="00AA20CC" w:rsidRPr="005D2BCB" w:rsidRDefault="00AA20CC" w:rsidP="005D2BCB">
                      <w:pPr>
                        <w:spacing w:line="300" w:lineRule="exact"/>
                        <w:rPr>
                          <w:sz w:val="20"/>
                          <w:lang w:eastAsia="zh-CN"/>
                        </w:rPr>
                      </w:pPr>
                    </w:p>
                  </w:txbxContent>
                </v:textbox>
                <w10:wrap anchorx="margin"/>
              </v:shape>
            </w:pict>
          </mc:Fallback>
        </mc:AlternateContent>
      </w:r>
      <w:r w:rsidR="00C17D1E">
        <w:rPr>
          <w:noProof/>
          <w:color w:val="FF0000"/>
          <w:sz w:val="20"/>
        </w:rPr>
        <mc:AlternateContent>
          <mc:Choice Requires="wps">
            <w:drawing>
              <wp:anchor distT="0" distB="0" distL="114300" distR="114300" simplePos="0" relativeHeight="251729408" behindDoc="0" locked="0" layoutInCell="1" allowOverlap="1" wp14:anchorId="41DFBB39" wp14:editId="7BF3DF8F">
                <wp:simplePos x="0" y="0"/>
                <wp:positionH relativeFrom="column">
                  <wp:posOffset>3043555</wp:posOffset>
                </wp:positionH>
                <wp:positionV relativeFrom="paragraph">
                  <wp:posOffset>3288721</wp:posOffset>
                </wp:positionV>
                <wp:extent cx="0" cy="252000"/>
                <wp:effectExtent l="76200" t="0" r="57150" b="53340"/>
                <wp:wrapNone/>
                <wp:docPr id="1557163879" name="直線矢印コネクタ 1557163879"/>
                <wp:cNvGraphicFramePr/>
                <a:graphic xmlns:a="http://schemas.openxmlformats.org/drawingml/2006/main">
                  <a:graphicData uri="http://schemas.microsoft.com/office/word/2010/wordprocessingShape">
                    <wps:wsp>
                      <wps:cNvCnPr/>
                      <wps:spPr>
                        <a:xfrm>
                          <a:off x="0" y="0"/>
                          <a:ext cx="0" cy="252000"/>
                        </a:xfrm>
                        <a:prstGeom prst="straightConnector1">
                          <a:avLst/>
                        </a:prstGeom>
                        <a:noFill/>
                        <a:ln w="9525" cap="flat" cmpd="sng" algn="ctr">
                          <a:solidFill>
                            <a:sysClr val="windowText" lastClr="00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119170D9" id="_x0000_t32" coordsize="21600,21600" o:spt="32" o:oned="t" path="m,l21600,21600e" filled="f">
                <v:path arrowok="t" fillok="f" o:connecttype="none"/>
                <o:lock v:ext="edit" shapetype="t"/>
              </v:shapetype>
              <v:shape id="直線矢印コネクタ 1557163879" o:spid="_x0000_s1026" type="#_x0000_t32" style="position:absolute;left:0;text-align:left;margin-left:239.65pt;margin-top:258.95pt;width:0;height:19.8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" strokecolor="windowText">
                <v:stroke endarrow="block"/>
              </v:shape>
            </w:pict>
          </mc:Fallback>
        </mc:AlternateContent>
      </w:r>
      <w:r w:rsidR="00581BA5" w:rsidRPr="007316CC">
        <w:rPr>
          <w:noProof/>
          <w:color w:val="FF0000"/>
          <w:sz w:val="20"/>
        </w:rPr>
        <mc:AlternateContent>
          <mc:Choice Requires="wps">
            <w:drawing>
              <wp:anchor distT="0" distB="0" distL="114300" distR="114300" simplePos="0" relativeHeight="251730432" behindDoc="0" locked="0" layoutInCell="1" allowOverlap="1" wp14:anchorId="32D28BF6" wp14:editId="4EE0DB20">
                <wp:simplePos x="0" y="0"/>
                <wp:positionH relativeFrom="margin">
                  <wp:posOffset>708914</wp:posOffset>
                </wp:positionH>
                <wp:positionV relativeFrom="paragraph">
                  <wp:posOffset>2360015</wp:posOffset>
                </wp:positionV>
                <wp:extent cx="4700905" cy="958291"/>
                <wp:effectExtent l="0" t="0" r="23495" b="13335"/>
                <wp:wrapNone/>
                <wp:docPr id="30"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0905" cy="958291"/>
                        </a:xfrm>
                        <a:prstGeom prst="rect">
                          <a:avLst/>
                        </a:prstGeom>
                        <a:solidFill>
                          <a:schemeClr val="bg1"/>
                        </a:solidFill>
                        <a:ln w="12700">
                          <a:solidFill>
                            <a:srgbClr val="000000"/>
                          </a:solidFill>
                          <a:miter lim="800000"/>
                          <a:headEnd/>
                          <a:tailEnd/>
                        </a:ln>
                      </wps:spPr>
                      <wps:txbx>
                        <w:txbxContent>
                          <w:p w14:paraId="5BB1BB8A" w14:textId="73C87C11" w:rsidR="00AA20CC" w:rsidRPr="0055703A" w:rsidRDefault="00AA20CC" w:rsidP="001C56BC">
                            <w:pPr>
                              <w:spacing w:line="300" w:lineRule="exact"/>
                              <w:rPr>
                                <w:rFonts w:asciiTheme="majorEastAsia" w:eastAsiaTheme="majorEastAsia" w:hAnsiTheme="majorEastAsia"/>
                                <w:sz w:val="20"/>
                              </w:rPr>
                            </w:pPr>
                            <w:r w:rsidRPr="0055703A">
                              <w:rPr>
                                <w:rFonts w:asciiTheme="majorEastAsia" w:eastAsiaTheme="majorEastAsia" w:hAnsiTheme="majorEastAsia" w:hint="eastAsia"/>
                                <w:sz w:val="20"/>
                              </w:rPr>
                              <w:t>■代表会社</w:t>
                            </w:r>
                            <w:r>
                              <w:rPr>
                                <w:rFonts w:asciiTheme="majorEastAsia" w:eastAsiaTheme="majorEastAsia" w:hAnsiTheme="majorEastAsia" w:hint="eastAsia"/>
                                <w:sz w:val="20"/>
                              </w:rPr>
                              <w:t xml:space="preserve"> </w:t>
                            </w:r>
                            <w:r w:rsidRPr="0055703A">
                              <w:rPr>
                                <w:rFonts w:asciiTheme="majorEastAsia" w:eastAsiaTheme="majorEastAsia" w:hAnsiTheme="majorEastAsia" w:hint="eastAsia"/>
                                <w:sz w:val="20"/>
                              </w:rPr>
                              <w:t>株式会社プレック研究所</w:t>
                            </w:r>
                          </w:p>
                          <w:p w14:paraId="4C749218" w14:textId="49A71BB5" w:rsidR="00AA20CC" w:rsidRDefault="00AA20CC" w:rsidP="001C56BC">
                            <w:pPr>
                              <w:spacing w:line="300" w:lineRule="exact"/>
                              <w:ind w:firstLineChars="200" w:firstLine="412"/>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TEL：</w:t>
                            </w:r>
                            <w:r w:rsidRPr="0055703A">
                              <w:rPr>
                                <w:rFonts w:asciiTheme="majorEastAsia" w:eastAsiaTheme="majorEastAsia" w:hAnsiTheme="majorEastAsia"/>
                                <w:sz w:val="20"/>
                                <w:lang w:eastAsia="zh-CN"/>
                              </w:rPr>
                              <w:t>03-5226-1105</w:t>
                            </w:r>
                            <w:r w:rsidRPr="0055703A">
                              <w:rPr>
                                <w:rFonts w:asciiTheme="majorEastAsia" w:eastAsiaTheme="majorEastAsia" w:hAnsiTheme="majorEastAsia" w:hint="eastAsia"/>
                                <w:sz w:val="20"/>
                                <w:lang w:eastAsia="zh-CN"/>
                              </w:rPr>
                              <w:t>、FAX：</w:t>
                            </w:r>
                            <w:r w:rsidRPr="0055703A">
                              <w:rPr>
                                <w:rFonts w:asciiTheme="majorEastAsia" w:eastAsiaTheme="majorEastAsia" w:hAnsiTheme="majorEastAsia"/>
                                <w:sz w:val="20"/>
                                <w:lang w:eastAsia="zh-CN"/>
                              </w:rPr>
                              <w:t>03-5226</w:t>
                            </w:r>
                            <w:r>
                              <w:rPr>
                                <w:rFonts w:asciiTheme="majorEastAsia" w:eastAsiaTheme="majorEastAsia" w:hAnsiTheme="majorEastAsia"/>
                                <w:sz w:val="20"/>
                                <w:lang w:eastAsia="zh-CN"/>
                              </w:rPr>
                              <w:t>-2697</w:t>
                            </w:r>
                          </w:p>
                          <w:p w14:paraId="2F159150" w14:textId="42D0BD4E" w:rsidR="00AA20CC" w:rsidRPr="00A17BDF" w:rsidRDefault="00AA20CC" w:rsidP="001C56BC">
                            <w:pPr>
                              <w:spacing w:line="300" w:lineRule="exact"/>
                              <w:ind w:firstLineChars="300" w:firstLine="618"/>
                              <w:rPr>
                                <w:rFonts w:asciiTheme="majorEastAsia" w:eastAsia="SimSun" w:hAnsiTheme="majorEastAsia"/>
                                <w:sz w:val="20"/>
                                <w:lang w:eastAsia="zh-CN"/>
                              </w:rPr>
                            </w:pPr>
                            <w:r w:rsidRPr="0055703A">
                              <w:rPr>
                                <w:rFonts w:asciiTheme="majorEastAsia" w:eastAsiaTheme="majorEastAsia" w:hAnsiTheme="majorEastAsia" w:hint="eastAsia"/>
                                <w:sz w:val="20"/>
                                <w:lang w:eastAsia="zh-CN"/>
                              </w:rPr>
                              <w:t>管理技術者：奥山 伊作</w:t>
                            </w:r>
                          </w:p>
                          <w:p w14:paraId="2F9F38D3" w14:textId="7C270FF6" w:rsidR="00581BA5" w:rsidRDefault="00AA20CC" w:rsidP="001C56BC">
                            <w:pPr>
                              <w:spacing w:line="300" w:lineRule="exact"/>
                              <w:ind w:firstLineChars="300" w:firstLine="618"/>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担当技術者：浜野</w:t>
                            </w:r>
                            <w:r>
                              <w:rPr>
                                <w:rFonts w:asciiTheme="majorEastAsia" w:eastAsiaTheme="majorEastAsia" w:hAnsiTheme="majorEastAsia" w:hint="eastAsia"/>
                                <w:sz w:val="20"/>
                                <w:lang w:eastAsia="zh-CN"/>
                              </w:rPr>
                              <w:t xml:space="preserve"> </w:t>
                            </w:r>
                            <w:r w:rsidRPr="0055703A">
                              <w:rPr>
                                <w:rFonts w:asciiTheme="majorEastAsia" w:eastAsiaTheme="majorEastAsia" w:hAnsiTheme="majorEastAsia" w:hint="eastAsia"/>
                                <w:sz w:val="20"/>
                                <w:lang w:eastAsia="zh-CN"/>
                              </w:rPr>
                              <w:t>恒二</w:t>
                            </w:r>
                            <w:r>
                              <w:rPr>
                                <w:rFonts w:asciiTheme="majorEastAsia" w:eastAsiaTheme="majorEastAsia" w:hAnsiTheme="majorEastAsia" w:hint="eastAsia"/>
                                <w:sz w:val="20"/>
                                <w:lang w:eastAsia="zh-CN"/>
                              </w:rPr>
                              <w:t>、森田 緑、</w:t>
                            </w:r>
                            <w:r w:rsidR="00D53C79">
                              <w:rPr>
                                <w:rFonts w:asciiTheme="majorEastAsia" w:eastAsiaTheme="majorEastAsia" w:hAnsiTheme="majorEastAsia" w:hint="eastAsia"/>
                                <w:sz w:val="20"/>
                                <w:lang w:eastAsia="zh-CN"/>
                              </w:rPr>
                              <w:t>小川</w:t>
                            </w:r>
                            <w:r w:rsidR="00581BA5">
                              <w:rPr>
                                <w:rFonts w:asciiTheme="majorEastAsia" w:eastAsiaTheme="majorEastAsia" w:hAnsiTheme="majorEastAsia" w:hint="eastAsia"/>
                                <w:sz w:val="20"/>
                                <w:lang w:eastAsia="zh-CN"/>
                              </w:rPr>
                              <w:t xml:space="preserve"> </w:t>
                            </w:r>
                            <w:r w:rsidR="00D53C79">
                              <w:rPr>
                                <w:rFonts w:asciiTheme="majorEastAsia" w:eastAsiaTheme="majorEastAsia" w:hAnsiTheme="majorEastAsia" w:hint="eastAsia"/>
                                <w:sz w:val="20"/>
                                <w:lang w:eastAsia="zh-CN"/>
                              </w:rPr>
                              <w:t>匡、</w:t>
                            </w:r>
                            <w:r>
                              <w:rPr>
                                <w:rFonts w:asciiTheme="majorEastAsia" w:eastAsiaTheme="majorEastAsia" w:hAnsiTheme="majorEastAsia" w:hint="eastAsia"/>
                                <w:sz w:val="20"/>
                                <w:lang w:eastAsia="zh-CN"/>
                              </w:rPr>
                              <w:t>羅 天合、田中</w:t>
                            </w:r>
                            <w:ins w:id="228" w:author="本田志保" w:date="2024-04-26T12:20:00Z">
                              <w:r w:rsidR="00E424CD">
                                <w:rPr>
                                  <w:rFonts w:asciiTheme="majorEastAsia" w:eastAsiaTheme="majorEastAsia" w:hAnsiTheme="majorEastAsia" w:hint="eastAsia"/>
                                  <w:sz w:val="20"/>
                                  <w:lang w:eastAsia="zh-TW"/>
                                </w:rPr>
                                <w:t xml:space="preserve"> </w:t>
                              </w:r>
                            </w:ins>
                            <w:r>
                              <w:rPr>
                                <w:rFonts w:asciiTheme="majorEastAsia" w:eastAsiaTheme="majorEastAsia" w:hAnsiTheme="majorEastAsia" w:hint="eastAsia"/>
                                <w:sz w:val="20"/>
                                <w:lang w:eastAsia="zh-CN"/>
                              </w:rPr>
                              <w:t>亮平、</w:t>
                            </w:r>
                          </w:p>
                          <w:p w14:paraId="697487CC" w14:textId="3317B59E" w:rsidR="00AA20CC" w:rsidRPr="00D6269F" w:rsidRDefault="00AA20CC" w:rsidP="00581BA5">
                            <w:pPr>
                              <w:spacing w:line="300" w:lineRule="exact"/>
                              <w:ind w:firstLineChars="900" w:firstLine="1854"/>
                              <w:rPr>
                                <w:rFonts w:asciiTheme="majorEastAsia" w:eastAsia="SimSun" w:hAnsiTheme="majorEastAsia"/>
                                <w:sz w:val="20"/>
                                <w:lang w:eastAsia="zh-CN"/>
                              </w:rPr>
                            </w:pPr>
                            <w:r>
                              <w:rPr>
                                <w:rFonts w:asciiTheme="majorEastAsia" w:eastAsiaTheme="majorEastAsia" w:hAnsiTheme="majorEastAsia" w:hint="eastAsia"/>
                                <w:sz w:val="20"/>
                                <w:lang w:eastAsia="zh-CN"/>
                              </w:rPr>
                              <w:t xml:space="preserve">嘉藤 </w:t>
                            </w:r>
                            <w:r w:rsidRPr="00DD5F68">
                              <w:rPr>
                                <w:rFonts w:asciiTheme="majorEastAsia" w:eastAsiaTheme="majorEastAsia" w:hAnsiTheme="majorEastAsia"/>
                                <w:sz w:val="20"/>
                                <w:lang w:eastAsia="zh-CN"/>
                              </w:rPr>
                              <w:t>遥</w:t>
                            </w:r>
                          </w:p>
                          <w:p w14:paraId="368A7FDE" w14:textId="04F023F1" w:rsidR="00AA20CC" w:rsidRPr="0055703A" w:rsidRDefault="00AA20CC" w:rsidP="001C56BC">
                            <w:pPr>
                              <w:spacing w:line="300" w:lineRule="exact"/>
                              <w:ind w:firstLineChars="300" w:firstLine="618"/>
                              <w:rPr>
                                <w:rFonts w:asciiTheme="majorEastAsia" w:eastAsiaTheme="majorEastAsia" w:hAnsiTheme="majorEastAsia"/>
                                <w:sz w:val="20"/>
                                <w:lang w:eastAsia="zh-CN"/>
                              </w:rPr>
                            </w:pPr>
                          </w:p>
                          <w:p w14:paraId="1186DE4D" w14:textId="7A582A8E" w:rsidR="00AA20CC" w:rsidRPr="001C56BC" w:rsidRDefault="00AA20CC" w:rsidP="001C56BC">
                            <w:pPr>
                              <w:spacing w:line="300" w:lineRule="exact"/>
                              <w:rPr>
                                <w:sz w:val="20"/>
                                <w:lang w:eastAsia="zh-CN"/>
                              </w:rPr>
                            </w:pPr>
                          </w:p>
                          <w:p w14:paraId="7E0AFDD2" w14:textId="77777777" w:rsidR="00AA20CC" w:rsidRPr="001A30D4" w:rsidRDefault="00AA20CC" w:rsidP="00184ED6">
                            <w:pPr>
                              <w:spacing w:line="300" w:lineRule="exact"/>
                              <w:rPr>
                                <w:sz w:val="20"/>
                                <w:lang w:eastAsia="zh-CN"/>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D28BF6" id="_x0000_s1055" type="#_x0000_t202" style="position:absolute;margin-left:55.8pt;margin-top:185.85pt;width:370.15pt;height:75.45pt;z-index:25173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" fillcolor="white [3212]" strokeweight="1pt">
                <v:textbox inset="5.85pt,.7pt,5.85pt,.7pt">
                  <w:txbxContent>
                    <w:p w14:paraId="5BB1BB8A" w14:textId="73C87C11" w:rsidR="00AA20CC" w:rsidRPr="0055703A" w:rsidRDefault="00AA20CC" w:rsidP="001C56BC">
                      <w:pPr>
                        <w:spacing w:line="300" w:lineRule="exact"/>
                        <w:rPr>
                          <w:rFonts w:asciiTheme="majorEastAsia" w:eastAsiaTheme="majorEastAsia" w:hAnsiTheme="majorEastAsia"/>
                          <w:sz w:val="20"/>
                        </w:rPr>
                      </w:pPr>
                      <w:r w:rsidRPr="0055703A">
                        <w:rPr>
                          <w:rFonts w:asciiTheme="majorEastAsia" w:eastAsiaTheme="majorEastAsia" w:hAnsiTheme="majorEastAsia" w:hint="eastAsia"/>
                          <w:sz w:val="20"/>
                        </w:rPr>
                        <w:t>■代表会社</w:t>
                      </w:r>
                      <w:r>
                        <w:rPr>
                          <w:rFonts w:asciiTheme="majorEastAsia" w:eastAsiaTheme="majorEastAsia" w:hAnsiTheme="majorEastAsia" w:hint="eastAsia"/>
                          <w:sz w:val="20"/>
                        </w:rPr>
                        <w:t xml:space="preserve"> </w:t>
                      </w:r>
                      <w:r w:rsidRPr="0055703A">
                        <w:rPr>
                          <w:rFonts w:asciiTheme="majorEastAsia" w:eastAsiaTheme="majorEastAsia" w:hAnsiTheme="majorEastAsia" w:hint="eastAsia"/>
                          <w:sz w:val="20"/>
                        </w:rPr>
                        <w:t>株式会社プレック研究所</w:t>
                      </w:r>
                    </w:p>
                    <w:p w14:paraId="4C749218" w14:textId="49A71BB5" w:rsidR="00AA20CC" w:rsidRDefault="00AA20CC" w:rsidP="001C56BC">
                      <w:pPr>
                        <w:spacing w:line="300" w:lineRule="exact"/>
                        <w:ind w:firstLineChars="200" w:firstLine="412"/>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TEL：</w:t>
                      </w:r>
                      <w:r w:rsidRPr="0055703A">
                        <w:rPr>
                          <w:rFonts w:asciiTheme="majorEastAsia" w:eastAsiaTheme="majorEastAsia" w:hAnsiTheme="majorEastAsia"/>
                          <w:sz w:val="20"/>
                          <w:lang w:eastAsia="zh-CN"/>
                        </w:rPr>
                        <w:t>03-5226-1105</w:t>
                      </w:r>
                      <w:r w:rsidRPr="0055703A">
                        <w:rPr>
                          <w:rFonts w:asciiTheme="majorEastAsia" w:eastAsiaTheme="majorEastAsia" w:hAnsiTheme="majorEastAsia" w:hint="eastAsia"/>
                          <w:sz w:val="20"/>
                          <w:lang w:eastAsia="zh-CN"/>
                        </w:rPr>
                        <w:t>、FAX：</w:t>
                      </w:r>
                      <w:r w:rsidRPr="0055703A">
                        <w:rPr>
                          <w:rFonts w:asciiTheme="majorEastAsia" w:eastAsiaTheme="majorEastAsia" w:hAnsiTheme="majorEastAsia"/>
                          <w:sz w:val="20"/>
                          <w:lang w:eastAsia="zh-CN"/>
                        </w:rPr>
                        <w:t>03-5226</w:t>
                      </w:r>
                      <w:r>
                        <w:rPr>
                          <w:rFonts w:asciiTheme="majorEastAsia" w:eastAsiaTheme="majorEastAsia" w:hAnsiTheme="majorEastAsia"/>
                          <w:sz w:val="20"/>
                          <w:lang w:eastAsia="zh-CN"/>
                        </w:rPr>
                        <w:t>-2697</w:t>
                      </w:r>
                    </w:p>
                    <w:p w14:paraId="2F159150" w14:textId="42D0BD4E" w:rsidR="00AA20CC" w:rsidRPr="00A17BDF" w:rsidRDefault="00AA20CC" w:rsidP="001C56BC">
                      <w:pPr>
                        <w:spacing w:line="300" w:lineRule="exact"/>
                        <w:ind w:firstLineChars="300" w:firstLine="618"/>
                        <w:rPr>
                          <w:rFonts w:asciiTheme="majorEastAsia" w:eastAsia="SimSun" w:hAnsiTheme="majorEastAsia"/>
                          <w:sz w:val="20"/>
                          <w:lang w:eastAsia="zh-CN"/>
                        </w:rPr>
                      </w:pPr>
                      <w:r w:rsidRPr="0055703A">
                        <w:rPr>
                          <w:rFonts w:asciiTheme="majorEastAsia" w:eastAsiaTheme="majorEastAsia" w:hAnsiTheme="majorEastAsia" w:hint="eastAsia"/>
                          <w:sz w:val="20"/>
                          <w:lang w:eastAsia="zh-CN"/>
                        </w:rPr>
                        <w:t>管理技術者：奥山 伊作</w:t>
                      </w:r>
                    </w:p>
                    <w:p w14:paraId="2F9F38D3" w14:textId="7C270FF6" w:rsidR="00581BA5" w:rsidRDefault="00AA20CC" w:rsidP="001C56BC">
                      <w:pPr>
                        <w:spacing w:line="300" w:lineRule="exact"/>
                        <w:ind w:firstLineChars="300" w:firstLine="618"/>
                        <w:rPr>
                          <w:rFonts w:asciiTheme="majorEastAsia" w:eastAsiaTheme="majorEastAsia" w:hAnsiTheme="majorEastAsia"/>
                          <w:sz w:val="20"/>
                          <w:lang w:eastAsia="zh-CN"/>
                        </w:rPr>
                      </w:pPr>
                      <w:r w:rsidRPr="0055703A">
                        <w:rPr>
                          <w:rFonts w:asciiTheme="majorEastAsia" w:eastAsiaTheme="majorEastAsia" w:hAnsiTheme="majorEastAsia" w:hint="eastAsia"/>
                          <w:sz w:val="20"/>
                          <w:lang w:eastAsia="zh-CN"/>
                        </w:rPr>
                        <w:t>担当技術者：浜野</w:t>
                      </w:r>
                      <w:r>
                        <w:rPr>
                          <w:rFonts w:asciiTheme="majorEastAsia" w:eastAsiaTheme="majorEastAsia" w:hAnsiTheme="majorEastAsia" w:hint="eastAsia"/>
                          <w:sz w:val="20"/>
                          <w:lang w:eastAsia="zh-CN"/>
                        </w:rPr>
                        <w:t xml:space="preserve"> </w:t>
                      </w:r>
                      <w:r w:rsidRPr="0055703A">
                        <w:rPr>
                          <w:rFonts w:asciiTheme="majorEastAsia" w:eastAsiaTheme="majorEastAsia" w:hAnsiTheme="majorEastAsia" w:hint="eastAsia"/>
                          <w:sz w:val="20"/>
                          <w:lang w:eastAsia="zh-CN"/>
                        </w:rPr>
                        <w:t>恒二</w:t>
                      </w:r>
                      <w:r>
                        <w:rPr>
                          <w:rFonts w:asciiTheme="majorEastAsia" w:eastAsiaTheme="majorEastAsia" w:hAnsiTheme="majorEastAsia" w:hint="eastAsia"/>
                          <w:sz w:val="20"/>
                          <w:lang w:eastAsia="zh-CN"/>
                        </w:rPr>
                        <w:t>、森田 緑、</w:t>
                      </w:r>
                      <w:r w:rsidR="00D53C79">
                        <w:rPr>
                          <w:rFonts w:asciiTheme="majorEastAsia" w:eastAsiaTheme="majorEastAsia" w:hAnsiTheme="majorEastAsia" w:hint="eastAsia"/>
                          <w:sz w:val="20"/>
                          <w:lang w:eastAsia="zh-CN"/>
                        </w:rPr>
                        <w:t>小川</w:t>
                      </w:r>
                      <w:r w:rsidR="00581BA5">
                        <w:rPr>
                          <w:rFonts w:asciiTheme="majorEastAsia" w:eastAsiaTheme="majorEastAsia" w:hAnsiTheme="majorEastAsia" w:hint="eastAsia"/>
                          <w:sz w:val="20"/>
                          <w:lang w:eastAsia="zh-CN"/>
                        </w:rPr>
                        <w:t xml:space="preserve"> </w:t>
                      </w:r>
                      <w:r w:rsidR="00D53C79">
                        <w:rPr>
                          <w:rFonts w:asciiTheme="majorEastAsia" w:eastAsiaTheme="majorEastAsia" w:hAnsiTheme="majorEastAsia" w:hint="eastAsia"/>
                          <w:sz w:val="20"/>
                          <w:lang w:eastAsia="zh-CN"/>
                        </w:rPr>
                        <w:t>匡、</w:t>
                      </w:r>
                      <w:r>
                        <w:rPr>
                          <w:rFonts w:asciiTheme="majorEastAsia" w:eastAsiaTheme="majorEastAsia" w:hAnsiTheme="majorEastAsia" w:hint="eastAsia"/>
                          <w:sz w:val="20"/>
                          <w:lang w:eastAsia="zh-CN"/>
                        </w:rPr>
                        <w:t>羅 天合、田中</w:t>
                      </w:r>
                      <w:ins w:id="229" w:author="本田志保" w:date="2024-04-26T12:20:00Z">
                        <w:r w:rsidR="00E424CD">
                          <w:rPr>
                            <w:rFonts w:asciiTheme="majorEastAsia" w:eastAsiaTheme="majorEastAsia" w:hAnsiTheme="majorEastAsia" w:hint="eastAsia"/>
                            <w:sz w:val="20"/>
                            <w:lang w:eastAsia="zh-TW"/>
                          </w:rPr>
                          <w:t xml:space="preserve"> </w:t>
                        </w:r>
                      </w:ins>
                      <w:r>
                        <w:rPr>
                          <w:rFonts w:asciiTheme="majorEastAsia" w:eastAsiaTheme="majorEastAsia" w:hAnsiTheme="majorEastAsia" w:hint="eastAsia"/>
                          <w:sz w:val="20"/>
                          <w:lang w:eastAsia="zh-CN"/>
                        </w:rPr>
                        <w:t>亮平、</w:t>
                      </w:r>
                    </w:p>
                    <w:p w14:paraId="697487CC" w14:textId="3317B59E" w:rsidR="00AA20CC" w:rsidRPr="00D6269F" w:rsidRDefault="00AA20CC" w:rsidP="00581BA5">
                      <w:pPr>
                        <w:spacing w:line="300" w:lineRule="exact"/>
                        <w:ind w:firstLineChars="900" w:firstLine="1854"/>
                        <w:rPr>
                          <w:rFonts w:asciiTheme="majorEastAsia" w:eastAsia="SimSun" w:hAnsiTheme="majorEastAsia"/>
                          <w:sz w:val="20"/>
                          <w:lang w:eastAsia="zh-CN"/>
                        </w:rPr>
                      </w:pPr>
                      <w:r>
                        <w:rPr>
                          <w:rFonts w:asciiTheme="majorEastAsia" w:eastAsiaTheme="majorEastAsia" w:hAnsiTheme="majorEastAsia" w:hint="eastAsia"/>
                          <w:sz w:val="20"/>
                          <w:lang w:eastAsia="zh-CN"/>
                        </w:rPr>
                        <w:t xml:space="preserve">嘉藤 </w:t>
                      </w:r>
                      <w:r w:rsidRPr="00DD5F68">
                        <w:rPr>
                          <w:rFonts w:asciiTheme="majorEastAsia" w:eastAsiaTheme="majorEastAsia" w:hAnsiTheme="majorEastAsia"/>
                          <w:sz w:val="20"/>
                          <w:lang w:eastAsia="zh-CN"/>
                        </w:rPr>
                        <w:t>遥</w:t>
                      </w:r>
                    </w:p>
                    <w:p w14:paraId="368A7FDE" w14:textId="04F023F1" w:rsidR="00AA20CC" w:rsidRPr="0055703A" w:rsidRDefault="00AA20CC" w:rsidP="001C56BC">
                      <w:pPr>
                        <w:spacing w:line="300" w:lineRule="exact"/>
                        <w:ind w:firstLineChars="300" w:firstLine="618"/>
                        <w:rPr>
                          <w:rFonts w:asciiTheme="majorEastAsia" w:eastAsiaTheme="majorEastAsia" w:hAnsiTheme="majorEastAsia"/>
                          <w:sz w:val="20"/>
                          <w:lang w:eastAsia="zh-CN"/>
                        </w:rPr>
                      </w:pPr>
                    </w:p>
                    <w:p w14:paraId="1186DE4D" w14:textId="7A582A8E" w:rsidR="00AA20CC" w:rsidRPr="001C56BC" w:rsidRDefault="00AA20CC" w:rsidP="001C56BC">
                      <w:pPr>
                        <w:spacing w:line="300" w:lineRule="exact"/>
                        <w:rPr>
                          <w:sz w:val="20"/>
                          <w:lang w:eastAsia="zh-CN"/>
                        </w:rPr>
                      </w:pPr>
                    </w:p>
                    <w:p w14:paraId="7E0AFDD2" w14:textId="77777777" w:rsidR="00AA20CC" w:rsidRPr="001A30D4" w:rsidRDefault="00AA20CC" w:rsidP="00184ED6">
                      <w:pPr>
                        <w:spacing w:line="300" w:lineRule="exact"/>
                        <w:rPr>
                          <w:sz w:val="20"/>
                          <w:lang w:eastAsia="zh-CN"/>
                        </w:rPr>
                      </w:pPr>
                    </w:p>
                  </w:txbxContent>
                </v:textbox>
                <w10:wrap anchorx="margin"/>
              </v:shape>
            </w:pict>
          </mc:Fallback>
        </mc:AlternateContent>
      </w:r>
      <w:r w:rsidR="00175F8C" w:rsidRPr="007316CC">
        <w:rPr>
          <w:noProof/>
          <w:color w:val="FF0000"/>
          <w:sz w:val="20"/>
        </w:rPr>
        <mc:AlternateContent>
          <mc:Choice Requires="wps">
            <w:drawing>
              <wp:anchor distT="0" distB="0" distL="114300" distR="114300" simplePos="0" relativeHeight="251670016" behindDoc="0" locked="0" layoutInCell="1" allowOverlap="1" wp14:anchorId="270FC8CE" wp14:editId="2E7E6F7B">
                <wp:simplePos x="0" y="0"/>
                <wp:positionH relativeFrom="margin">
                  <wp:posOffset>404495</wp:posOffset>
                </wp:positionH>
                <wp:positionV relativeFrom="paragraph">
                  <wp:posOffset>1690370</wp:posOffset>
                </wp:positionV>
                <wp:extent cx="5314950" cy="619125"/>
                <wp:effectExtent l="0" t="0" r="0" b="9525"/>
                <wp:wrapNone/>
                <wp:docPr id="47"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619125"/>
                        </a:xfrm>
                        <a:prstGeom prst="rect">
                          <a:avLst/>
                        </a:prstGeom>
                        <a:noFill/>
                        <a:ln w="12700">
                          <a:noFill/>
                          <a:miter lim="800000"/>
                          <a:headEnd/>
                          <a:tailEnd/>
                        </a:ln>
                      </wps:spPr>
                      <wps:txbx>
                        <w:txbxContent>
                          <w:p w14:paraId="1EB5FC4E" w14:textId="58CFFD53" w:rsidR="00AA20CC" w:rsidRPr="004079A2" w:rsidRDefault="00AA20CC" w:rsidP="004079A2">
                            <w:pPr>
                              <w:spacing w:line="300" w:lineRule="exact"/>
                              <w:rPr>
                                <w:rFonts w:ascii="ＭＳ ゴシック" w:eastAsia="ＭＳ ゴシック"/>
                                <w:sz w:val="20"/>
                                <w:lang w:eastAsia="zh-TW"/>
                              </w:rPr>
                            </w:pPr>
                            <w:r w:rsidRPr="004079A2">
                              <w:rPr>
                                <w:rFonts w:ascii="ＭＳ ゴシック" w:eastAsia="ＭＳ ゴシック" w:hint="eastAsia"/>
                                <w:sz w:val="20"/>
                                <w:lang w:eastAsia="zh-TW"/>
                              </w:rPr>
                              <w:t>（</w:t>
                            </w:r>
                            <w:r w:rsidRPr="004079A2">
                              <w:rPr>
                                <w:rFonts w:ascii="ＭＳ ゴシック" w:eastAsia="ＭＳ ゴシック" w:hint="eastAsia"/>
                                <w:sz w:val="20"/>
                                <w:lang w:eastAsia="zh-TW"/>
                              </w:rPr>
                              <w:t>仮称）旧上瀬谷通信施設公園実施設計業務委託</w:t>
                            </w:r>
                          </w:p>
                          <w:p w14:paraId="1C5ACA51" w14:textId="5A6543CB" w:rsidR="00AA20CC" w:rsidRPr="00A03950" w:rsidRDefault="00AA20CC" w:rsidP="00184ED6">
                            <w:pPr>
                              <w:spacing w:line="300" w:lineRule="exact"/>
                              <w:rPr>
                                <w:rFonts w:ascii="ＭＳ ゴシック" w:eastAsia="ＭＳ ゴシック"/>
                                <w:sz w:val="20"/>
                              </w:rPr>
                            </w:pPr>
                            <w:r w:rsidRPr="00A03950">
                              <w:rPr>
                                <w:rFonts w:ascii="ＭＳ ゴシック" w:eastAsia="ＭＳ ゴシック" w:hint="eastAsia"/>
                                <w:sz w:val="20"/>
                              </w:rPr>
                              <w:t>プレック研究所・ランズ計画研究所共同企業体</w:t>
                            </w:r>
                          </w:p>
                          <w:p w14:paraId="14EDD094" w14:textId="5159138A" w:rsidR="00AA20CC" w:rsidRPr="00A03950" w:rsidRDefault="00AA20CC" w:rsidP="00184ED6">
                            <w:pPr>
                              <w:spacing w:line="300" w:lineRule="exact"/>
                              <w:rPr>
                                <w:sz w:val="20"/>
                              </w:rPr>
                            </w:pPr>
                            <w:r w:rsidRPr="00A03950">
                              <w:rPr>
                                <w:rFonts w:asciiTheme="majorEastAsia" w:eastAsiaTheme="majorEastAsia" w:hAnsiTheme="majorEastAsia" w:hint="eastAsia"/>
                                <w:sz w:val="20"/>
                              </w:rPr>
                              <w:t>共同企業体</w:t>
                            </w:r>
                            <w:r w:rsidRPr="00A03950">
                              <w:rPr>
                                <w:rFonts w:asciiTheme="majorEastAsia" w:eastAsiaTheme="majorEastAsia" w:hAnsiTheme="majorEastAsia"/>
                                <w:sz w:val="20"/>
                              </w:rPr>
                              <w:t>メーリングリスト</w:t>
                            </w:r>
                            <w:r w:rsidRPr="00A03950">
                              <w:rPr>
                                <w:rFonts w:asciiTheme="majorEastAsia" w:eastAsiaTheme="majorEastAsia" w:hAnsiTheme="majorEastAsia" w:hint="eastAsia"/>
                                <w:sz w:val="20"/>
                              </w:rPr>
                              <w:t>：</w:t>
                            </w:r>
                            <w:r w:rsidRPr="00A03950">
                              <w:rPr>
                                <w:rFonts w:ascii="ＭＳ ゴシック" w:eastAsia="ＭＳ ゴシック" w:hint="eastAsia"/>
                                <w:sz w:val="20"/>
                              </w:rPr>
                              <w:t xml:space="preserve"> kamiseya@lans-plan.co.jp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0FC8CE" id="_x0000_s1056" type="#_x0000_t202" style="position:absolute;margin-left:31.85pt;margin-top:133.1pt;width:418.5pt;height:48.7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" filled="f" stroked="f" strokeweight="1pt">
                <v:textbox inset="0,0,0,0">
                  <w:txbxContent>
                    <w:p w14:paraId="1EB5FC4E" w14:textId="58CFFD53" w:rsidR="00AA20CC" w:rsidRPr="004079A2" w:rsidRDefault="00AA20CC" w:rsidP="004079A2">
                      <w:pPr>
                        <w:spacing w:line="300" w:lineRule="exact"/>
                        <w:rPr>
                          <w:rFonts w:ascii="ＭＳ ゴシック" w:eastAsia="ＭＳ ゴシック"/>
                          <w:sz w:val="20"/>
                          <w:lang w:eastAsia="zh-TW"/>
                        </w:rPr>
                      </w:pPr>
                      <w:r w:rsidRPr="004079A2">
                        <w:rPr>
                          <w:rFonts w:ascii="ＭＳ ゴシック" w:eastAsia="ＭＳ ゴシック" w:hint="eastAsia"/>
                          <w:sz w:val="20"/>
                          <w:lang w:eastAsia="zh-TW"/>
                        </w:rPr>
                        <w:t>（</w:t>
                      </w:r>
                      <w:r w:rsidRPr="004079A2">
                        <w:rPr>
                          <w:rFonts w:ascii="ＭＳ ゴシック" w:eastAsia="ＭＳ ゴシック" w:hint="eastAsia"/>
                          <w:sz w:val="20"/>
                          <w:lang w:eastAsia="zh-TW"/>
                        </w:rPr>
                        <w:t>仮称）旧上瀬谷通信施設公園実施設計業務委託</w:t>
                      </w:r>
                    </w:p>
                    <w:p w14:paraId="1C5ACA51" w14:textId="5A6543CB" w:rsidR="00AA20CC" w:rsidRPr="00A03950" w:rsidRDefault="00AA20CC" w:rsidP="00184ED6">
                      <w:pPr>
                        <w:spacing w:line="300" w:lineRule="exact"/>
                        <w:rPr>
                          <w:rFonts w:ascii="ＭＳ ゴシック" w:eastAsia="ＭＳ ゴシック"/>
                          <w:sz w:val="20"/>
                        </w:rPr>
                      </w:pPr>
                      <w:r w:rsidRPr="00A03950">
                        <w:rPr>
                          <w:rFonts w:ascii="ＭＳ ゴシック" w:eastAsia="ＭＳ ゴシック" w:hint="eastAsia"/>
                          <w:sz w:val="20"/>
                        </w:rPr>
                        <w:t>プレック研究所・ランズ計画研究所共同企業体</w:t>
                      </w:r>
                    </w:p>
                    <w:p w14:paraId="14EDD094" w14:textId="5159138A" w:rsidR="00AA20CC" w:rsidRPr="00A03950" w:rsidRDefault="00AA20CC" w:rsidP="00184ED6">
                      <w:pPr>
                        <w:spacing w:line="300" w:lineRule="exact"/>
                        <w:rPr>
                          <w:sz w:val="20"/>
                        </w:rPr>
                      </w:pPr>
                      <w:r w:rsidRPr="00A03950">
                        <w:rPr>
                          <w:rFonts w:asciiTheme="majorEastAsia" w:eastAsiaTheme="majorEastAsia" w:hAnsiTheme="majorEastAsia" w:hint="eastAsia"/>
                          <w:sz w:val="20"/>
                        </w:rPr>
                        <w:t>共同企業体</w:t>
                      </w:r>
                      <w:r w:rsidRPr="00A03950">
                        <w:rPr>
                          <w:rFonts w:asciiTheme="majorEastAsia" w:eastAsiaTheme="majorEastAsia" w:hAnsiTheme="majorEastAsia"/>
                          <w:sz w:val="20"/>
                        </w:rPr>
                        <w:t>メーリングリスト</w:t>
                      </w:r>
                      <w:r w:rsidRPr="00A03950">
                        <w:rPr>
                          <w:rFonts w:asciiTheme="majorEastAsia" w:eastAsiaTheme="majorEastAsia" w:hAnsiTheme="majorEastAsia" w:hint="eastAsia"/>
                          <w:sz w:val="20"/>
                        </w:rPr>
                        <w:t>：</w:t>
                      </w:r>
                      <w:r w:rsidRPr="00A03950">
                        <w:rPr>
                          <w:rFonts w:ascii="ＭＳ ゴシック" w:eastAsia="ＭＳ ゴシック" w:hint="eastAsia"/>
                          <w:sz w:val="20"/>
                        </w:rPr>
                        <w:t xml:space="preserve"> kamiseya@lans-plan.co.jp</w:t>
                      </w:r>
                    </w:p>
                  </w:txbxContent>
                </v:textbox>
                <w10:wrap anchorx="margin"/>
              </v:shape>
            </w:pict>
          </mc:Fallback>
        </mc:AlternateContent>
      </w:r>
      <w:r w:rsidR="00175F8C">
        <w:rPr>
          <w:noProof/>
        </w:rPr>
        <mc:AlternateContent>
          <mc:Choice Requires="wps">
            <w:drawing>
              <wp:anchor distT="0" distB="0" distL="114300" distR="114300" simplePos="0" relativeHeight="251616768" behindDoc="0" locked="0" layoutInCell="1" allowOverlap="1" wp14:anchorId="570402B9" wp14:editId="02073315">
                <wp:simplePos x="0" y="0"/>
                <wp:positionH relativeFrom="column">
                  <wp:posOffset>366395</wp:posOffset>
                </wp:positionH>
                <wp:positionV relativeFrom="paragraph">
                  <wp:posOffset>1642744</wp:posOffset>
                </wp:positionV>
                <wp:extent cx="5396865" cy="6029325"/>
                <wp:effectExtent l="0" t="0" r="13335" b="28575"/>
                <wp:wrapNone/>
                <wp:docPr id="48" name="正方形/長方形 48"/>
                <wp:cNvGraphicFramePr/>
                <a:graphic xmlns:a="http://schemas.openxmlformats.org/drawingml/2006/main">
                  <a:graphicData uri="http://schemas.microsoft.com/office/word/2010/wordprocessingShape">
                    <wps:wsp>
                      <wps:cNvSpPr/>
                      <wps:spPr>
                        <a:xfrm>
                          <a:off x="0" y="0"/>
                          <a:ext cx="5396865" cy="60293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3C5F4" id="正方形/長方形 48" o:spid="_x0000_s1026" style="position:absolute;left:0;text-align:left;margin-left:28.85pt;margin-top:129.35pt;width:424.95pt;height:474.75pt;z-index:251599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" filled="f" strokecolor="black [3213]" strokeweight="1pt"/>
            </w:pict>
          </mc:Fallback>
        </mc:AlternateContent>
      </w:r>
      <w:r w:rsidR="00A17BDF">
        <w:rPr>
          <w:noProof/>
        </w:rPr>
        <mc:AlternateContent>
          <mc:Choice Requires="wps">
            <w:drawing>
              <wp:anchor distT="0" distB="0" distL="114300" distR="114300" simplePos="0" relativeHeight="251643392" behindDoc="0" locked="0" layoutInCell="1" allowOverlap="1" wp14:anchorId="403621C5" wp14:editId="44C8113C">
                <wp:simplePos x="0" y="0"/>
                <wp:positionH relativeFrom="margin">
                  <wp:posOffset>2997200</wp:posOffset>
                </wp:positionH>
                <wp:positionV relativeFrom="paragraph">
                  <wp:posOffset>1214120</wp:posOffset>
                </wp:positionV>
                <wp:extent cx="201930" cy="423589"/>
                <wp:effectExtent l="19050" t="19050" r="45720" b="33655"/>
                <wp:wrapNone/>
                <wp:docPr id="196" name="矢印: 上下 196"/>
                <wp:cNvGraphicFramePr/>
                <a:graphic xmlns:a="http://schemas.openxmlformats.org/drawingml/2006/main">
                  <a:graphicData uri="http://schemas.microsoft.com/office/word/2010/wordprocessingShape">
                    <wps:wsp>
                      <wps:cNvSpPr/>
                      <wps:spPr>
                        <a:xfrm>
                          <a:off x="0" y="0"/>
                          <a:ext cx="201930" cy="423589"/>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2E82F" id="矢印: 上下 196" o:spid="_x0000_s1026" type="#_x0000_t70" style="position:absolute;left:0;text-align:left;margin-left:236pt;margin-top:95.6pt;width:15.9pt;height:33.35pt;z-index:25164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" adj=",5148" fillcolor="white [3212]" strokecolor="black [3213]" strokeweight="2pt">
                <w10:wrap anchorx="margin"/>
              </v:shape>
            </w:pict>
          </mc:Fallback>
        </mc:AlternateContent>
      </w:r>
      <w:r w:rsidR="007D04BE">
        <w:br w:type="page"/>
      </w:r>
    </w:p>
    <w:p w14:paraId="345D161C" w14:textId="03E8F436" w:rsidR="00D4448D" w:rsidRPr="00ED3B00" w:rsidRDefault="00D4448D" w:rsidP="00D4448D">
      <w:pPr>
        <w:rPr>
          <w:rFonts w:ascii="ＭＳ ゴシック" w:eastAsia="ＭＳ ゴシック" w:hAnsi="ＭＳ ゴシック"/>
        </w:rPr>
      </w:pPr>
      <w:r>
        <w:rPr>
          <w:rFonts w:ascii="ＭＳ ゴシック" w:eastAsia="ＭＳ ゴシック" w:hAnsi="ＭＳ ゴシック" w:hint="eastAsia"/>
        </w:rPr>
        <w:lastRenderedPageBreak/>
        <w:t>（2）</w:t>
      </w:r>
      <w:r w:rsidR="0039717E">
        <w:rPr>
          <w:rFonts w:ascii="ＭＳ ゴシック" w:eastAsia="ＭＳ ゴシック" w:hAnsi="ＭＳ ゴシック" w:hint="eastAsia"/>
        </w:rPr>
        <w:t>緊急</w:t>
      </w:r>
      <w:r>
        <w:rPr>
          <w:rFonts w:ascii="ＭＳ ゴシック" w:eastAsia="ＭＳ ゴシック" w:hAnsi="ＭＳ ゴシック" w:hint="eastAsia"/>
        </w:rPr>
        <w:t>時の連絡体制</w:t>
      </w:r>
    </w:p>
    <w:p w14:paraId="057DCBC9" w14:textId="32367599" w:rsidR="00D4448D" w:rsidRDefault="00115F24" w:rsidP="00D4448D">
      <w:pPr>
        <w:widowControl/>
        <w:jc w:val="left"/>
      </w:pPr>
      <w:r w:rsidRPr="007316CC">
        <w:rPr>
          <w:noProof/>
          <w:color w:val="FF0000"/>
          <w:sz w:val="20"/>
        </w:rPr>
        <mc:AlternateContent>
          <mc:Choice Requires="wps">
            <w:drawing>
              <wp:anchor distT="0" distB="0" distL="114300" distR="114300" simplePos="0" relativeHeight="251651584" behindDoc="0" locked="0" layoutInCell="1" allowOverlap="1" wp14:anchorId="13FA9BE1" wp14:editId="580ADACD">
                <wp:simplePos x="0" y="0"/>
                <wp:positionH relativeFrom="margin">
                  <wp:posOffset>3003660</wp:posOffset>
                </wp:positionH>
                <wp:positionV relativeFrom="paragraph">
                  <wp:posOffset>4944165</wp:posOffset>
                </wp:positionV>
                <wp:extent cx="1977390" cy="1192696"/>
                <wp:effectExtent l="0" t="0" r="22860" b="26670"/>
                <wp:wrapNone/>
                <wp:docPr id="25"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390" cy="1192696"/>
                        </a:xfrm>
                        <a:prstGeom prst="rect">
                          <a:avLst/>
                        </a:prstGeom>
                        <a:solidFill>
                          <a:srgbClr val="FFFFFF"/>
                        </a:solidFill>
                        <a:ln w="12700">
                          <a:solidFill>
                            <a:srgbClr val="000000"/>
                          </a:solidFill>
                          <a:miter lim="800000"/>
                          <a:headEnd/>
                          <a:tailEnd/>
                        </a:ln>
                      </wps:spPr>
                      <wps:txbx>
                        <w:txbxContent>
                          <w:p w14:paraId="652EA89E" w14:textId="63612D82" w:rsidR="00EC5199" w:rsidRDefault="00AA20CC" w:rsidP="0030191F">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lang w:eastAsia="zh-TW"/>
                              </w:rPr>
                              <w:t xml:space="preserve">横浜市 </w:t>
                            </w:r>
                            <w:r w:rsidR="00F62D0D" w:rsidRPr="00F62D0D">
                              <w:rPr>
                                <w:rFonts w:asciiTheme="majorEastAsia" w:eastAsiaTheme="majorEastAsia" w:hAnsiTheme="majorEastAsia" w:hint="eastAsia"/>
                                <w:sz w:val="20"/>
                                <w:lang w:eastAsia="zh-TW"/>
                              </w:rPr>
                              <w:t>脱炭素・GREEN×EXPO推進</w:t>
                            </w:r>
                            <w:r w:rsidRPr="00EA56DC">
                              <w:rPr>
                                <w:rFonts w:asciiTheme="majorEastAsia" w:eastAsiaTheme="majorEastAsia" w:hAnsiTheme="majorEastAsia" w:hint="eastAsia"/>
                                <w:sz w:val="20"/>
                                <w:lang w:eastAsia="zh-TW"/>
                              </w:rPr>
                              <w:t>局</w:t>
                            </w:r>
                            <w:r w:rsidR="00115F24" w:rsidRPr="00115F24">
                              <w:rPr>
                                <w:rFonts w:asciiTheme="majorEastAsia" w:eastAsiaTheme="majorEastAsia" w:hAnsiTheme="majorEastAsia" w:hint="eastAsia"/>
                                <w:sz w:val="20"/>
                                <w:lang w:eastAsia="zh-TW"/>
                              </w:rPr>
                              <w:t>上瀬谷整備推進部上瀬谷公園整備課</w:t>
                            </w:r>
                          </w:p>
                          <w:p w14:paraId="0EDCCB47" w14:textId="0C27FC2C" w:rsidR="00AA20CC" w:rsidRPr="00EA56DC" w:rsidRDefault="00AA20CC" w:rsidP="0030191F">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lang w:eastAsia="zh-TW"/>
                              </w:rPr>
                              <w:t>TEL：</w:t>
                            </w:r>
                            <w:r w:rsidRPr="00EA56DC">
                              <w:rPr>
                                <w:rFonts w:asciiTheme="majorEastAsia" w:eastAsiaTheme="majorEastAsia" w:hAnsiTheme="majorEastAsia"/>
                                <w:sz w:val="20"/>
                                <w:lang w:eastAsia="zh-TW"/>
                              </w:rPr>
                              <w:t>045-671-</w:t>
                            </w:r>
                            <w:r w:rsidRPr="00F407F2">
                              <w:rPr>
                                <w:rFonts w:asciiTheme="majorEastAsia" w:eastAsiaTheme="majorEastAsia" w:hAnsiTheme="majorEastAsia"/>
                                <w:sz w:val="20"/>
                                <w:lang w:eastAsia="zh-TW"/>
                              </w:rPr>
                              <w:t>4</w:t>
                            </w:r>
                            <w:r w:rsidR="00006BFF">
                              <w:rPr>
                                <w:rFonts w:asciiTheme="majorEastAsia" w:eastAsiaTheme="majorEastAsia" w:hAnsiTheme="majorEastAsia" w:hint="eastAsia"/>
                                <w:sz w:val="20"/>
                              </w:rPr>
                              <w:t>113</w:t>
                            </w:r>
                          </w:p>
                          <w:p w14:paraId="476F1FDC" w14:textId="703E63AA" w:rsidR="00AA20CC" w:rsidRPr="00EA56DC" w:rsidRDefault="00AA20CC" w:rsidP="0030191F">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lang w:eastAsia="zh-CN"/>
                              </w:rPr>
                              <w:t>FAX：</w:t>
                            </w:r>
                            <w:r w:rsidRPr="00EA56DC">
                              <w:rPr>
                                <w:rFonts w:asciiTheme="majorEastAsia" w:eastAsiaTheme="majorEastAsia" w:hAnsiTheme="majorEastAsia"/>
                                <w:sz w:val="20"/>
                                <w:lang w:eastAsia="zh-CN"/>
                              </w:rPr>
                              <w:t>045-</w:t>
                            </w:r>
                            <w:ins w:id="230" w:author="山田芽衣" w:date="2024-04-26T09:52:00Z">
                              <w:r w:rsidR="00DB0E4B">
                                <w:rPr>
                                  <w:rFonts w:asciiTheme="majorEastAsia" w:eastAsiaTheme="majorEastAsia" w:hAnsiTheme="majorEastAsia" w:hint="eastAsia"/>
                                  <w:sz w:val="20"/>
                                </w:rPr>
                                <w:t>550</w:t>
                              </w:r>
                            </w:ins>
                            <w:del w:id="231" w:author="山田芽衣" w:date="2024-04-26T09:52:00Z">
                              <w:r w:rsidRPr="00EA56DC" w:rsidDel="00DB0E4B">
                                <w:rPr>
                                  <w:rFonts w:asciiTheme="majorEastAsia" w:eastAsiaTheme="majorEastAsia" w:hAnsiTheme="majorEastAsia"/>
                                  <w:sz w:val="20"/>
                                  <w:lang w:eastAsia="zh-CN"/>
                                </w:rPr>
                                <w:delText>671</w:delText>
                              </w:r>
                            </w:del>
                            <w:r w:rsidRPr="00EA56DC">
                              <w:rPr>
                                <w:rFonts w:asciiTheme="majorEastAsia" w:eastAsiaTheme="majorEastAsia" w:hAnsiTheme="majorEastAsia"/>
                                <w:sz w:val="20"/>
                                <w:lang w:eastAsia="zh-CN"/>
                              </w:rPr>
                              <w:t>-</w:t>
                            </w:r>
                            <w:ins w:id="232" w:author="山田芽衣" w:date="2024-04-26T09:52:00Z">
                              <w:r w:rsidR="00DB0E4B">
                                <w:rPr>
                                  <w:rFonts w:asciiTheme="majorEastAsia" w:eastAsiaTheme="majorEastAsia" w:hAnsiTheme="majorEastAsia" w:hint="eastAsia"/>
                                  <w:sz w:val="20"/>
                                </w:rPr>
                                <w:t>3947</w:t>
                              </w:r>
                            </w:ins>
                            <w:del w:id="233" w:author="山田芽衣" w:date="2024-04-26T09:52:00Z">
                              <w:r w:rsidR="002E0892" w:rsidRPr="002E0892" w:rsidDel="00DB0E4B">
                                <w:rPr>
                                  <w:rFonts w:asciiTheme="majorEastAsia" w:eastAsiaTheme="majorEastAsia" w:hAnsiTheme="majorEastAsia" w:hint="eastAsia"/>
                                  <w:sz w:val="20"/>
                                </w:rPr>
                                <w:delText>4113</w:delText>
                              </w:r>
                            </w:del>
                          </w:p>
                          <w:p w14:paraId="695FD997" w14:textId="5DDA7C2B" w:rsidR="00AA20CC" w:rsidRPr="00EA56DC" w:rsidRDefault="00AA20CC" w:rsidP="001A30D4">
                            <w:pPr>
                              <w:spacing w:line="300" w:lineRule="exact"/>
                              <w:rPr>
                                <w:rFonts w:asciiTheme="majorEastAsia" w:eastAsiaTheme="majorEastAsia" w:hAnsiTheme="majorEastAsia"/>
                                <w:sz w:val="20"/>
                                <w:lang w:eastAsia="zh-CN"/>
                              </w:rPr>
                            </w:pPr>
                            <w:r w:rsidRPr="00EA56DC">
                              <w:rPr>
                                <w:rFonts w:asciiTheme="majorEastAsia" w:eastAsiaTheme="majorEastAsia" w:hAnsiTheme="majorEastAsia" w:hint="eastAsia"/>
                                <w:sz w:val="20"/>
                                <w:lang w:eastAsia="zh-CN"/>
                              </w:rPr>
                              <w:t>住所：横浜市中区本町6-50-</w:t>
                            </w:r>
                            <w:r w:rsidRPr="00EA56DC">
                              <w:rPr>
                                <w:rFonts w:asciiTheme="majorEastAsia" w:eastAsiaTheme="majorEastAsia" w:hAnsiTheme="majorEastAsia"/>
                                <w:sz w:val="20"/>
                                <w:lang w:eastAsia="zh-CN"/>
                              </w:rPr>
                              <w:t>10</w:t>
                            </w:r>
                          </w:p>
                          <w:p w14:paraId="1D2B64AD" w14:textId="77777777" w:rsidR="00AA20CC" w:rsidRPr="00EA56DC" w:rsidRDefault="00AA20CC" w:rsidP="001A30D4">
                            <w:pPr>
                              <w:spacing w:line="300" w:lineRule="exact"/>
                              <w:rPr>
                                <w:rFonts w:asciiTheme="majorEastAsia" w:eastAsiaTheme="majorEastAsia" w:hAnsiTheme="majorEastAsia"/>
                                <w:sz w:val="20"/>
                                <w:lang w:eastAsia="zh-CN"/>
                              </w:rPr>
                            </w:pPr>
                          </w:p>
                          <w:p w14:paraId="24C20D20" w14:textId="77777777" w:rsidR="00AA20CC" w:rsidRPr="00EA56DC" w:rsidRDefault="00AA20CC" w:rsidP="001A30D4">
                            <w:pPr>
                              <w:spacing w:line="300" w:lineRule="exact"/>
                              <w:rPr>
                                <w:rFonts w:asciiTheme="majorEastAsia" w:eastAsiaTheme="majorEastAsia" w:hAnsiTheme="majorEastAsia"/>
                                <w:sz w:val="20"/>
                                <w:lang w:eastAsia="zh-CN"/>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FA9BE1" id="_x0000_s1057" type="#_x0000_t202" style="position:absolute;margin-left:236.5pt;margin-top:389.3pt;width:155.7pt;height:93.9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" strokeweight="1pt">
                <v:textbox inset="5.85pt,.7pt,5.85pt,.7pt">
                  <w:txbxContent>
                    <w:p w14:paraId="652EA89E" w14:textId="63612D82" w:rsidR="00EC5199" w:rsidRDefault="00AA20CC" w:rsidP="0030191F">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lang w:eastAsia="zh-TW"/>
                        </w:rPr>
                        <w:t xml:space="preserve">横浜市 </w:t>
                      </w:r>
                      <w:r w:rsidR="00F62D0D" w:rsidRPr="00F62D0D">
                        <w:rPr>
                          <w:rFonts w:asciiTheme="majorEastAsia" w:eastAsiaTheme="majorEastAsia" w:hAnsiTheme="majorEastAsia" w:hint="eastAsia"/>
                          <w:sz w:val="20"/>
                          <w:lang w:eastAsia="zh-TW"/>
                        </w:rPr>
                        <w:t>脱炭素・GREEN×EXPO推進</w:t>
                      </w:r>
                      <w:r w:rsidRPr="00EA56DC">
                        <w:rPr>
                          <w:rFonts w:asciiTheme="majorEastAsia" w:eastAsiaTheme="majorEastAsia" w:hAnsiTheme="majorEastAsia" w:hint="eastAsia"/>
                          <w:sz w:val="20"/>
                          <w:lang w:eastAsia="zh-TW"/>
                        </w:rPr>
                        <w:t>局</w:t>
                      </w:r>
                      <w:r w:rsidR="00115F24" w:rsidRPr="00115F24">
                        <w:rPr>
                          <w:rFonts w:asciiTheme="majorEastAsia" w:eastAsiaTheme="majorEastAsia" w:hAnsiTheme="majorEastAsia" w:hint="eastAsia"/>
                          <w:sz w:val="20"/>
                          <w:lang w:eastAsia="zh-TW"/>
                        </w:rPr>
                        <w:t>上瀬谷整備推進部上瀬谷公園整備課</w:t>
                      </w:r>
                    </w:p>
                    <w:p w14:paraId="0EDCCB47" w14:textId="0C27FC2C" w:rsidR="00AA20CC" w:rsidRPr="00EA56DC" w:rsidRDefault="00AA20CC" w:rsidP="0030191F">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lang w:eastAsia="zh-TW"/>
                        </w:rPr>
                        <w:t>TEL：</w:t>
                      </w:r>
                      <w:r w:rsidRPr="00EA56DC">
                        <w:rPr>
                          <w:rFonts w:asciiTheme="majorEastAsia" w:eastAsiaTheme="majorEastAsia" w:hAnsiTheme="majorEastAsia"/>
                          <w:sz w:val="20"/>
                          <w:lang w:eastAsia="zh-TW"/>
                        </w:rPr>
                        <w:t>045-671-</w:t>
                      </w:r>
                      <w:r w:rsidRPr="00F407F2">
                        <w:rPr>
                          <w:rFonts w:asciiTheme="majorEastAsia" w:eastAsiaTheme="majorEastAsia" w:hAnsiTheme="majorEastAsia"/>
                          <w:sz w:val="20"/>
                          <w:lang w:eastAsia="zh-TW"/>
                        </w:rPr>
                        <w:t>4</w:t>
                      </w:r>
                      <w:r w:rsidR="00006BFF">
                        <w:rPr>
                          <w:rFonts w:asciiTheme="majorEastAsia" w:eastAsiaTheme="majorEastAsia" w:hAnsiTheme="majorEastAsia" w:hint="eastAsia"/>
                          <w:sz w:val="20"/>
                        </w:rPr>
                        <w:t>113</w:t>
                      </w:r>
                    </w:p>
                    <w:p w14:paraId="476F1FDC" w14:textId="703E63AA" w:rsidR="00AA20CC" w:rsidRPr="00EA56DC" w:rsidRDefault="00AA20CC" w:rsidP="0030191F">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lang w:eastAsia="zh-CN"/>
                        </w:rPr>
                        <w:t>FAX：</w:t>
                      </w:r>
                      <w:r w:rsidRPr="00EA56DC">
                        <w:rPr>
                          <w:rFonts w:asciiTheme="majorEastAsia" w:eastAsiaTheme="majorEastAsia" w:hAnsiTheme="majorEastAsia"/>
                          <w:sz w:val="20"/>
                          <w:lang w:eastAsia="zh-CN"/>
                        </w:rPr>
                        <w:t>045-</w:t>
                      </w:r>
                      <w:ins w:id="234" w:author="山田芽衣" w:date="2024-04-26T09:52:00Z">
                        <w:r w:rsidR="00DB0E4B">
                          <w:rPr>
                            <w:rFonts w:asciiTheme="majorEastAsia" w:eastAsiaTheme="majorEastAsia" w:hAnsiTheme="majorEastAsia" w:hint="eastAsia"/>
                            <w:sz w:val="20"/>
                          </w:rPr>
                          <w:t>550</w:t>
                        </w:r>
                      </w:ins>
                      <w:del w:id="235" w:author="山田芽衣" w:date="2024-04-26T09:52:00Z">
                        <w:r w:rsidRPr="00EA56DC" w:rsidDel="00DB0E4B">
                          <w:rPr>
                            <w:rFonts w:asciiTheme="majorEastAsia" w:eastAsiaTheme="majorEastAsia" w:hAnsiTheme="majorEastAsia"/>
                            <w:sz w:val="20"/>
                            <w:lang w:eastAsia="zh-CN"/>
                          </w:rPr>
                          <w:delText>671</w:delText>
                        </w:r>
                      </w:del>
                      <w:r w:rsidRPr="00EA56DC">
                        <w:rPr>
                          <w:rFonts w:asciiTheme="majorEastAsia" w:eastAsiaTheme="majorEastAsia" w:hAnsiTheme="majorEastAsia"/>
                          <w:sz w:val="20"/>
                          <w:lang w:eastAsia="zh-CN"/>
                        </w:rPr>
                        <w:t>-</w:t>
                      </w:r>
                      <w:ins w:id="236" w:author="山田芽衣" w:date="2024-04-26T09:52:00Z">
                        <w:r w:rsidR="00DB0E4B">
                          <w:rPr>
                            <w:rFonts w:asciiTheme="majorEastAsia" w:eastAsiaTheme="majorEastAsia" w:hAnsiTheme="majorEastAsia" w:hint="eastAsia"/>
                            <w:sz w:val="20"/>
                          </w:rPr>
                          <w:t>3947</w:t>
                        </w:r>
                      </w:ins>
                      <w:del w:id="237" w:author="山田芽衣" w:date="2024-04-26T09:52:00Z">
                        <w:r w:rsidR="002E0892" w:rsidRPr="002E0892" w:rsidDel="00DB0E4B">
                          <w:rPr>
                            <w:rFonts w:asciiTheme="majorEastAsia" w:eastAsiaTheme="majorEastAsia" w:hAnsiTheme="majorEastAsia" w:hint="eastAsia"/>
                            <w:sz w:val="20"/>
                          </w:rPr>
                          <w:delText>4113</w:delText>
                        </w:r>
                      </w:del>
                    </w:p>
                    <w:p w14:paraId="695FD997" w14:textId="5DDA7C2B" w:rsidR="00AA20CC" w:rsidRPr="00EA56DC" w:rsidRDefault="00AA20CC" w:rsidP="001A30D4">
                      <w:pPr>
                        <w:spacing w:line="300" w:lineRule="exact"/>
                        <w:rPr>
                          <w:rFonts w:asciiTheme="majorEastAsia" w:eastAsiaTheme="majorEastAsia" w:hAnsiTheme="majorEastAsia"/>
                          <w:sz w:val="20"/>
                          <w:lang w:eastAsia="zh-CN"/>
                        </w:rPr>
                      </w:pPr>
                      <w:r w:rsidRPr="00EA56DC">
                        <w:rPr>
                          <w:rFonts w:asciiTheme="majorEastAsia" w:eastAsiaTheme="majorEastAsia" w:hAnsiTheme="majorEastAsia" w:hint="eastAsia"/>
                          <w:sz w:val="20"/>
                          <w:lang w:eastAsia="zh-CN"/>
                        </w:rPr>
                        <w:t>住所：横浜市中区本町6-50-</w:t>
                      </w:r>
                      <w:r w:rsidRPr="00EA56DC">
                        <w:rPr>
                          <w:rFonts w:asciiTheme="majorEastAsia" w:eastAsiaTheme="majorEastAsia" w:hAnsiTheme="majorEastAsia"/>
                          <w:sz w:val="20"/>
                          <w:lang w:eastAsia="zh-CN"/>
                        </w:rPr>
                        <w:t>10</w:t>
                      </w:r>
                    </w:p>
                    <w:p w14:paraId="1D2B64AD" w14:textId="77777777" w:rsidR="00AA20CC" w:rsidRPr="00EA56DC" w:rsidRDefault="00AA20CC" w:rsidP="001A30D4">
                      <w:pPr>
                        <w:spacing w:line="300" w:lineRule="exact"/>
                        <w:rPr>
                          <w:rFonts w:asciiTheme="majorEastAsia" w:eastAsiaTheme="majorEastAsia" w:hAnsiTheme="majorEastAsia"/>
                          <w:sz w:val="20"/>
                          <w:lang w:eastAsia="zh-CN"/>
                        </w:rPr>
                      </w:pPr>
                    </w:p>
                    <w:p w14:paraId="24C20D20" w14:textId="77777777" w:rsidR="00AA20CC" w:rsidRPr="00EA56DC" w:rsidRDefault="00AA20CC" w:rsidP="001A30D4">
                      <w:pPr>
                        <w:spacing w:line="300" w:lineRule="exact"/>
                        <w:rPr>
                          <w:rFonts w:asciiTheme="majorEastAsia" w:eastAsiaTheme="majorEastAsia" w:hAnsiTheme="majorEastAsia"/>
                          <w:sz w:val="20"/>
                          <w:lang w:eastAsia="zh-CN"/>
                        </w:rPr>
                      </w:pPr>
                    </w:p>
                  </w:txbxContent>
                </v:textbox>
                <w10:wrap anchorx="margin"/>
              </v:shape>
            </w:pict>
          </mc:Fallback>
        </mc:AlternateContent>
      </w:r>
      <w:r w:rsidR="00175F8C" w:rsidRPr="007316CC">
        <w:rPr>
          <w:noProof/>
          <w:color w:val="FF0000"/>
          <w:sz w:val="20"/>
        </w:rPr>
        <mc:AlternateContent>
          <mc:Choice Requires="wps">
            <w:drawing>
              <wp:anchor distT="0" distB="0" distL="114300" distR="114300" simplePos="0" relativeHeight="251696640" behindDoc="0" locked="0" layoutInCell="1" allowOverlap="1" wp14:anchorId="56EAA487" wp14:editId="4A4C1B33">
                <wp:simplePos x="0" y="0"/>
                <wp:positionH relativeFrom="margin">
                  <wp:posOffset>1945183</wp:posOffset>
                </wp:positionH>
                <wp:positionV relativeFrom="paragraph">
                  <wp:posOffset>2403246</wp:posOffset>
                </wp:positionV>
                <wp:extent cx="2105025" cy="1997050"/>
                <wp:effectExtent l="0" t="0" r="28575" b="22860"/>
                <wp:wrapNone/>
                <wp:docPr id="23"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1997050"/>
                        </a:xfrm>
                        <a:prstGeom prst="rect">
                          <a:avLst/>
                        </a:prstGeom>
                        <a:solidFill>
                          <a:srgbClr val="FFFFFF"/>
                        </a:solidFill>
                        <a:ln w="12700">
                          <a:solidFill>
                            <a:srgbClr val="000000"/>
                          </a:solidFill>
                          <a:miter lim="800000"/>
                          <a:headEnd/>
                          <a:tailEnd/>
                        </a:ln>
                      </wps:spPr>
                      <wps:txbx>
                        <w:txbxContent>
                          <w:p w14:paraId="7DA2AB55" w14:textId="14C2C228" w:rsidR="00AA20CC" w:rsidRPr="004079A2" w:rsidRDefault="00AA20CC" w:rsidP="004079A2">
                            <w:pPr>
                              <w:spacing w:line="300" w:lineRule="exact"/>
                              <w:rPr>
                                <w:rFonts w:asciiTheme="majorEastAsia" w:eastAsiaTheme="majorEastAsia" w:hAnsiTheme="majorEastAsia"/>
                                <w:sz w:val="20"/>
                                <w:lang w:eastAsia="zh-TW"/>
                              </w:rPr>
                            </w:pPr>
                            <w:r w:rsidRPr="004079A2">
                              <w:rPr>
                                <w:rFonts w:asciiTheme="majorEastAsia" w:eastAsiaTheme="majorEastAsia" w:hAnsiTheme="majorEastAsia" w:hint="eastAsia"/>
                                <w:sz w:val="20"/>
                                <w:lang w:eastAsia="zh-TW"/>
                              </w:rPr>
                              <w:t>（</w:t>
                            </w:r>
                            <w:r w:rsidRPr="004079A2">
                              <w:rPr>
                                <w:rFonts w:asciiTheme="majorEastAsia" w:eastAsiaTheme="majorEastAsia" w:hAnsiTheme="majorEastAsia" w:hint="eastAsia"/>
                                <w:sz w:val="20"/>
                                <w:lang w:eastAsia="zh-TW"/>
                              </w:rPr>
                              <w:t>仮称）旧上瀬谷通信施設公園実施設計業務委託</w:t>
                            </w:r>
                          </w:p>
                          <w:p w14:paraId="03E2699E" w14:textId="44B8B91F" w:rsidR="00AA20CC" w:rsidRPr="00EA56DC" w:rsidRDefault="00AA20CC" w:rsidP="001A30D4">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プレック研究所・ランズ計画研究所共同企業体</w:t>
                            </w:r>
                          </w:p>
                          <w:p w14:paraId="53F26D1C" w14:textId="77777777" w:rsidR="00AA20CC" w:rsidRPr="00EA56DC" w:rsidRDefault="00AA20CC" w:rsidP="001A30D4">
                            <w:pPr>
                              <w:spacing w:line="300" w:lineRule="exact"/>
                              <w:rPr>
                                <w:rFonts w:asciiTheme="majorEastAsia" w:eastAsiaTheme="majorEastAsia" w:hAnsiTheme="majorEastAsia"/>
                                <w:sz w:val="20"/>
                              </w:rPr>
                            </w:pPr>
                          </w:p>
                          <w:p w14:paraId="052B9DA7" w14:textId="08100AE2" w:rsidR="00AA20CC" w:rsidRPr="00EA56DC" w:rsidRDefault="00AA20CC" w:rsidP="00E24190">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TEL：</w:t>
                            </w:r>
                            <w:r w:rsidRPr="00EA56DC">
                              <w:rPr>
                                <w:rFonts w:asciiTheme="majorEastAsia" w:eastAsiaTheme="majorEastAsia" w:hAnsiTheme="majorEastAsia"/>
                                <w:sz w:val="20"/>
                              </w:rPr>
                              <w:t>03-5226-1105</w:t>
                            </w:r>
                          </w:p>
                          <w:p w14:paraId="68CC3599" w14:textId="754BC16B" w:rsidR="00AA20CC" w:rsidRPr="00EA56DC" w:rsidRDefault="00AA20CC" w:rsidP="00E24190">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FAX：</w:t>
                            </w:r>
                            <w:r w:rsidRPr="00EA56DC">
                              <w:rPr>
                                <w:rFonts w:asciiTheme="majorEastAsia" w:eastAsiaTheme="majorEastAsia" w:hAnsiTheme="majorEastAsia"/>
                                <w:sz w:val="20"/>
                              </w:rPr>
                              <w:t>03-5226-2697</w:t>
                            </w:r>
                          </w:p>
                          <w:p w14:paraId="5EB5168A" w14:textId="370549CA" w:rsidR="00AA20CC" w:rsidRPr="00EA56DC" w:rsidRDefault="00AA20CC" w:rsidP="001A30D4">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代表会社 株式会社プレック研究所</w:t>
                            </w:r>
                          </w:p>
                          <w:p w14:paraId="0F78A009" w14:textId="60EC9A7B" w:rsidR="00AA20CC" w:rsidRPr="00EA56DC" w:rsidRDefault="00AA20CC" w:rsidP="001A30D4">
                            <w:pPr>
                              <w:spacing w:line="300" w:lineRule="exact"/>
                              <w:rPr>
                                <w:rFonts w:asciiTheme="majorEastAsia" w:eastAsiaTheme="majorEastAsia" w:hAnsiTheme="majorEastAsia"/>
                                <w:sz w:val="20"/>
                                <w:lang w:eastAsia="zh-TW"/>
                              </w:rPr>
                            </w:pPr>
                            <w:r w:rsidRPr="00EA56DC">
                              <w:rPr>
                                <w:rFonts w:asciiTheme="majorEastAsia" w:eastAsiaTheme="majorEastAsia" w:hAnsiTheme="majorEastAsia" w:hint="eastAsia"/>
                                <w:sz w:val="20"/>
                                <w:lang w:eastAsia="zh-TW"/>
                              </w:rPr>
                              <w:t>住所：東京都千代田区麹町3-7-6</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AA487" id="_x0000_s1058" type="#_x0000_t202" style="position:absolute;margin-left:153.15pt;margin-top:189.25pt;width:165.75pt;height:157.25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" strokeweight="1pt">
                <v:textbox inset="5.85pt,.7pt,5.85pt,.7pt">
                  <w:txbxContent>
                    <w:p w14:paraId="7DA2AB55" w14:textId="14C2C228" w:rsidR="00AA20CC" w:rsidRPr="004079A2" w:rsidRDefault="00AA20CC" w:rsidP="004079A2">
                      <w:pPr>
                        <w:spacing w:line="300" w:lineRule="exact"/>
                        <w:rPr>
                          <w:rFonts w:asciiTheme="majorEastAsia" w:eastAsiaTheme="majorEastAsia" w:hAnsiTheme="majorEastAsia"/>
                          <w:sz w:val="20"/>
                          <w:lang w:eastAsia="zh-TW"/>
                        </w:rPr>
                      </w:pPr>
                      <w:r w:rsidRPr="004079A2">
                        <w:rPr>
                          <w:rFonts w:asciiTheme="majorEastAsia" w:eastAsiaTheme="majorEastAsia" w:hAnsiTheme="majorEastAsia" w:hint="eastAsia"/>
                          <w:sz w:val="20"/>
                          <w:lang w:eastAsia="zh-TW"/>
                        </w:rPr>
                        <w:t>（</w:t>
                      </w:r>
                      <w:r w:rsidRPr="004079A2">
                        <w:rPr>
                          <w:rFonts w:asciiTheme="majorEastAsia" w:eastAsiaTheme="majorEastAsia" w:hAnsiTheme="majorEastAsia" w:hint="eastAsia"/>
                          <w:sz w:val="20"/>
                          <w:lang w:eastAsia="zh-TW"/>
                        </w:rPr>
                        <w:t>仮称）旧上瀬谷通信施設公園実施設計業務委託</w:t>
                      </w:r>
                    </w:p>
                    <w:p w14:paraId="03E2699E" w14:textId="44B8B91F" w:rsidR="00AA20CC" w:rsidRPr="00EA56DC" w:rsidRDefault="00AA20CC" w:rsidP="001A30D4">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プレック研究所・ランズ計画研究所共同企業体</w:t>
                      </w:r>
                    </w:p>
                    <w:p w14:paraId="53F26D1C" w14:textId="77777777" w:rsidR="00AA20CC" w:rsidRPr="00EA56DC" w:rsidRDefault="00AA20CC" w:rsidP="001A30D4">
                      <w:pPr>
                        <w:spacing w:line="300" w:lineRule="exact"/>
                        <w:rPr>
                          <w:rFonts w:asciiTheme="majorEastAsia" w:eastAsiaTheme="majorEastAsia" w:hAnsiTheme="majorEastAsia"/>
                          <w:sz w:val="20"/>
                        </w:rPr>
                      </w:pPr>
                    </w:p>
                    <w:p w14:paraId="052B9DA7" w14:textId="08100AE2" w:rsidR="00AA20CC" w:rsidRPr="00EA56DC" w:rsidRDefault="00AA20CC" w:rsidP="00E24190">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TEL：</w:t>
                      </w:r>
                      <w:r w:rsidRPr="00EA56DC">
                        <w:rPr>
                          <w:rFonts w:asciiTheme="majorEastAsia" w:eastAsiaTheme="majorEastAsia" w:hAnsiTheme="majorEastAsia"/>
                          <w:sz w:val="20"/>
                        </w:rPr>
                        <w:t>03-5226-1105</w:t>
                      </w:r>
                    </w:p>
                    <w:p w14:paraId="68CC3599" w14:textId="754BC16B" w:rsidR="00AA20CC" w:rsidRPr="00EA56DC" w:rsidRDefault="00AA20CC" w:rsidP="00E24190">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FAX：</w:t>
                      </w:r>
                      <w:r w:rsidRPr="00EA56DC">
                        <w:rPr>
                          <w:rFonts w:asciiTheme="majorEastAsia" w:eastAsiaTheme="majorEastAsia" w:hAnsiTheme="majorEastAsia"/>
                          <w:sz w:val="20"/>
                        </w:rPr>
                        <w:t>03-5226-2697</w:t>
                      </w:r>
                    </w:p>
                    <w:p w14:paraId="5EB5168A" w14:textId="370549CA" w:rsidR="00AA20CC" w:rsidRPr="00EA56DC" w:rsidRDefault="00AA20CC" w:rsidP="001A30D4">
                      <w:pPr>
                        <w:spacing w:line="300" w:lineRule="exact"/>
                        <w:rPr>
                          <w:rFonts w:asciiTheme="majorEastAsia" w:eastAsiaTheme="majorEastAsia" w:hAnsiTheme="majorEastAsia"/>
                          <w:sz w:val="20"/>
                        </w:rPr>
                      </w:pPr>
                      <w:r w:rsidRPr="00EA56DC">
                        <w:rPr>
                          <w:rFonts w:asciiTheme="majorEastAsia" w:eastAsiaTheme="majorEastAsia" w:hAnsiTheme="majorEastAsia" w:hint="eastAsia"/>
                          <w:sz w:val="20"/>
                        </w:rPr>
                        <w:t>代表会社 株式会社プレック研究所</w:t>
                      </w:r>
                    </w:p>
                    <w:p w14:paraId="0F78A009" w14:textId="60EC9A7B" w:rsidR="00AA20CC" w:rsidRPr="00EA56DC" w:rsidRDefault="00AA20CC" w:rsidP="001A30D4">
                      <w:pPr>
                        <w:spacing w:line="300" w:lineRule="exact"/>
                        <w:rPr>
                          <w:rFonts w:asciiTheme="majorEastAsia" w:eastAsiaTheme="majorEastAsia" w:hAnsiTheme="majorEastAsia"/>
                          <w:sz w:val="20"/>
                          <w:lang w:eastAsia="zh-TW"/>
                        </w:rPr>
                      </w:pPr>
                      <w:r w:rsidRPr="00EA56DC">
                        <w:rPr>
                          <w:rFonts w:asciiTheme="majorEastAsia" w:eastAsiaTheme="majorEastAsia" w:hAnsiTheme="majorEastAsia" w:hint="eastAsia"/>
                          <w:sz w:val="20"/>
                          <w:lang w:eastAsia="zh-TW"/>
                        </w:rPr>
                        <w:t>住所：東京都千代田区麹町3-7-6</w:t>
                      </w:r>
                    </w:p>
                  </w:txbxContent>
                </v:textbox>
                <w10:wrap anchorx="margin"/>
              </v:shape>
            </w:pict>
          </mc:Fallback>
        </mc:AlternateContent>
      </w:r>
      <w:r w:rsidR="00D6749E" w:rsidRPr="007316CC">
        <w:rPr>
          <w:noProof/>
          <w:color w:val="FF0000"/>
          <w:sz w:val="20"/>
        </w:rPr>
        <mc:AlternateContent>
          <mc:Choice Requires="wps">
            <w:drawing>
              <wp:anchor distT="0" distB="0" distL="114300" distR="114300" simplePos="0" relativeHeight="251671040" behindDoc="0" locked="0" layoutInCell="1" allowOverlap="1" wp14:anchorId="3A8E048D" wp14:editId="2004B025">
                <wp:simplePos x="0" y="0"/>
                <wp:positionH relativeFrom="margin">
                  <wp:posOffset>4212590</wp:posOffset>
                </wp:positionH>
                <wp:positionV relativeFrom="paragraph">
                  <wp:posOffset>3075940</wp:posOffset>
                </wp:positionV>
                <wp:extent cx="1352550" cy="632460"/>
                <wp:effectExtent l="0" t="0" r="19050" b="26670"/>
                <wp:wrapNone/>
                <wp:docPr id="5"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632460"/>
                        </a:xfrm>
                        <a:prstGeom prst="rect">
                          <a:avLst/>
                        </a:prstGeom>
                        <a:solidFill>
                          <a:srgbClr val="FFFFFF"/>
                        </a:solidFill>
                        <a:ln w="12700">
                          <a:solidFill>
                            <a:schemeClr val="tx1"/>
                          </a:solidFill>
                          <a:prstDash val="dash"/>
                          <a:miter lim="800000"/>
                          <a:headEnd/>
                          <a:tailEnd/>
                        </a:ln>
                      </wps:spPr>
                      <wps:txbx>
                        <w:txbxContent>
                          <w:p w14:paraId="212B1F81" w14:textId="21339EEB" w:rsidR="00AA20CC" w:rsidRPr="00193BFD" w:rsidRDefault="00AA20CC" w:rsidP="001A30D4">
                            <w:pPr>
                              <w:spacing w:line="300" w:lineRule="exact"/>
                              <w:rPr>
                                <w:rFonts w:asciiTheme="majorEastAsia" w:eastAsiaTheme="majorEastAsia" w:hAnsiTheme="majorEastAsia"/>
                                <w:sz w:val="20"/>
                              </w:rPr>
                            </w:pPr>
                            <w:r>
                              <w:rPr>
                                <w:rFonts w:asciiTheme="majorEastAsia" w:eastAsiaTheme="majorEastAsia" w:hAnsiTheme="majorEastAsia" w:hint="eastAsia"/>
                                <w:sz w:val="20"/>
                              </w:rPr>
                              <w:t>通常時と同様、共同企業体会社と協力会社に連絡</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E048D" id="_x0000_s1059" type="#_x0000_t202" style="position:absolute;margin-left:331.7pt;margin-top:242.2pt;width:106.5pt;height:49.8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" strokecolor="black [3213]" strokeweight="1pt">
                <v:stroke dashstyle="dash"/>
                <v:textbox inset="5.85pt,.7pt,5.85pt,.7pt">
                  <w:txbxContent>
                    <w:p w14:paraId="212B1F81" w14:textId="21339EEB" w:rsidR="00AA20CC" w:rsidRPr="00193BFD" w:rsidRDefault="00AA20CC" w:rsidP="001A30D4">
                      <w:pPr>
                        <w:spacing w:line="300" w:lineRule="exact"/>
                        <w:rPr>
                          <w:rFonts w:asciiTheme="majorEastAsia" w:eastAsiaTheme="majorEastAsia" w:hAnsiTheme="majorEastAsia"/>
                          <w:sz w:val="20"/>
                        </w:rPr>
                      </w:pPr>
                      <w:r>
                        <w:rPr>
                          <w:rFonts w:asciiTheme="majorEastAsia" w:eastAsiaTheme="majorEastAsia" w:hAnsiTheme="majorEastAsia" w:hint="eastAsia"/>
                          <w:sz w:val="20"/>
                        </w:rPr>
                        <w:t>通常時と同様、共同企業体会社と協力会社に連絡</w:t>
                      </w:r>
                    </w:p>
                  </w:txbxContent>
                </v:textbox>
                <w10:wrap anchorx="margin"/>
              </v:shape>
            </w:pict>
          </mc:Fallback>
        </mc:AlternateContent>
      </w:r>
      <w:r w:rsidR="00174820">
        <w:rPr>
          <w:noProof/>
          <w:color w:val="FF0000"/>
          <w:sz w:val="20"/>
        </w:rPr>
        <mc:AlternateContent>
          <mc:Choice Requires="wps">
            <w:drawing>
              <wp:anchor distT="0" distB="0" distL="114300" distR="114300" simplePos="0" relativeHeight="251665920" behindDoc="0" locked="0" layoutInCell="1" allowOverlap="1" wp14:anchorId="1180B249" wp14:editId="771059AA">
                <wp:simplePos x="0" y="0"/>
                <wp:positionH relativeFrom="column">
                  <wp:posOffset>3475990</wp:posOffset>
                </wp:positionH>
                <wp:positionV relativeFrom="paragraph">
                  <wp:posOffset>4025265</wp:posOffset>
                </wp:positionV>
                <wp:extent cx="0" cy="720000"/>
                <wp:effectExtent l="76200" t="0" r="57150" b="61595"/>
                <wp:wrapNone/>
                <wp:docPr id="4" name="直線矢印コネクタ 4"/>
                <wp:cNvGraphicFramePr/>
                <a:graphic xmlns:a="http://schemas.openxmlformats.org/drawingml/2006/main">
                  <a:graphicData uri="http://schemas.microsoft.com/office/word/2010/wordprocessingShape">
                    <wps:wsp>
                      <wps:cNvCnPr/>
                      <wps:spPr>
                        <a:xfrm>
                          <a:off x="0" y="0"/>
                          <a:ext cx="0" cy="72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61E3E4C" id="直線矢印コネクタ 4" o:spid="_x0000_s1026" type="#_x0000_t32" style="position:absolute;left:0;text-align:left;margin-left:273.7pt;margin-top:316.95pt;width:0;height:56.7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" strokecolor="black [3213]">
                <v:stroke endarrow="block"/>
              </v:shape>
            </w:pict>
          </mc:Fallback>
        </mc:AlternateContent>
      </w:r>
      <w:r w:rsidR="00EA56DC">
        <w:rPr>
          <w:noProof/>
          <w:color w:val="FF0000"/>
          <w:sz w:val="20"/>
        </w:rPr>
        <mc:AlternateContent>
          <mc:Choice Requires="wps">
            <w:drawing>
              <wp:anchor distT="0" distB="0" distL="114300" distR="114300" simplePos="0" relativeHeight="251661824" behindDoc="0" locked="0" layoutInCell="1" allowOverlap="1" wp14:anchorId="0D87DFD6" wp14:editId="135CE92E">
                <wp:simplePos x="0" y="0"/>
                <wp:positionH relativeFrom="column">
                  <wp:posOffset>2493010</wp:posOffset>
                </wp:positionH>
                <wp:positionV relativeFrom="paragraph">
                  <wp:posOffset>4036060</wp:posOffset>
                </wp:positionV>
                <wp:extent cx="0" cy="2196000"/>
                <wp:effectExtent l="0" t="0" r="38100" b="33020"/>
                <wp:wrapNone/>
                <wp:docPr id="51" name="直線矢印コネクタ 51"/>
                <wp:cNvGraphicFramePr/>
                <a:graphic xmlns:a="http://schemas.openxmlformats.org/drawingml/2006/main">
                  <a:graphicData uri="http://schemas.microsoft.com/office/word/2010/wordprocessingShape">
                    <wps:wsp>
                      <wps:cNvCnPr/>
                      <wps:spPr>
                        <a:xfrm>
                          <a:off x="0" y="0"/>
                          <a:ext cx="0" cy="2196000"/>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D47FCC" id="直線矢印コネクタ 51" o:spid="_x0000_s1026" type="#_x0000_t32" style="position:absolute;left:0;text-align:left;margin-left:196.3pt;margin-top:317.8pt;width:0;height:172.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" strokecolor="black [3213]"/>
            </w:pict>
          </mc:Fallback>
        </mc:AlternateContent>
      </w:r>
      <w:r w:rsidR="00C74FDB">
        <w:rPr>
          <w:noProof/>
          <w:color w:val="FF0000"/>
          <w:sz w:val="20"/>
        </w:rPr>
        <mc:AlternateContent>
          <mc:Choice Requires="wps">
            <w:drawing>
              <wp:anchor distT="0" distB="0" distL="114300" distR="114300" simplePos="0" relativeHeight="251672064" behindDoc="0" locked="0" layoutInCell="1" allowOverlap="1" wp14:anchorId="0F04E20E" wp14:editId="6EE642B2">
                <wp:simplePos x="0" y="0"/>
                <wp:positionH relativeFrom="column">
                  <wp:posOffset>4129422</wp:posOffset>
                </wp:positionH>
                <wp:positionV relativeFrom="paragraph">
                  <wp:posOffset>3225165</wp:posOffset>
                </wp:positionV>
                <wp:extent cx="0" cy="144000"/>
                <wp:effectExtent l="4445" t="71755" r="23495" b="99695"/>
                <wp:wrapNone/>
                <wp:docPr id="6" name="直線矢印コネクタ 6"/>
                <wp:cNvGraphicFramePr/>
                <a:graphic xmlns:a="http://schemas.openxmlformats.org/drawingml/2006/main">
                  <a:graphicData uri="http://schemas.microsoft.com/office/word/2010/wordprocessingShape">
                    <wps:wsp>
                      <wps:cNvCnPr/>
                      <wps:spPr>
                        <a:xfrm rot="16200000">
                          <a:off x="0" y="0"/>
                          <a:ext cx="0" cy="144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E2EFE58" id="直線矢印コネクタ 6" o:spid="_x0000_s1026" type="#_x0000_t32" style="position:absolute;left:0;text-align:left;margin-left:325.15pt;margin-top:253.95pt;width:0;height:11.35pt;rotation:-90;z-index:25169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" strokecolor="black [3213]">
                <v:stroke endarrow="block"/>
              </v:shape>
            </w:pict>
          </mc:Fallback>
        </mc:AlternateContent>
      </w:r>
      <w:r w:rsidR="00C74FDB">
        <w:rPr>
          <w:noProof/>
          <w:color w:val="FF0000"/>
          <w:sz w:val="20"/>
        </w:rPr>
        <mc:AlternateContent>
          <mc:Choice Requires="wps">
            <w:drawing>
              <wp:anchor distT="0" distB="0" distL="114300" distR="114300" simplePos="0" relativeHeight="251663872" behindDoc="0" locked="0" layoutInCell="1" allowOverlap="1" wp14:anchorId="6C3E8E6B" wp14:editId="7E49BA21">
                <wp:simplePos x="0" y="0"/>
                <wp:positionH relativeFrom="margin">
                  <wp:align>right</wp:align>
                </wp:positionH>
                <wp:positionV relativeFrom="paragraph">
                  <wp:posOffset>1816735</wp:posOffset>
                </wp:positionV>
                <wp:extent cx="0" cy="4680000"/>
                <wp:effectExtent l="76200" t="0" r="57150" b="63500"/>
                <wp:wrapNone/>
                <wp:docPr id="53" name="直線矢印コネクタ 53"/>
                <wp:cNvGraphicFramePr/>
                <a:graphic xmlns:a="http://schemas.openxmlformats.org/drawingml/2006/main">
                  <a:graphicData uri="http://schemas.microsoft.com/office/word/2010/wordprocessingShape">
                    <wps:wsp>
                      <wps:cNvCnPr/>
                      <wps:spPr>
                        <a:xfrm>
                          <a:off x="0" y="0"/>
                          <a:ext cx="0" cy="468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56F9D5" id="直線矢印コネクタ 53" o:spid="_x0000_s1026" type="#_x0000_t32" style="position:absolute;left:0;text-align:left;margin-left:-51.2pt;margin-top:143.05pt;width:0;height:368.5pt;z-index:251663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" strokecolor="black [3213]">
                <v:stroke endarrow="block"/>
                <w10:wrap anchorx="margin"/>
              </v:shape>
            </w:pict>
          </mc:Fallback>
        </mc:AlternateContent>
      </w:r>
      <w:r w:rsidR="00265213" w:rsidRPr="007316CC">
        <w:rPr>
          <w:noProof/>
          <w:color w:val="FF0000"/>
          <w:sz w:val="20"/>
        </w:rPr>
        <mc:AlternateContent>
          <mc:Choice Requires="wps">
            <w:drawing>
              <wp:anchor distT="0" distB="0" distL="114300" distR="114300" simplePos="0" relativeHeight="251655680" behindDoc="0" locked="0" layoutInCell="1" allowOverlap="1" wp14:anchorId="5063E8DD" wp14:editId="61AF6B9A">
                <wp:simplePos x="0" y="0"/>
                <wp:positionH relativeFrom="margin">
                  <wp:posOffset>3926943</wp:posOffset>
                </wp:positionH>
                <wp:positionV relativeFrom="paragraph">
                  <wp:posOffset>6703267</wp:posOffset>
                </wp:positionV>
                <wp:extent cx="1977390" cy="1598140"/>
                <wp:effectExtent l="0" t="0" r="22860" b="21590"/>
                <wp:wrapNone/>
                <wp:docPr id="41"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390" cy="1598140"/>
                        </a:xfrm>
                        <a:prstGeom prst="rect">
                          <a:avLst/>
                        </a:prstGeom>
                        <a:solidFill>
                          <a:srgbClr val="FFFFFF"/>
                        </a:solidFill>
                        <a:ln w="12700">
                          <a:solidFill>
                            <a:srgbClr val="000000"/>
                          </a:solidFill>
                          <a:miter lim="800000"/>
                          <a:headEnd/>
                          <a:tailEnd/>
                        </a:ln>
                      </wps:spPr>
                      <wps:txbx>
                        <w:txbxContent>
                          <w:p w14:paraId="14F74C1D" w14:textId="0C21E3EB"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旭警察署</w:t>
                            </w:r>
                          </w:p>
                          <w:p w14:paraId="01528A32" w14:textId="5CD291B5" w:rsidR="00AA20CC" w:rsidRPr="00193BFD" w:rsidRDefault="00AA20CC" w:rsidP="00CD7B0D">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T</w:t>
                            </w:r>
                            <w:r w:rsidRPr="00193BFD">
                              <w:rPr>
                                <w:rFonts w:asciiTheme="majorEastAsia" w:eastAsiaTheme="majorEastAsia" w:hAnsiTheme="majorEastAsia"/>
                                <w:sz w:val="20"/>
                                <w:lang w:eastAsia="zh-CN"/>
                              </w:rPr>
                              <w:t>EL</w:t>
                            </w:r>
                            <w:r w:rsidRPr="00193BFD">
                              <w:rPr>
                                <w:rFonts w:asciiTheme="majorEastAsia" w:eastAsiaTheme="majorEastAsia" w:hAnsiTheme="majorEastAsia" w:hint="eastAsia"/>
                                <w:sz w:val="20"/>
                                <w:lang w:eastAsia="zh-CN"/>
                              </w:rPr>
                              <w:t>：</w:t>
                            </w:r>
                            <w:r w:rsidRPr="00193BFD">
                              <w:rPr>
                                <w:rFonts w:asciiTheme="majorEastAsia" w:eastAsiaTheme="majorEastAsia" w:hAnsiTheme="majorEastAsia"/>
                                <w:sz w:val="20"/>
                                <w:lang w:eastAsia="zh-CN"/>
                              </w:rPr>
                              <w:t>045-361-0110</w:t>
                            </w:r>
                          </w:p>
                          <w:p w14:paraId="152CBBA7" w14:textId="533CA2B2" w:rsidR="00AA20CC" w:rsidRPr="00193BFD" w:rsidRDefault="00AA20CC" w:rsidP="00CD7B0D">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住所：横浜市旭区本村町33-5</w:t>
                            </w:r>
                          </w:p>
                          <w:p w14:paraId="583A69CB" w14:textId="53F9767F" w:rsidR="00AA20CC" w:rsidRPr="00193BFD" w:rsidRDefault="00AA20CC" w:rsidP="00CD7B0D">
                            <w:pPr>
                              <w:spacing w:line="300" w:lineRule="exact"/>
                              <w:rPr>
                                <w:rFonts w:asciiTheme="majorEastAsia" w:eastAsiaTheme="majorEastAsia" w:hAnsiTheme="majorEastAsia"/>
                                <w:sz w:val="20"/>
                                <w:lang w:eastAsia="zh-CN"/>
                              </w:rPr>
                            </w:pPr>
                          </w:p>
                          <w:p w14:paraId="2443D99A" w14:textId="35A7B1B2" w:rsidR="00AA20CC" w:rsidRPr="00193BFD" w:rsidRDefault="00AA20CC" w:rsidP="00CD7B0D">
                            <w:pPr>
                              <w:spacing w:line="300" w:lineRule="exact"/>
                              <w:rPr>
                                <w:rFonts w:asciiTheme="majorEastAsia" w:eastAsiaTheme="majorEastAsia" w:hAnsiTheme="majorEastAsia"/>
                                <w:sz w:val="20"/>
                              </w:rPr>
                            </w:pPr>
                            <w:r w:rsidRPr="00193BFD">
                              <w:rPr>
                                <w:rFonts w:asciiTheme="majorEastAsia" w:eastAsiaTheme="majorEastAsia" w:hAnsiTheme="majorEastAsia" w:hint="eastAsia"/>
                                <w:sz w:val="20"/>
                              </w:rPr>
                              <w:t>瀬谷警察署</w:t>
                            </w:r>
                          </w:p>
                          <w:p w14:paraId="7D58C7D0" w14:textId="517DBBF2" w:rsidR="00AA20CC" w:rsidRPr="00193BFD" w:rsidRDefault="00AA20CC" w:rsidP="00CD7B0D">
                            <w:pPr>
                              <w:spacing w:line="300" w:lineRule="exact"/>
                              <w:rPr>
                                <w:rFonts w:asciiTheme="majorEastAsia" w:eastAsiaTheme="majorEastAsia" w:hAnsiTheme="majorEastAsia"/>
                                <w:sz w:val="20"/>
                              </w:rPr>
                            </w:pPr>
                            <w:r w:rsidRPr="00193BFD">
                              <w:rPr>
                                <w:rFonts w:asciiTheme="majorEastAsia" w:eastAsiaTheme="majorEastAsia" w:hAnsiTheme="majorEastAsia" w:hint="eastAsia"/>
                                <w:sz w:val="20"/>
                              </w:rPr>
                              <w:t>T</w:t>
                            </w:r>
                            <w:r w:rsidRPr="00193BFD">
                              <w:rPr>
                                <w:rFonts w:asciiTheme="majorEastAsia" w:eastAsiaTheme="majorEastAsia" w:hAnsiTheme="majorEastAsia"/>
                                <w:sz w:val="20"/>
                              </w:rPr>
                              <w:t>EL</w:t>
                            </w:r>
                            <w:r w:rsidRPr="00193BFD">
                              <w:rPr>
                                <w:rFonts w:asciiTheme="majorEastAsia" w:eastAsiaTheme="majorEastAsia" w:hAnsiTheme="majorEastAsia" w:hint="eastAsia"/>
                                <w:sz w:val="20"/>
                              </w:rPr>
                              <w:t>：045-366-0110</w:t>
                            </w:r>
                          </w:p>
                          <w:p w14:paraId="277D10DE" w14:textId="18D54574" w:rsidR="00AA20CC" w:rsidRPr="00193BFD" w:rsidRDefault="00AA20CC" w:rsidP="00245C2B">
                            <w:pPr>
                              <w:spacing w:line="300" w:lineRule="exact"/>
                              <w:ind w:left="618" w:hangingChars="300" w:hanging="618"/>
                              <w:rPr>
                                <w:rFonts w:asciiTheme="majorEastAsia" w:eastAsiaTheme="majorEastAsia" w:hAnsiTheme="majorEastAsia"/>
                                <w:sz w:val="20"/>
                              </w:rPr>
                            </w:pPr>
                            <w:r w:rsidRPr="00193BFD">
                              <w:rPr>
                                <w:rFonts w:asciiTheme="majorEastAsia" w:eastAsiaTheme="majorEastAsia" w:hAnsiTheme="majorEastAsia" w:hint="eastAsia"/>
                                <w:sz w:val="20"/>
                              </w:rPr>
                              <w:t>住所：横浜市瀬谷区二ツ橋町213-1</w:t>
                            </w:r>
                          </w:p>
                          <w:p w14:paraId="5FA016B8" w14:textId="77777777" w:rsidR="00AA20CC" w:rsidRPr="00193BFD" w:rsidRDefault="00AA20CC" w:rsidP="00CD7B0D">
                            <w:pPr>
                              <w:spacing w:line="300" w:lineRule="exact"/>
                              <w:rPr>
                                <w:rFonts w:asciiTheme="majorEastAsia" w:eastAsiaTheme="majorEastAsia" w:hAnsiTheme="majorEastAsia"/>
                                <w:sz w:val="20"/>
                              </w:rPr>
                            </w:pPr>
                          </w:p>
                          <w:p w14:paraId="0B31673F" w14:textId="77777777" w:rsidR="00AA20CC" w:rsidRPr="00193BFD" w:rsidRDefault="00AA20CC" w:rsidP="001A30D4">
                            <w:pPr>
                              <w:spacing w:line="300" w:lineRule="exact"/>
                              <w:rPr>
                                <w:rFonts w:asciiTheme="majorEastAsia" w:eastAsiaTheme="majorEastAsia" w:hAnsiTheme="majorEastAsia"/>
                                <w:sz w:val="2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63E8DD" id="_x0000_s1060" type="#_x0000_t202" style="position:absolute;margin-left:309.2pt;margin-top:527.8pt;width:155.7pt;height:125.8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" strokeweight="1pt">
                <v:textbox inset="5.85pt,.7pt,5.85pt,.7pt">
                  <w:txbxContent>
                    <w:p w14:paraId="14F74C1D" w14:textId="0C21E3EB"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旭警察署</w:t>
                      </w:r>
                    </w:p>
                    <w:p w14:paraId="01528A32" w14:textId="5CD291B5" w:rsidR="00AA20CC" w:rsidRPr="00193BFD" w:rsidRDefault="00AA20CC" w:rsidP="00CD7B0D">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T</w:t>
                      </w:r>
                      <w:r w:rsidRPr="00193BFD">
                        <w:rPr>
                          <w:rFonts w:asciiTheme="majorEastAsia" w:eastAsiaTheme="majorEastAsia" w:hAnsiTheme="majorEastAsia"/>
                          <w:sz w:val="20"/>
                          <w:lang w:eastAsia="zh-CN"/>
                        </w:rPr>
                        <w:t>EL</w:t>
                      </w:r>
                      <w:r w:rsidRPr="00193BFD">
                        <w:rPr>
                          <w:rFonts w:asciiTheme="majorEastAsia" w:eastAsiaTheme="majorEastAsia" w:hAnsiTheme="majorEastAsia" w:hint="eastAsia"/>
                          <w:sz w:val="20"/>
                          <w:lang w:eastAsia="zh-CN"/>
                        </w:rPr>
                        <w:t>：</w:t>
                      </w:r>
                      <w:r w:rsidRPr="00193BFD">
                        <w:rPr>
                          <w:rFonts w:asciiTheme="majorEastAsia" w:eastAsiaTheme="majorEastAsia" w:hAnsiTheme="majorEastAsia"/>
                          <w:sz w:val="20"/>
                          <w:lang w:eastAsia="zh-CN"/>
                        </w:rPr>
                        <w:t>045-361-0110</w:t>
                      </w:r>
                    </w:p>
                    <w:p w14:paraId="152CBBA7" w14:textId="533CA2B2" w:rsidR="00AA20CC" w:rsidRPr="00193BFD" w:rsidRDefault="00AA20CC" w:rsidP="00CD7B0D">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住所：横浜市旭区本村町33-5</w:t>
                      </w:r>
                    </w:p>
                    <w:p w14:paraId="583A69CB" w14:textId="53F9767F" w:rsidR="00AA20CC" w:rsidRPr="00193BFD" w:rsidRDefault="00AA20CC" w:rsidP="00CD7B0D">
                      <w:pPr>
                        <w:spacing w:line="300" w:lineRule="exact"/>
                        <w:rPr>
                          <w:rFonts w:asciiTheme="majorEastAsia" w:eastAsiaTheme="majorEastAsia" w:hAnsiTheme="majorEastAsia"/>
                          <w:sz w:val="20"/>
                          <w:lang w:eastAsia="zh-CN"/>
                        </w:rPr>
                      </w:pPr>
                    </w:p>
                    <w:p w14:paraId="2443D99A" w14:textId="35A7B1B2" w:rsidR="00AA20CC" w:rsidRPr="00193BFD" w:rsidRDefault="00AA20CC" w:rsidP="00CD7B0D">
                      <w:pPr>
                        <w:spacing w:line="300" w:lineRule="exact"/>
                        <w:rPr>
                          <w:rFonts w:asciiTheme="majorEastAsia" w:eastAsiaTheme="majorEastAsia" w:hAnsiTheme="majorEastAsia"/>
                          <w:sz w:val="20"/>
                        </w:rPr>
                      </w:pPr>
                      <w:r w:rsidRPr="00193BFD">
                        <w:rPr>
                          <w:rFonts w:asciiTheme="majorEastAsia" w:eastAsiaTheme="majorEastAsia" w:hAnsiTheme="majorEastAsia" w:hint="eastAsia"/>
                          <w:sz w:val="20"/>
                        </w:rPr>
                        <w:t>瀬谷警察署</w:t>
                      </w:r>
                    </w:p>
                    <w:p w14:paraId="7D58C7D0" w14:textId="517DBBF2" w:rsidR="00AA20CC" w:rsidRPr="00193BFD" w:rsidRDefault="00AA20CC" w:rsidP="00CD7B0D">
                      <w:pPr>
                        <w:spacing w:line="300" w:lineRule="exact"/>
                        <w:rPr>
                          <w:rFonts w:asciiTheme="majorEastAsia" w:eastAsiaTheme="majorEastAsia" w:hAnsiTheme="majorEastAsia"/>
                          <w:sz w:val="20"/>
                        </w:rPr>
                      </w:pPr>
                      <w:r w:rsidRPr="00193BFD">
                        <w:rPr>
                          <w:rFonts w:asciiTheme="majorEastAsia" w:eastAsiaTheme="majorEastAsia" w:hAnsiTheme="majorEastAsia" w:hint="eastAsia"/>
                          <w:sz w:val="20"/>
                        </w:rPr>
                        <w:t>T</w:t>
                      </w:r>
                      <w:r w:rsidRPr="00193BFD">
                        <w:rPr>
                          <w:rFonts w:asciiTheme="majorEastAsia" w:eastAsiaTheme="majorEastAsia" w:hAnsiTheme="majorEastAsia"/>
                          <w:sz w:val="20"/>
                        </w:rPr>
                        <w:t>EL</w:t>
                      </w:r>
                      <w:r w:rsidRPr="00193BFD">
                        <w:rPr>
                          <w:rFonts w:asciiTheme="majorEastAsia" w:eastAsiaTheme="majorEastAsia" w:hAnsiTheme="majorEastAsia" w:hint="eastAsia"/>
                          <w:sz w:val="20"/>
                        </w:rPr>
                        <w:t>：045-366-0110</w:t>
                      </w:r>
                    </w:p>
                    <w:p w14:paraId="277D10DE" w14:textId="18D54574" w:rsidR="00AA20CC" w:rsidRPr="00193BFD" w:rsidRDefault="00AA20CC" w:rsidP="00245C2B">
                      <w:pPr>
                        <w:spacing w:line="300" w:lineRule="exact"/>
                        <w:ind w:left="618" w:hangingChars="300" w:hanging="618"/>
                        <w:rPr>
                          <w:rFonts w:asciiTheme="majorEastAsia" w:eastAsiaTheme="majorEastAsia" w:hAnsiTheme="majorEastAsia"/>
                          <w:sz w:val="20"/>
                        </w:rPr>
                      </w:pPr>
                      <w:r w:rsidRPr="00193BFD">
                        <w:rPr>
                          <w:rFonts w:asciiTheme="majorEastAsia" w:eastAsiaTheme="majorEastAsia" w:hAnsiTheme="majorEastAsia" w:hint="eastAsia"/>
                          <w:sz w:val="20"/>
                        </w:rPr>
                        <w:t>住所：横浜市瀬谷区二ツ橋町213-1</w:t>
                      </w:r>
                    </w:p>
                    <w:p w14:paraId="5FA016B8" w14:textId="77777777" w:rsidR="00AA20CC" w:rsidRPr="00193BFD" w:rsidRDefault="00AA20CC" w:rsidP="00CD7B0D">
                      <w:pPr>
                        <w:spacing w:line="300" w:lineRule="exact"/>
                        <w:rPr>
                          <w:rFonts w:asciiTheme="majorEastAsia" w:eastAsiaTheme="majorEastAsia" w:hAnsiTheme="majorEastAsia"/>
                          <w:sz w:val="20"/>
                        </w:rPr>
                      </w:pPr>
                    </w:p>
                    <w:p w14:paraId="0B31673F" w14:textId="77777777" w:rsidR="00AA20CC" w:rsidRPr="00193BFD" w:rsidRDefault="00AA20CC" w:rsidP="001A30D4">
                      <w:pPr>
                        <w:spacing w:line="300" w:lineRule="exact"/>
                        <w:rPr>
                          <w:rFonts w:asciiTheme="majorEastAsia" w:eastAsiaTheme="majorEastAsia" w:hAnsiTheme="majorEastAsia"/>
                          <w:sz w:val="20"/>
                        </w:rPr>
                      </w:pPr>
                    </w:p>
                  </w:txbxContent>
                </v:textbox>
                <w10:wrap anchorx="margin"/>
              </v:shape>
            </w:pict>
          </mc:Fallback>
        </mc:AlternateContent>
      </w:r>
      <w:r w:rsidR="00265213" w:rsidRPr="007316CC">
        <w:rPr>
          <w:noProof/>
          <w:color w:val="FF0000"/>
          <w:sz w:val="20"/>
        </w:rPr>
        <mc:AlternateContent>
          <mc:Choice Requires="wps">
            <w:drawing>
              <wp:anchor distT="0" distB="0" distL="114300" distR="114300" simplePos="0" relativeHeight="251648512" behindDoc="0" locked="0" layoutInCell="1" allowOverlap="1" wp14:anchorId="0A3E46AC" wp14:editId="06BB500A">
                <wp:simplePos x="0" y="0"/>
                <wp:positionH relativeFrom="margin">
                  <wp:posOffset>38684</wp:posOffset>
                </wp:positionH>
                <wp:positionV relativeFrom="paragraph">
                  <wp:posOffset>2411352</wp:posOffset>
                </wp:positionV>
                <wp:extent cx="1754505" cy="848498"/>
                <wp:effectExtent l="0" t="0" r="17145" b="27940"/>
                <wp:wrapNone/>
                <wp:docPr id="21"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505" cy="848498"/>
                        </a:xfrm>
                        <a:prstGeom prst="rect">
                          <a:avLst/>
                        </a:prstGeom>
                        <a:solidFill>
                          <a:srgbClr val="FFFFFF"/>
                        </a:solidFill>
                        <a:ln w="12700">
                          <a:solidFill>
                            <a:srgbClr val="000000"/>
                          </a:solidFill>
                          <a:miter lim="800000"/>
                          <a:headEnd/>
                          <a:tailEnd/>
                        </a:ln>
                      </wps:spPr>
                      <wps:txbx>
                        <w:txbxContent>
                          <w:p w14:paraId="317CFC03" w14:textId="2C3F01E9"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横浜旭中央病院</w:t>
                            </w:r>
                          </w:p>
                          <w:p w14:paraId="08391E44" w14:textId="3D7BD11C"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T</w:t>
                            </w:r>
                            <w:r w:rsidRPr="00193BFD">
                              <w:rPr>
                                <w:rFonts w:asciiTheme="majorEastAsia" w:eastAsiaTheme="majorEastAsia" w:hAnsiTheme="majorEastAsia"/>
                                <w:sz w:val="20"/>
                                <w:lang w:eastAsia="zh-CN"/>
                              </w:rPr>
                              <w:t>EL:045-921-6111</w:t>
                            </w:r>
                          </w:p>
                          <w:p w14:paraId="5211ED8C" w14:textId="137B0A1A"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住所：横浜市旭区若葉台4</w:t>
                            </w:r>
                            <w:r w:rsidRPr="00193BFD">
                              <w:rPr>
                                <w:rFonts w:asciiTheme="majorEastAsia" w:eastAsiaTheme="majorEastAsia" w:hAnsiTheme="majorEastAsia"/>
                                <w:sz w:val="20"/>
                                <w:lang w:eastAsia="zh-CN"/>
                              </w:rPr>
                              <w:t>-20-1</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3E46AC" id="_x0000_s1061" type="#_x0000_t202" style="position:absolute;margin-left:3.05pt;margin-top:189.85pt;width:138.15pt;height:66.8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" strokeweight="1pt">
                <v:textbox inset="5.85pt,.7pt,5.85pt,.7pt">
                  <w:txbxContent>
                    <w:p w14:paraId="317CFC03" w14:textId="2C3F01E9"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横浜旭中央病院</w:t>
                      </w:r>
                    </w:p>
                    <w:p w14:paraId="08391E44" w14:textId="3D7BD11C"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T</w:t>
                      </w:r>
                      <w:r w:rsidRPr="00193BFD">
                        <w:rPr>
                          <w:rFonts w:asciiTheme="majorEastAsia" w:eastAsiaTheme="majorEastAsia" w:hAnsiTheme="majorEastAsia"/>
                          <w:sz w:val="20"/>
                          <w:lang w:eastAsia="zh-CN"/>
                        </w:rPr>
                        <w:t>EL:045-921-6111</w:t>
                      </w:r>
                    </w:p>
                    <w:p w14:paraId="5211ED8C" w14:textId="137B0A1A" w:rsidR="00AA20CC" w:rsidRPr="00193BFD" w:rsidRDefault="00AA20CC" w:rsidP="001A30D4">
                      <w:pPr>
                        <w:spacing w:line="300" w:lineRule="exact"/>
                        <w:rPr>
                          <w:rFonts w:asciiTheme="majorEastAsia" w:eastAsiaTheme="majorEastAsia" w:hAnsiTheme="majorEastAsia"/>
                          <w:sz w:val="20"/>
                          <w:lang w:eastAsia="zh-CN"/>
                        </w:rPr>
                      </w:pPr>
                      <w:r w:rsidRPr="00193BFD">
                        <w:rPr>
                          <w:rFonts w:asciiTheme="majorEastAsia" w:eastAsiaTheme="majorEastAsia" w:hAnsiTheme="majorEastAsia" w:hint="eastAsia"/>
                          <w:sz w:val="20"/>
                          <w:lang w:eastAsia="zh-CN"/>
                        </w:rPr>
                        <w:t>住所：横浜市旭区若葉台4</w:t>
                      </w:r>
                      <w:r w:rsidRPr="00193BFD">
                        <w:rPr>
                          <w:rFonts w:asciiTheme="majorEastAsia" w:eastAsiaTheme="majorEastAsia" w:hAnsiTheme="majorEastAsia"/>
                          <w:sz w:val="20"/>
                          <w:lang w:eastAsia="zh-CN"/>
                        </w:rPr>
                        <w:t>-20-1</w:t>
                      </w:r>
                    </w:p>
                  </w:txbxContent>
                </v:textbox>
                <w10:wrap anchorx="margin"/>
              </v:shape>
            </w:pict>
          </mc:Fallback>
        </mc:AlternateContent>
      </w:r>
      <w:r w:rsidR="00C51FF8">
        <w:rPr>
          <w:noProof/>
          <w:color w:val="FF0000"/>
          <w:sz w:val="20"/>
        </w:rPr>
        <mc:AlternateContent>
          <mc:Choice Requires="wps">
            <w:drawing>
              <wp:anchor distT="0" distB="0" distL="114300" distR="114300" simplePos="0" relativeHeight="251662848" behindDoc="0" locked="0" layoutInCell="1" allowOverlap="1" wp14:anchorId="33CAE0D1" wp14:editId="6E6A4799">
                <wp:simplePos x="0" y="0"/>
                <wp:positionH relativeFrom="column">
                  <wp:posOffset>1077226</wp:posOffset>
                </wp:positionH>
                <wp:positionV relativeFrom="paragraph">
                  <wp:posOffset>6213785</wp:posOffset>
                </wp:positionV>
                <wp:extent cx="3848572" cy="298775"/>
                <wp:effectExtent l="76200" t="0" r="57150" b="63500"/>
                <wp:wrapNone/>
                <wp:docPr id="52" name="フリーフォーム: 図形 52"/>
                <wp:cNvGraphicFramePr/>
                <a:graphic xmlns:a="http://schemas.openxmlformats.org/drawingml/2006/main">
                  <a:graphicData uri="http://schemas.microsoft.com/office/word/2010/wordprocessingShape">
                    <wps:wsp>
                      <wps:cNvSpPr/>
                      <wps:spPr>
                        <a:xfrm>
                          <a:off x="0" y="0"/>
                          <a:ext cx="3848572" cy="298775"/>
                        </a:xfrm>
                        <a:custGeom>
                          <a:avLst/>
                          <a:gdLst>
                            <a:gd name="connsiteX0" fmla="*/ 0 w 382772"/>
                            <a:gd name="connsiteY0" fmla="*/ 244549 h 255182"/>
                            <a:gd name="connsiteX1" fmla="*/ 0 w 382772"/>
                            <a:gd name="connsiteY1" fmla="*/ 0 h 255182"/>
                            <a:gd name="connsiteX2" fmla="*/ 382772 w 382772"/>
                            <a:gd name="connsiteY2" fmla="*/ 0 h 255182"/>
                            <a:gd name="connsiteX3" fmla="*/ 382772 w 382772"/>
                            <a:gd name="connsiteY3" fmla="*/ 255182 h 255182"/>
                          </a:gdLst>
                          <a:ahLst/>
                          <a:cxnLst>
                            <a:cxn ang="0">
                              <a:pos x="connsiteX0" y="connsiteY0"/>
                            </a:cxn>
                            <a:cxn ang="0">
                              <a:pos x="connsiteX1" y="connsiteY1"/>
                            </a:cxn>
                            <a:cxn ang="0">
                              <a:pos x="connsiteX2" y="connsiteY2"/>
                            </a:cxn>
                            <a:cxn ang="0">
                              <a:pos x="connsiteX3" y="connsiteY3"/>
                            </a:cxn>
                          </a:cxnLst>
                          <a:rect l="l" t="t" r="r" b="b"/>
                          <a:pathLst>
                            <a:path w="382772" h="255182">
                              <a:moveTo>
                                <a:pt x="0" y="244549"/>
                              </a:moveTo>
                              <a:lnTo>
                                <a:pt x="0" y="0"/>
                              </a:lnTo>
                              <a:lnTo>
                                <a:pt x="382772" y="0"/>
                              </a:lnTo>
                              <a:lnTo>
                                <a:pt x="382772" y="255182"/>
                              </a:lnTo>
                            </a:path>
                          </a:pathLst>
                        </a:cu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F18DB" id="フリーフォーム: 図形 52" o:spid="_x0000_s1026" style="position:absolute;left:0;text-align:left;margin-left:84.8pt;margin-top:489.25pt;width:303.05pt;height:23.5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2772,2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" path="m,244549l,,382772,r,255182e" filled="f" strokecolor="black [3213]">
                <v:stroke startarrow="block" endarrow="block"/>
                <v:path arrowok="t" o:connecttype="custom" o:connectlocs="0,286326;0,0;3848572,0;3848572,298775" o:connectangles="0,0,0,0"/>
              </v:shape>
            </w:pict>
          </mc:Fallback>
        </mc:AlternateContent>
      </w:r>
      <w:r w:rsidR="00200216" w:rsidRPr="007316CC">
        <w:rPr>
          <w:noProof/>
          <w:color w:val="FF0000"/>
          <w:sz w:val="20"/>
        </w:rPr>
        <mc:AlternateContent>
          <mc:Choice Requires="wps">
            <w:drawing>
              <wp:anchor distT="0" distB="0" distL="114300" distR="114300" simplePos="0" relativeHeight="251664896" behindDoc="0" locked="0" layoutInCell="1" allowOverlap="1" wp14:anchorId="7BC521E5" wp14:editId="6D768670">
                <wp:simplePos x="0" y="0"/>
                <wp:positionH relativeFrom="margin">
                  <wp:posOffset>4185920</wp:posOffset>
                </wp:positionH>
                <wp:positionV relativeFrom="paragraph">
                  <wp:posOffset>1375410</wp:posOffset>
                </wp:positionV>
                <wp:extent cx="1754505" cy="467360"/>
                <wp:effectExtent l="0" t="0" r="17145" b="27940"/>
                <wp:wrapNone/>
                <wp:docPr id="19"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505" cy="467360"/>
                        </a:xfrm>
                        <a:prstGeom prst="rect">
                          <a:avLst/>
                        </a:prstGeom>
                        <a:solidFill>
                          <a:srgbClr val="FFFFFF"/>
                        </a:solidFill>
                        <a:ln w="12700">
                          <a:solidFill>
                            <a:srgbClr val="000000"/>
                          </a:solidFill>
                          <a:miter lim="800000"/>
                          <a:headEnd/>
                          <a:tailEnd/>
                        </a:ln>
                      </wps:spPr>
                      <wps:txbx>
                        <w:txbxContent>
                          <w:p w14:paraId="3F7D1A81" w14:textId="06E2CD51"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警察</w:t>
                            </w:r>
                          </w:p>
                          <w:p w14:paraId="3D6E8FFE" w14:textId="1E9FDB9C" w:rsidR="00AA20CC" w:rsidRPr="007316CC" w:rsidRDefault="00AA20CC" w:rsidP="003D267D">
                            <w:pPr>
                              <w:spacing w:line="300" w:lineRule="exact"/>
                              <w:jc w:val="center"/>
                              <w:rPr>
                                <w:color w:val="FF0000"/>
                                <w:sz w:val="20"/>
                              </w:rPr>
                            </w:pPr>
                            <w:r>
                              <w:rPr>
                                <w:rFonts w:ascii="ＭＳ ゴシック" w:eastAsia="ＭＳ ゴシック"/>
                                <w:sz w:val="20"/>
                              </w:rPr>
                              <w:t>110</w:t>
                            </w:r>
                            <w:r>
                              <w:rPr>
                                <w:rFonts w:ascii="ＭＳ ゴシック" w:eastAsia="ＭＳ ゴシック" w:hint="eastAsia"/>
                                <w:sz w:val="20"/>
                              </w:rPr>
                              <w:t>番</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521E5" id="_x0000_s1062" type="#_x0000_t202" style="position:absolute;margin-left:329.6pt;margin-top:108.3pt;width:138.15pt;height:36.8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" strokeweight="1pt">
                <v:textbox inset="5.85pt,.7pt,5.85pt,.7pt">
                  <w:txbxContent>
                    <w:p w14:paraId="3F7D1A81" w14:textId="06E2CD51"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警察</w:t>
                      </w:r>
                    </w:p>
                    <w:p w14:paraId="3D6E8FFE" w14:textId="1E9FDB9C" w:rsidR="00AA20CC" w:rsidRPr="007316CC" w:rsidRDefault="00AA20CC" w:rsidP="003D267D">
                      <w:pPr>
                        <w:spacing w:line="300" w:lineRule="exact"/>
                        <w:jc w:val="center"/>
                        <w:rPr>
                          <w:color w:val="FF0000"/>
                          <w:sz w:val="20"/>
                        </w:rPr>
                      </w:pPr>
                      <w:r>
                        <w:rPr>
                          <w:rFonts w:ascii="ＭＳ ゴシック" w:eastAsia="ＭＳ ゴシック"/>
                          <w:sz w:val="20"/>
                        </w:rPr>
                        <w:t>110</w:t>
                      </w:r>
                      <w:r>
                        <w:rPr>
                          <w:rFonts w:ascii="ＭＳ ゴシック" w:eastAsia="ＭＳ ゴシック" w:hint="eastAsia"/>
                          <w:sz w:val="20"/>
                        </w:rPr>
                        <w:t>番</w:t>
                      </w:r>
                    </w:p>
                  </w:txbxContent>
                </v:textbox>
                <w10:wrap anchorx="margin"/>
              </v:shape>
            </w:pict>
          </mc:Fallback>
        </mc:AlternateContent>
      </w:r>
      <w:r w:rsidR="00200216">
        <w:rPr>
          <w:noProof/>
          <w:color w:val="FF0000"/>
          <w:sz w:val="20"/>
        </w:rPr>
        <mc:AlternateContent>
          <mc:Choice Requires="wps">
            <w:drawing>
              <wp:anchor distT="0" distB="0" distL="114300" distR="114300" simplePos="0" relativeHeight="251660800" behindDoc="0" locked="0" layoutInCell="1" allowOverlap="1" wp14:anchorId="51F60D9E" wp14:editId="2F1352D1">
                <wp:simplePos x="0" y="0"/>
                <wp:positionH relativeFrom="column">
                  <wp:posOffset>1849986</wp:posOffset>
                </wp:positionH>
                <wp:positionV relativeFrom="paragraph">
                  <wp:posOffset>1553210</wp:posOffset>
                </wp:positionV>
                <wp:extent cx="0" cy="144000"/>
                <wp:effectExtent l="42545" t="71755" r="0" b="99695"/>
                <wp:wrapNone/>
                <wp:docPr id="50" name="直線矢印コネクタ 50"/>
                <wp:cNvGraphicFramePr/>
                <a:graphic xmlns:a="http://schemas.openxmlformats.org/drawingml/2006/main">
                  <a:graphicData uri="http://schemas.microsoft.com/office/word/2010/wordprocessingShape">
                    <wps:wsp>
                      <wps:cNvCnPr/>
                      <wps:spPr>
                        <a:xfrm rot="5400000" flipH="1">
                          <a:off x="0" y="0"/>
                          <a:ext cx="0" cy="144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C39AC41" id="直線矢印コネクタ 50" o:spid="_x0000_s1026" type="#_x0000_t32" style="position:absolute;left:0;text-align:left;margin-left:145.65pt;margin-top:122.3pt;width:0;height:11.35pt;rotation:-90;flip:x;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" strokecolor="black [3213]">
                <v:stroke endarrow="block"/>
              </v:shape>
            </w:pict>
          </mc:Fallback>
        </mc:AlternateContent>
      </w:r>
      <w:r w:rsidR="00200216">
        <w:rPr>
          <w:noProof/>
          <w:color w:val="FF0000"/>
          <w:sz w:val="20"/>
        </w:rPr>
        <mc:AlternateContent>
          <mc:Choice Requires="wps">
            <w:drawing>
              <wp:anchor distT="0" distB="0" distL="114300" distR="114300" simplePos="0" relativeHeight="251659776" behindDoc="0" locked="0" layoutInCell="1" allowOverlap="1" wp14:anchorId="5E5D5291" wp14:editId="07B1122F">
                <wp:simplePos x="0" y="0"/>
                <wp:positionH relativeFrom="column">
                  <wp:posOffset>4119245</wp:posOffset>
                </wp:positionH>
                <wp:positionV relativeFrom="paragraph">
                  <wp:posOffset>1553048</wp:posOffset>
                </wp:positionV>
                <wp:extent cx="0" cy="144000"/>
                <wp:effectExtent l="4445" t="71755" r="23495" b="99695"/>
                <wp:wrapNone/>
                <wp:docPr id="49" name="直線矢印コネクタ 49"/>
                <wp:cNvGraphicFramePr/>
                <a:graphic xmlns:a="http://schemas.openxmlformats.org/drawingml/2006/main">
                  <a:graphicData uri="http://schemas.microsoft.com/office/word/2010/wordprocessingShape">
                    <wps:wsp>
                      <wps:cNvCnPr/>
                      <wps:spPr>
                        <a:xfrm rot="16200000">
                          <a:off x="0" y="0"/>
                          <a:ext cx="0" cy="144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9BCB08C" id="直線矢印コネクタ 49" o:spid="_x0000_s1026" type="#_x0000_t32" style="position:absolute;left:0;text-align:left;margin-left:324.35pt;margin-top:122.3pt;width:0;height:11.35pt;rotation:-90;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" strokecolor="black [3213]">
                <v:stroke endarrow="block"/>
              </v:shape>
            </w:pict>
          </mc:Fallback>
        </mc:AlternateContent>
      </w:r>
      <w:r w:rsidR="00200216">
        <w:rPr>
          <w:noProof/>
          <w:color w:val="FF0000"/>
          <w:sz w:val="20"/>
        </w:rPr>
        <mc:AlternateContent>
          <mc:Choice Requires="wps">
            <w:drawing>
              <wp:anchor distT="0" distB="0" distL="114300" distR="114300" simplePos="0" relativeHeight="251658752" behindDoc="0" locked="0" layoutInCell="1" allowOverlap="1" wp14:anchorId="2C8B274A" wp14:editId="41918BE8">
                <wp:simplePos x="0" y="0"/>
                <wp:positionH relativeFrom="column">
                  <wp:posOffset>2970161</wp:posOffset>
                </wp:positionH>
                <wp:positionV relativeFrom="paragraph">
                  <wp:posOffset>1852930</wp:posOffset>
                </wp:positionV>
                <wp:extent cx="0" cy="340242"/>
                <wp:effectExtent l="76200" t="0" r="76200" b="60325"/>
                <wp:wrapNone/>
                <wp:docPr id="46" name="直線矢印コネクタ 46"/>
                <wp:cNvGraphicFramePr/>
                <a:graphic xmlns:a="http://schemas.openxmlformats.org/drawingml/2006/main">
                  <a:graphicData uri="http://schemas.microsoft.com/office/word/2010/wordprocessingShape">
                    <wps:wsp>
                      <wps:cNvCnPr/>
                      <wps:spPr>
                        <a:xfrm>
                          <a:off x="0" y="0"/>
                          <a:ext cx="0" cy="3402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8375E6" id="直線矢印コネクタ 46" o:spid="_x0000_s1026" type="#_x0000_t32" style="position:absolute;left:0;text-align:left;margin-left:233.85pt;margin-top:145.9pt;width:0;height:26.8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" strokecolor="black [3213]">
                <v:stroke endarrow="block"/>
              </v:shape>
            </w:pict>
          </mc:Fallback>
        </mc:AlternateContent>
      </w:r>
      <w:r w:rsidR="00200216">
        <w:rPr>
          <w:noProof/>
          <w:color w:val="FF0000"/>
          <w:sz w:val="20"/>
        </w:rPr>
        <mc:AlternateContent>
          <mc:Choice Requires="wps">
            <w:drawing>
              <wp:anchor distT="0" distB="0" distL="114300" distR="114300" simplePos="0" relativeHeight="251657728" behindDoc="0" locked="0" layoutInCell="1" allowOverlap="1" wp14:anchorId="793CDCA8" wp14:editId="599844BA">
                <wp:simplePos x="0" y="0"/>
                <wp:positionH relativeFrom="column">
                  <wp:posOffset>884555</wp:posOffset>
                </wp:positionH>
                <wp:positionV relativeFrom="paragraph">
                  <wp:posOffset>1853092</wp:posOffset>
                </wp:positionV>
                <wp:extent cx="0" cy="340242"/>
                <wp:effectExtent l="76200" t="0" r="76200" b="60325"/>
                <wp:wrapNone/>
                <wp:docPr id="45" name="直線矢印コネクタ 45"/>
                <wp:cNvGraphicFramePr/>
                <a:graphic xmlns:a="http://schemas.openxmlformats.org/drawingml/2006/main">
                  <a:graphicData uri="http://schemas.microsoft.com/office/word/2010/wordprocessingShape">
                    <wps:wsp>
                      <wps:cNvCnPr/>
                      <wps:spPr>
                        <a:xfrm>
                          <a:off x="0" y="0"/>
                          <a:ext cx="0" cy="3402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1D9761" id="直線矢印コネクタ 45" o:spid="_x0000_s1026" type="#_x0000_t32" style="position:absolute;left:0;text-align:left;margin-left:69.65pt;margin-top:145.9pt;width:0;height:26.8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" strokecolor="black [3213]">
                <v:stroke endarrow="block"/>
              </v:shape>
            </w:pict>
          </mc:Fallback>
        </mc:AlternateContent>
      </w:r>
      <w:r w:rsidR="00200216">
        <w:rPr>
          <w:noProof/>
          <w:color w:val="FF0000"/>
          <w:sz w:val="20"/>
        </w:rPr>
        <mc:AlternateContent>
          <mc:Choice Requires="wps">
            <w:drawing>
              <wp:anchor distT="0" distB="0" distL="114300" distR="114300" simplePos="0" relativeHeight="251656704" behindDoc="0" locked="0" layoutInCell="1" allowOverlap="1" wp14:anchorId="4A081D25" wp14:editId="21BFE3F0">
                <wp:simplePos x="0" y="0"/>
                <wp:positionH relativeFrom="column">
                  <wp:posOffset>2969821</wp:posOffset>
                </wp:positionH>
                <wp:positionV relativeFrom="paragraph">
                  <wp:posOffset>1046362</wp:posOffset>
                </wp:positionV>
                <wp:extent cx="0" cy="340242"/>
                <wp:effectExtent l="76200" t="0" r="76200" b="60325"/>
                <wp:wrapNone/>
                <wp:docPr id="44" name="直線矢印コネクタ 44"/>
                <wp:cNvGraphicFramePr/>
                <a:graphic xmlns:a="http://schemas.openxmlformats.org/drawingml/2006/main">
                  <a:graphicData uri="http://schemas.microsoft.com/office/word/2010/wordprocessingShape">
                    <wps:wsp>
                      <wps:cNvCnPr/>
                      <wps:spPr>
                        <a:xfrm>
                          <a:off x="0" y="0"/>
                          <a:ext cx="0" cy="3402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9D0EC0" id="直線矢印コネクタ 44" o:spid="_x0000_s1026" type="#_x0000_t32" style="position:absolute;left:0;text-align:left;margin-left:233.85pt;margin-top:82.4pt;width:0;height:26.8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" strokecolor="black [3213]">
                <v:stroke endarrow="block"/>
              </v:shape>
            </w:pict>
          </mc:Fallback>
        </mc:AlternateContent>
      </w:r>
      <w:r w:rsidR="00200216" w:rsidRPr="007316CC">
        <w:rPr>
          <w:noProof/>
          <w:color w:val="FF0000"/>
          <w:sz w:val="20"/>
        </w:rPr>
        <mc:AlternateContent>
          <mc:Choice Requires="wps">
            <w:drawing>
              <wp:anchor distT="0" distB="0" distL="114300" distR="114300" simplePos="0" relativeHeight="251644416" behindDoc="0" locked="0" layoutInCell="1" allowOverlap="1" wp14:anchorId="6EA4AD02" wp14:editId="4A4A127F">
                <wp:simplePos x="0" y="0"/>
                <wp:positionH relativeFrom="margin">
                  <wp:posOffset>1927830</wp:posOffset>
                </wp:positionH>
                <wp:positionV relativeFrom="paragraph">
                  <wp:posOffset>557264</wp:posOffset>
                </wp:positionV>
                <wp:extent cx="2105025" cy="467360"/>
                <wp:effectExtent l="0" t="0" r="28575" b="27940"/>
                <wp:wrapNone/>
                <wp:docPr id="3"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467360"/>
                        </a:xfrm>
                        <a:prstGeom prst="rect">
                          <a:avLst/>
                        </a:prstGeom>
                        <a:solidFill>
                          <a:srgbClr val="FFFFFF"/>
                        </a:solidFill>
                        <a:ln w="12700">
                          <a:solidFill>
                            <a:srgbClr val="000000"/>
                          </a:solidFill>
                          <a:miter lim="800000"/>
                          <a:headEnd/>
                          <a:tailEnd/>
                        </a:ln>
                      </wps:spPr>
                      <wps:txbx>
                        <w:txbxContent>
                          <w:p w14:paraId="592AE959" w14:textId="4610AF39"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緊急時</w:t>
                            </w:r>
                          </w:p>
                          <w:p w14:paraId="091EFB4C" w14:textId="5FCBA244" w:rsidR="00AA20CC" w:rsidRPr="007316CC" w:rsidRDefault="00AA20CC" w:rsidP="003D267D">
                            <w:pPr>
                              <w:spacing w:line="300" w:lineRule="exact"/>
                              <w:jc w:val="center"/>
                              <w:rPr>
                                <w:color w:val="FF0000"/>
                                <w:sz w:val="20"/>
                              </w:rPr>
                            </w:pPr>
                            <w:r>
                              <w:rPr>
                                <w:rFonts w:ascii="ＭＳ ゴシック" w:eastAsia="ＭＳ ゴシック" w:hint="eastAsia"/>
                                <w:sz w:val="20"/>
                              </w:rPr>
                              <w:t>（</w:t>
                            </w:r>
                            <w:r>
                              <w:rPr>
                                <w:rFonts w:ascii="ＭＳ ゴシック" w:eastAsia="ＭＳ ゴシック" w:hint="eastAsia"/>
                                <w:sz w:val="20"/>
                              </w:rPr>
                              <w:t>事故発生時）</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A4AD02" id="_x0000_s1063" type="#_x0000_t202" style="position:absolute;margin-left:151.8pt;margin-top:43.9pt;width:165.75pt;height:36.8pt;z-index:25164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" strokeweight="1pt">
                <v:textbox inset="5.85pt,.7pt,5.85pt,.7pt">
                  <w:txbxContent>
                    <w:p w14:paraId="592AE959" w14:textId="4610AF39"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緊急時</w:t>
                      </w:r>
                    </w:p>
                    <w:p w14:paraId="091EFB4C" w14:textId="5FCBA244" w:rsidR="00AA20CC" w:rsidRPr="007316CC" w:rsidRDefault="00AA20CC" w:rsidP="003D267D">
                      <w:pPr>
                        <w:spacing w:line="300" w:lineRule="exact"/>
                        <w:jc w:val="center"/>
                        <w:rPr>
                          <w:color w:val="FF0000"/>
                          <w:sz w:val="20"/>
                        </w:rPr>
                      </w:pPr>
                      <w:r>
                        <w:rPr>
                          <w:rFonts w:ascii="ＭＳ ゴシック" w:eastAsia="ＭＳ ゴシック" w:hint="eastAsia"/>
                          <w:sz w:val="20"/>
                        </w:rPr>
                        <w:t>（</w:t>
                      </w:r>
                      <w:r>
                        <w:rPr>
                          <w:rFonts w:ascii="ＭＳ ゴシック" w:eastAsia="ＭＳ ゴシック" w:hint="eastAsia"/>
                          <w:sz w:val="20"/>
                        </w:rPr>
                        <w:t>事故発生時）</w:t>
                      </w:r>
                    </w:p>
                  </w:txbxContent>
                </v:textbox>
                <w10:wrap anchorx="margin"/>
              </v:shape>
            </w:pict>
          </mc:Fallback>
        </mc:AlternateContent>
      </w:r>
      <w:r w:rsidR="00CD7B0D" w:rsidRPr="007316CC">
        <w:rPr>
          <w:noProof/>
          <w:color w:val="FF0000"/>
          <w:sz w:val="20"/>
        </w:rPr>
        <mc:AlternateContent>
          <mc:Choice Requires="wps">
            <w:drawing>
              <wp:anchor distT="0" distB="0" distL="114300" distR="114300" simplePos="0" relativeHeight="251654656" behindDoc="0" locked="0" layoutInCell="1" allowOverlap="1" wp14:anchorId="2024F8C5" wp14:editId="31493CD4">
                <wp:simplePos x="0" y="0"/>
                <wp:positionH relativeFrom="margin">
                  <wp:posOffset>3924300</wp:posOffset>
                </wp:positionH>
                <wp:positionV relativeFrom="paragraph">
                  <wp:posOffset>6487795</wp:posOffset>
                </wp:positionV>
                <wp:extent cx="1977390" cy="212090"/>
                <wp:effectExtent l="0" t="0" r="22860" b="16510"/>
                <wp:wrapNone/>
                <wp:docPr id="40"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390" cy="212090"/>
                        </a:xfrm>
                        <a:prstGeom prst="rect">
                          <a:avLst/>
                        </a:prstGeom>
                        <a:solidFill>
                          <a:srgbClr val="FFFFFF"/>
                        </a:solidFill>
                        <a:ln w="12700">
                          <a:solidFill>
                            <a:srgbClr val="000000"/>
                          </a:solidFill>
                          <a:miter lim="800000"/>
                          <a:headEnd/>
                          <a:tailEnd/>
                        </a:ln>
                      </wps:spPr>
                      <wps:txbx>
                        <w:txbxContent>
                          <w:p w14:paraId="12E40B76" w14:textId="72D84A7A" w:rsidR="00AA20CC" w:rsidRPr="007316CC" w:rsidRDefault="00AA20CC" w:rsidP="003D267D">
                            <w:pPr>
                              <w:spacing w:line="300" w:lineRule="exact"/>
                              <w:jc w:val="center"/>
                              <w:rPr>
                                <w:color w:val="FF0000"/>
                                <w:sz w:val="20"/>
                              </w:rPr>
                            </w:pPr>
                            <w:r>
                              <w:rPr>
                                <w:rFonts w:ascii="ＭＳ ゴシック" w:eastAsia="ＭＳ ゴシック" w:hint="eastAsia"/>
                                <w:sz w:val="20"/>
                              </w:rPr>
                              <w:t>所管警察署</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24F8C5" id="_x0000_s1064" type="#_x0000_t202" style="position:absolute;margin-left:309pt;margin-top:510.85pt;width:155.7pt;height:16.7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" strokeweight="1pt">
                <v:textbox inset="5.85pt,.7pt,5.85pt,.7pt">
                  <w:txbxContent>
                    <w:p w14:paraId="12E40B76" w14:textId="72D84A7A" w:rsidR="00AA20CC" w:rsidRPr="007316CC" w:rsidRDefault="00AA20CC" w:rsidP="003D267D">
                      <w:pPr>
                        <w:spacing w:line="300" w:lineRule="exact"/>
                        <w:jc w:val="center"/>
                        <w:rPr>
                          <w:color w:val="FF0000"/>
                          <w:sz w:val="20"/>
                        </w:rPr>
                      </w:pPr>
                      <w:r>
                        <w:rPr>
                          <w:rFonts w:ascii="ＭＳ ゴシック" w:eastAsia="ＭＳ ゴシック" w:hint="eastAsia"/>
                          <w:sz w:val="20"/>
                        </w:rPr>
                        <w:t>所管警察署</w:t>
                      </w:r>
                    </w:p>
                  </w:txbxContent>
                </v:textbox>
                <w10:wrap anchorx="margin"/>
              </v:shape>
            </w:pict>
          </mc:Fallback>
        </mc:AlternateContent>
      </w:r>
      <w:r w:rsidR="00A82F54" w:rsidRPr="007316CC">
        <w:rPr>
          <w:noProof/>
          <w:color w:val="FF0000"/>
          <w:sz w:val="20"/>
        </w:rPr>
        <mc:AlternateContent>
          <mc:Choice Requires="wps">
            <w:drawing>
              <wp:anchor distT="0" distB="0" distL="114300" distR="114300" simplePos="0" relativeHeight="251653632" behindDoc="0" locked="0" layoutInCell="1" allowOverlap="1" wp14:anchorId="695259C5" wp14:editId="491B2437">
                <wp:simplePos x="0" y="0"/>
                <wp:positionH relativeFrom="margin">
                  <wp:posOffset>34290</wp:posOffset>
                </wp:positionH>
                <wp:positionV relativeFrom="paragraph">
                  <wp:posOffset>6711950</wp:posOffset>
                </wp:positionV>
                <wp:extent cx="1977390" cy="1031240"/>
                <wp:effectExtent l="0" t="0" r="22860" b="16510"/>
                <wp:wrapNone/>
                <wp:docPr id="31"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390" cy="1031240"/>
                        </a:xfrm>
                        <a:prstGeom prst="rect">
                          <a:avLst/>
                        </a:prstGeom>
                        <a:solidFill>
                          <a:srgbClr val="FFFFFF"/>
                        </a:solidFill>
                        <a:ln w="12700">
                          <a:solidFill>
                            <a:srgbClr val="000000"/>
                          </a:solidFill>
                          <a:miter lim="800000"/>
                          <a:headEnd/>
                          <a:tailEnd/>
                        </a:ln>
                      </wps:spPr>
                      <wps:txbx>
                        <w:txbxContent>
                          <w:p w14:paraId="32873609" w14:textId="789F0516" w:rsidR="00AA20CC" w:rsidRPr="00193BFD" w:rsidRDefault="00AA20CC" w:rsidP="001A30D4">
                            <w:pPr>
                              <w:spacing w:line="300" w:lineRule="exact"/>
                              <w:rPr>
                                <w:rFonts w:asciiTheme="majorEastAsia" w:eastAsiaTheme="majorEastAsia" w:hAnsiTheme="majorEastAsia"/>
                                <w:sz w:val="20"/>
                                <w:lang w:eastAsia="zh-TW"/>
                              </w:rPr>
                            </w:pPr>
                            <w:r w:rsidRPr="00193BFD">
                              <w:rPr>
                                <w:rFonts w:asciiTheme="majorEastAsia" w:eastAsiaTheme="majorEastAsia" w:hAnsiTheme="majorEastAsia" w:hint="eastAsia"/>
                                <w:sz w:val="20"/>
                                <w:lang w:eastAsia="zh-TW"/>
                              </w:rPr>
                              <w:t>横浜西労働基準監督署</w:t>
                            </w:r>
                          </w:p>
                          <w:p w14:paraId="0793096B" w14:textId="0CAB15F5" w:rsidR="00AA20CC" w:rsidRPr="00193BFD" w:rsidRDefault="00AA20CC" w:rsidP="001A30D4">
                            <w:pPr>
                              <w:spacing w:line="300" w:lineRule="exact"/>
                              <w:rPr>
                                <w:rFonts w:asciiTheme="majorEastAsia" w:eastAsiaTheme="majorEastAsia" w:hAnsiTheme="majorEastAsia"/>
                                <w:sz w:val="20"/>
                                <w:lang w:eastAsia="zh-TW"/>
                              </w:rPr>
                            </w:pPr>
                            <w:r w:rsidRPr="00193BFD">
                              <w:rPr>
                                <w:rFonts w:asciiTheme="majorEastAsia" w:eastAsiaTheme="majorEastAsia" w:hAnsiTheme="majorEastAsia" w:hint="eastAsia"/>
                                <w:sz w:val="20"/>
                                <w:lang w:eastAsia="zh-TW"/>
                              </w:rPr>
                              <w:t>T</w:t>
                            </w:r>
                            <w:r w:rsidRPr="00193BFD">
                              <w:rPr>
                                <w:rFonts w:asciiTheme="majorEastAsia" w:eastAsiaTheme="majorEastAsia" w:hAnsiTheme="majorEastAsia"/>
                                <w:sz w:val="20"/>
                                <w:lang w:eastAsia="zh-TW"/>
                              </w:rPr>
                              <w:t>EL</w:t>
                            </w:r>
                            <w:r w:rsidRPr="00193BFD">
                              <w:rPr>
                                <w:rFonts w:asciiTheme="majorEastAsia" w:eastAsiaTheme="majorEastAsia" w:hAnsiTheme="majorEastAsia" w:hint="eastAsia"/>
                                <w:sz w:val="20"/>
                                <w:lang w:eastAsia="zh-TW"/>
                              </w:rPr>
                              <w:t>：</w:t>
                            </w:r>
                            <w:r w:rsidRPr="00193BFD">
                              <w:rPr>
                                <w:rFonts w:asciiTheme="majorEastAsia" w:eastAsiaTheme="majorEastAsia" w:hAnsiTheme="majorEastAsia"/>
                                <w:sz w:val="20"/>
                                <w:lang w:eastAsia="zh-TW"/>
                              </w:rPr>
                              <w:t>045-332-9311</w:t>
                            </w:r>
                          </w:p>
                          <w:p w14:paraId="1A75FE38" w14:textId="5F7E41B9" w:rsidR="00AA20CC" w:rsidRPr="00193BFD" w:rsidRDefault="00AA20CC" w:rsidP="00245C2B">
                            <w:pPr>
                              <w:spacing w:line="300" w:lineRule="exact"/>
                              <w:ind w:left="618" w:hangingChars="300" w:hanging="618"/>
                              <w:rPr>
                                <w:rFonts w:asciiTheme="majorEastAsia" w:eastAsiaTheme="majorEastAsia" w:hAnsiTheme="majorEastAsia"/>
                                <w:sz w:val="20"/>
                              </w:rPr>
                            </w:pPr>
                            <w:r w:rsidRPr="00193BFD">
                              <w:rPr>
                                <w:rFonts w:asciiTheme="majorEastAsia" w:eastAsiaTheme="majorEastAsia" w:hAnsiTheme="majorEastAsia" w:hint="eastAsia"/>
                                <w:sz w:val="20"/>
                              </w:rPr>
                              <w:t>住所：横浜市保土ヶ谷区岩井町1-7 保土谷駅ビル4階</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259C5" id="_x0000_s1065" type="#_x0000_t202" style="position:absolute;margin-left:2.7pt;margin-top:528.5pt;width:155.7pt;height:81.2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" strokeweight="1pt">
                <v:textbox inset="5.85pt,.7pt,5.85pt,.7pt">
                  <w:txbxContent>
                    <w:p w14:paraId="32873609" w14:textId="789F0516" w:rsidR="00AA20CC" w:rsidRPr="00193BFD" w:rsidRDefault="00AA20CC" w:rsidP="001A30D4">
                      <w:pPr>
                        <w:spacing w:line="300" w:lineRule="exact"/>
                        <w:rPr>
                          <w:rFonts w:asciiTheme="majorEastAsia" w:eastAsiaTheme="majorEastAsia" w:hAnsiTheme="majorEastAsia"/>
                          <w:sz w:val="20"/>
                          <w:lang w:eastAsia="zh-TW"/>
                        </w:rPr>
                      </w:pPr>
                      <w:r w:rsidRPr="00193BFD">
                        <w:rPr>
                          <w:rFonts w:asciiTheme="majorEastAsia" w:eastAsiaTheme="majorEastAsia" w:hAnsiTheme="majorEastAsia" w:hint="eastAsia"/>
                          <w:sz w:val="20"/>
                          <w:lang w:eastAsia="zh-TW"/>
                        </w:rPr>
                        <w:t>横浜西労働基準監督署</w:t>
                      </w:r>
                    </w:p>
                    <w:p w14:paraId="0793096B" w14:textId="0CAB15F5" w:rsidR="00AA20CC" w:rsidRPr="00193BFD" w:rsidRDefault="00AA20CC" w:rsidP="001A30D4">
                      <w:pPr>
                        <w:spacing w:line="300" w:lineRule="exact"/>
                        <w:rPr>
                          <w:rFonts w:asciiTheme="majorEastAsia" w:eastAsiaTheme="majorEastAsia" w:hAnsiTheme="majorEastAsia"/>
                          <w:sz w:val="20"/>
                          <w:lang w:eastAsia="zh-TW"/>
                        </w:rPr>
                      </w:pPr>
                      <w:r w:rsidRPr="00193BFD">
                        <w:rPr>
                          <w:rFonts w:asciiTheme="majorEastAsia" w:eastAsiaTheme="majorEastAsia" w:hAnsiTheme="majorEastAsia" w:hint="eastAsia"/>
                          <w:sz w:val="20"/>
                          <w:lang w:eastAsia="zh-TW"/>
                        </w:rPr>
                        <w:t>T</w:t>
                      </w:r>
                      <w:r w:rsidRPr="00193BFD">
                        <w:rPr>
                          <w:rFonts w:asciiTheme="majorEastAsia" w:eastAsiaTheme="majorEastAsia" w:hAnsiTheme="majorEastAsia"/>
                          <w:sz w:val="20"/>
                          <w:lang w:eastAsia="zh-TW"/>
                        </w:rPr>
                        <w:t>EL</w:t>
                      </w:r>
                      <w:r w:rsidRPr="00193BFD">
                        <w:rPr>
                          <w:rFonts w:asciiTheme="majorEastAsia" w:eastAsiaTheme="majorEastAsia" w:hAnsiTheme="majorEastAsia" w:hint="eastAsia"/>
                          <w:sz w:val="20"/>
                          <w:lang w:eastAsia="zh-TW"/>
                        </w:rPr>
                        <w:t>：</w:t>
                      </w:r>
                      <w:r w:rsidRPr="00193BFD">
                        <w:rPr>
                          <w:rFonts w:asciiTheme="majorEastAsia" w:eastAsiaTheme="majorEastAsia" w:hAnsiTheme="majorEastAsia"/>
                          <w:sz w:val="20"/>
                          <w:lang w:eastAsia="zh-TW"/>
                        </w:rPr>
                        <w:t>045-332-9311</w:t>
                      </w:r>
                    </w:p>
                    <w:p w14:paraId="1A75FE38" w14:textId="5F7E41B9" w:rsidR="00AA20CC" w:rsidRPr="00193BFD" w:rsidRDefault="00AA20CC" w:rsidP="00245C2B">
                      <w:pPr>
                        <w:spacing w:line="300" w:lineRule="exact"/>
                        <w:ind w:left="618" w:hangingChars="300" w:hanging="618"/>
                        <w:rPr>
                          <w:rFonts w:asciiTheme="majorEastAsia" w:eastAsiaTheme="majorEastAsia" w:hAnsiTheme="majorEastAsia"/>
                          <w:sz w:val="20"/>
                        </w:rPr>
                      </w:pPr>
                      <w:r w:rsidRPr="00193BFD">
                        <w:rPr>
                          <w:rFonts w:asciiTheme="majorEastAsia" w:eastAsiaTheme="majorEastAsia" w:hAnsiTheme="majorEastAsia" w:hint="eastAsia"/>
                          <w:sz w:val="20"/>
                        </w:rPr>
                        <w:t>住所：横浜市保土ヶ谷区岩井町1-7 保土谷駅ビル4階</w:t>
                      </w:r>
                    </w:p>
                  </w:txbxContent>
                </v:textbox>
                <w10:wrap anchorx="margin"/>
              </v:shape>
            </w:pict>
          </mc:Fallback>
        </mc:AlternateContent>
      </w:r>
      <w:r w:rsidR="00A82F54" w:rsidRPr="007316CC">
        <w:rPr>
          <w:noProof/>
          <w:color w:val="FF0000"/>
          <w:sz w:val="20"/>
        </w:rPr>
        <mc:AlternateContent>
          <mc:Choice Requires="wps">
            <w:drawing>
              <wp:anchor distT="0" distB="0" distL="114300" distR="114300" simplePos="0" relativeHeight="251652608" behindDoc="0" locked="0" layoutInCell="1" allowOverlap="1" wp14:anchorId="378ACAD5" wp14:editId="0F4E478A">
                <wp:simplePos x="0" y="0"/>
                <wp:positionH relativeFrom="margin">
                  <wp:posOffset>34290</wp:posOffset>
                </wp:positionH>
                <wp:positionV relativeFrom="paragraph">
                  <wp:posOffset>6499845</wp:posOffset>
                </wp:positionV>
                <wp:extent cx="1977390" cy="212090"/>
                <wp:effectExtent l="0" t="0" r="22860" b="16510"/>
                <wp:wrapNone/>
                <wp:docPr id="26"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390" cy="212090"/>
                        </a:xfrm>
                        <a:prstGeom prst="rect">
                          <a:avLst/>
                        </a:prstGeom>
                        <a:solidFill>
                          <a:srgbClr val="FFFFFF"/>
                        </a:solidFill>
                        <a:ln w="12700">
                          <a:solidFill>
                            <a:srgbClr val="000000"/>
                          </a:solidFill>
                          <a:miter lim="800000"/>
                          <a:headEnd/>
                          <a:tailEnd/>
                        </a:ln>
                      </wps:spPr>
                      <wps:txbx>
                        <w:txbxContent>
                          <w:p w14:paraId="24040FAD" w14:textId="0DE455AF" w:rsidR="00AA20CC" w:rsidRPr="007316CC" w:rsidRDefault="00AA20CC" w:rsidP="003D267D">
                            <w:pPr>
                              <w:spacing w:line="300" w:lineRule="exact"/>
                              <w:jc w:val="center"/>
                              <w:rPr>
                                <w:color w:val="FF0000"/>
                                <w:sz w:val="20"/>
                              </w:rPr>
                            </w:pPr>
                            <w:r>
                              <w:rPr>
                                <w:rFonts w:ascii="ＭＳ ゴシック" w:eastAsia="ＭＳ ゴシック" w:hint="eastAsia"/>
                                <w:sz w:val="20"/>
                              </w:rPr>
                              <w:t>労働基準監督署</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8ACAD5" id="_x0000_s1066" type="#_x0000_t202" style="position:absolute;margin-left:2.7pt;margin-top:511.8pt;width:155.7pt;height:16.7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" strokeweight="1pt">
                <v:textbox inset="5.85pt,.7pt,5.85pt,.7pt">
                  <w:txbxContent>
                    <w:p w14:paraId="24040FAD" w14:textId="0DE455AF" w:rsidR="00AA20CC" w:rsidRPr="007316CC" w:rsidRDefault="00AA20CC" w:rsidP="003D267D">
                      <w:pPr>
                        <w:spacing w:line="300" w:lineRule="exact"/>
                        <w:jc w:val="center"/>
                        <w:rPr>
                          <w:color w:val="FF0000"/>
                          <w:sz w:val="20"/>
                        </w:rPr>
                      </w:pPr>
                      <w:r>
                        <w:rPr>
                          <w:rFonts w:ascii="ＭＳ ゴシック" w:eastAsia="ＭＳ ゴシック" w:hint="eastAsia"/>
                          <w:sz w:val="20"/>
                        </w:rPr>
                        <w:t>労働基準監督署</w:t>
                      </w:r>
                    </w:p>
                  </w:txbxContent>
                </v:textbox>
                <w10:wrap anchorx="margin"/>
              </v:shape>
            </w:pict>
          </mc:Fallback>
        </mc:AlternateContent>
      </w:r>
      <w:r w:rsidR="00A82F54" w:rsidRPr="007316CC">
        <w:rPr>
          <w:noProof/>
          <w:color w:val="FF0000"/>
          <w:sz w:val="20"/>
        </w:rPr>
        <mc:AlternateContent>
          <mc:Choice Requires="wps">
            <w:drawing>
              <wp:anchor distT="0" distB="0" distL="114300" distR="114300" simplePos="0" relativeHeight="251650560" behindDoc="0" locked="0" layoutInCell="1" allowOverlap="1" wp14:anchorId="1CEC8C57" wp14:editId="2D3A89E6">
                <wp:simplePos x="0" y="0"/>
                <wp:positionH relativeFrom="margin">
                  <wp:posOffset>3001645</wp:posOffset>
                </wp:positionH>
                <wp:positionV relativeFrom="paragraph">
                  <wp:posOffset>4735195</wp:posOffset>
                </wp:positionV>
                <wp:extent cx="1977390" cy="212090"/>
                <wp:effectExtent l="0" t="0" r="22860" b="16510"/>
                <wp:wrapNone/>
                <wp:docPr id="24"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390" cy="212090"/>
                        </a:xfrm>
                        <a:prstGeom prst="rect">
                          <a:avLst/>
                        </a:prstGeom>
                        <a:solidFill>
                          <a:srgbClr val="FFFFFF"/>
                        </a:solidFill>
                        <a:ln w="12700">
                          <a:solidFill>
                            <a:srgbClr val="000000"/>
                          </a:solidFill>
                          <a:miter lim="800000"/>
                          <a:headEnd/>
                          <a:tailEnd/>
                        </a:ln>
                      </wps:spPr>
                      <wps:txbx>
                        <w:txbxContent>
                          <w:p w14:paraId="3347FA42" w14:textId="5075960A" w:rsidR="00AA20CC" w:rsidRPr="007316CC" w:rsidRDefault="00AA20CC" w:rsidP="003D267D">
                            <w:pPr>
                              <w:spacing w:line="300" w:lineRule="exact"/>
                              <w:jc w:val="center"/>
                              <w:rPr>
                                <w:color w:val="FF0000"/>
                                <w:sz w:val="20"/>
                              </w:rPr>
                            </w:pPr>
                            <w:r>
                              <w:rPr>
                                <w:rFonts w:ascii="ＭＳ ゴシック" w:eastAsia="ＭＳ ゴシック" w:hint="eastAsia"/>
                                <w:sz w:val="20"/>
                              </w:rPr>
                              <w:t>発注者</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C8C57" id="_x0000_s1067" type="#_x0000_t202" style="position:absolute;margin-left:236.35pt;margin-top:372.85pt;width:155.7pt;height:16.7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" strokeweight="1pt">
                <v:textbox inset="5.85pt,.7pt,5.85pt,.7pt">
                  <w:txbxContent>
                    <w:p w14:paraId="3347FA42" w14:textId="5075960A" w:rsidR="00AA20CC" w:rsidRPr="007316CC" w:rsidRDefault="00AA20CC" w:rsidP="003D267D">
                      <w:pPr>
                        <w:spacing w:line="300" w:lineRule="exact"/>
                        <w:jc w:val="center"/>
                        <w:rPr>
                          <w:color w:val="FF0000"/>
                          <w:sz w:val="20"/>
                        </w:rPr>
                      </w:pPr>
                      <w:r>
                        <w:rPr>
                          <w:rFonts w:ascii="ＭＳ ゴシック" w:eastAsia="ＭＳ ゴシック" w:hint="eastAsia"/>
                          <w:sz w:val="20"/>
                        </w:rPr>
                        <w:t>発注者</w:t>
                      </w:r>
                    </w:p>
                  </w:txbxContent>
                </v:textbox>
                <w10:wrap anchorx="margin"/>
              </v:shape>
            </w:pict>
          </mc:Fallback>
        </mc:AlternateContent>
      </w:r>
      <w:r w:rsidR="001A30D4" w:rsidRPr="007316CC">
        <w:rPr>
          <w:noProof/>
          <w:color w:val="FF0000"/>
          <w:sz w:val="20"/>
        </w:rPr>
        <mc:AlternateContent>
          <mc:Choice Requires="wps">
            <w:drawing>
              <wp:anchor distT="0" distB="0" distL="114300" distR="114300" simplePos="0" relativeHeight="251649536" behindDoc="0" locked="0" layoutInCell="1" allowOverlap="1" wp14:anchorId="4DD022EF" wp14:editId="5AFA4D99">
                <wp:simplePos x="0" y="0"/>
                <wp:positionH relativeFrom="margin">
                  <wp:posOffset>1949096</wp:posOffset>
                </wp:positionH>
                <wp:positionV relativeFrom="paragraph">
                  <wp:posOffset>2194678</wp:posOffset>
                </wp:positionV>
                <wp:extent cx="2105246" cy="222885"/>
                <wp:effectExtent l="0" t="0" r="28575" b="24765"/>
                <wp:wrapNone/>
                <wp:docPr id="22"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246" cy="222885"/>
                        </a:xfrm>
                        <a:prstGeom prst="rect">
                          <a:avLst/>
                        </a:prstGeom>
                        <a:solidFill>
                          <a:srgbClr val="FFFFFF"/>
                        </a:solidFill>
                        <a:ln w="12700">
                          <a:solidFill>
                            <a:srgbClr val="000000"/>
                          </a:solidFill>
                          <a:miter lim="800000"/>
                          <a:headEnd/>
                          <a:tailEnd/>
                        </a:ln>
                      </wps:spPr>
                      <wps:txbx>
                        <w:txbxContent>
                          <w:p w14:paraId="4689876A" w14:textId="07B30CE5" w:rsidR="00AA20CC" w:rsidRPr="007316CC" w:rsidRDefault="00AA20CC" w:rsidP="003D267D">
                            <w:pPr>
                              <w:spacing w:line="300" w:lineRule="exact"/>
                              <w:jc w:val="center"/>
                              <w:rPr>
                                <w:color w:val="FF0000"/>
                                <w:sz w:val="20"/>
                              </w:rPr>
                            </w:pPr>
                            <w:r>
                              <w:rPr>
                                <w:rFonts w:ascii="ＭＳ ゴシック" w:eastAsia="ＭＳ ゴシック" w:hint="eastAsia"/>
                                <w:sz w:val="20"/>
                              </w:rPr>
                              <w:t>受託機関</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D022EF" id="_x0000_s1068" type="#_x0000_t202" style="position:absolute;margin-left:153.45pt;margin-top:172.8pt;width:165.75pt;height:17.55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" strokeweight="1pt">
                <v:textbox inset="5.85pt,.7pt,5.85pt,.7pt">
                  <w:txbxContent>
                    <w:p w14:paraId="4689876A" w14:textId="07B30CE5" w:rsidR="00AA20CC" w:rsidRPr="007316CC" w:rsidRDefault="00AA20CC" w:rsidP="003D267D">
                      <w:pPr>
                        <w:spacing w:line="300" w:lineRule="exact"/>
                        <w:jc w:val="center"/>
                        <w:rPr>
                          <w:color w:val="FF0000"/>
                          <w:sz w:val="20"/>
                        </w:rPr>
                      </w:pPr>
                      <w:r>
                        <w:rPr>
                          <w:rFonts w:ascii="ＭＳ ゴシック" w:eastAsia="ＭＳ ゴシック" w:hint="eastAsia"/>
                          <w:sz w:val="20"/>
                        </w:rPr>
                        <w:t>受託機関</w:t>
                      </w:r>
                    </w:p>
                  </w:txbxContent>
                </v:textbox>
                <w10:wrap anchorx="margin"/>
              </v:shape>
            </w:pict>
          </mc:Fallback>
        </mc:AlternateContent>
      </w:r>
      <w:r w:rsidR="003D267D" w:rsidRPr="007316CC">
        <w:rPr>
          <w:noProof/>
          <w:color w:val="FF0000"/>
          <w:sz w:val="20"/>
        </w:rPr>
        <mc:AlternateContent>
          <mc:Choice Requires="wps">
            <w:drawing>
              <wp:anchor distT="0" distB="0" distL="114300" distR="114300" simplePos="0" relativeHeight="251647488" behindDoc="0" locked="0" layoutInCell="1" allowOverlap="1" wp14:anchorId="09172EC1" wp14:editId="75BDA04B">
                <wp:simplePos x="0" y="0"/>
                <wp:positionH relativeFrom="margin">
                  <wp:posOffset>35235</wp:posOffset>
                </wp:positionH>
                <wp:positionV relativeFrom="paragraph">
                  <wp:posOffset>2194678</wp:posOffset>
                </wp:positionV>
                <wp:extent cx="1754904" cy="223284"/>
                <wp:effectExtent l="0" t="0" r="17145" b="24765"/>
                <wp:wrapNone/>
                <wp:docPr id="20"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904" cy="223284"/>
                        </a:xfrm>
                        <a:prstGeom prst="rect">
                          <a:avLst/>
                        </a:prstGeom>
                        <a:solidFill>
                          <a:srgbClr val="FFFFFF"/>
                        </a:solidFill>
                        <a:ln w="12700">
                          <a:solidFill>
                            <a:srgbClr val="000000"/>
                          </a:solidFill>
                          <a:miter lim="800000"/>
                          <a:headEnd/>
                          <a:tailEnd/>
                        </a:ln>
                      </wps:spPr>
                      <wps:txbx>
                        <w:txbxContent>
                          <w:p w14:paraId="493C910A" w14:textId="0460D21A" w:rsidR="00AA20CC" w:rsidRPr="007316CC" w:rsidRDefault="00AA20CC" w:rsidP="003D267D">
                            <w:pPr>
                              <w:spacing w:line="300" w:lineRule="exact"/>
                              <w:jc w:val="center"/>
                              <w:rPr>
                                <w:color w:val="FF0000"/>
                                <w:sz w:val="20"/>
                              </w:rPr>
                            </w:pPr>
                            <w:r>
                              <w:rPr>
                                <w:rFonts w:ascii="ＭＳ ゴシック" w:eastAsia="ＭＳ ゴシック" w:hint="eastAsia"/>
                                <w:sz w:val="20"/>
                              </w:rPr>
                              <w:t>病院</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172EC1" id="_x0000_s1069" type="#_x0000_t202" style="position:absolute;margin-left:2.75pt;margin-top:172.8pt;width:138.2pt;height:17.6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" strokeweight="1pt">
                <v:textbox inset="5.85pt,.7pt,5.85pt,.7pt">
                  <w:txbxContent>
                    <w:p w14:paraId="493C910A" w14:textId="0460D21A" w:rsidR="00AA20CC" w:rsidRPr="007316CC" w:rsidRDefault="00AA20CC" w:rsidP="003D267D">
                      <w:pPr>
                        <w:spacing w:line="300" w:lineRule="exact"/>
                        <w:jc w:val="center"/>
                        <w:rPr>
                          <w:color w:val="FF0000"/>
                          <w:sz w:val="20"/>
                        </w:rPr>
                      </w:pPr>
                      <w:r>
                        <w:rPr>
                          <w:rFonts w:ascii="ＭＳ ゴシック" w:eastAsia="ＭＳ ゴシック" w:hint="eastAsia"/>
                          <w:sz w:val="20"/>
                        </w:rPr>
                        <w:t>病院</w:t>
                      </w:r>
                    </w:p>
                  </w:txbxContent>
                </v:textbox>
                <w10:wrap anchorx="margin"/>
              </v:shape>
            </w:pict>
          </mc:Fallback>
        </mc:AlternateContent>
      </w:r>
      <w:r w:rsidR="003D267D" w:rsidRPr="007316CC">
        <w:rPr>
          <w:noProof/>
          <w:color w:val="FF0000"/>
          <w:sz w:val="20"/>
        </w:rPr>
        <mc:AlternateContent>
          <mc:Choice Requires="wps">
            <w:drawing>
              <wp:anchor distT="0" distB="0" distL="114300" distR="114300" simplePos="0" relativeHeight="251646464" behindDoc="0" locked="0" layoutInCell="1" allowOverlap="1" wp14:anchorId="5CE22903" wp14:editId="24DE0DA1">
                <wp:simplePos x="0" y="0"/>
                <wp:positionH relativeFrom="margin">
                  <wp:posOffset>34703</wp:posOffset>
                </wp:positionH>
                <wp:positionV relativeFrom="paragraph">
                  <wp:posOffset>1375971</wp:posOffset>
                </wp:positionV>
                <wp:extent cx="1754904" cy="467833"/>
                <wp:effectExtent l="0" t="0" r="17145" b="27940"/>
                <wp:wrapNone/>
                <wp:docPr id="8"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904" cy="467833"/>
                        </a:xfrm>
                        <a:prstGeom prst="rect">
                          <a:avLst/>
                        </a:prstGeom>
                        <a:solidFill>
                          <a:srgbClr val="FFFFFF"/>
                        </a:solidFill>
                        <a:ln w="12700">
                          <a:solidFill>
                            <a:srgbClr val="000000"/>
                          </a:solidFill>
                          <a:miter lim="800000"/>
                          <a:headEnd/>
                          <a:tailEnd/>
                        </a:ln>
                      </wps:spPr>
                      <wps:txbx>
                        <w:txbxContent>
                          <w:p w14:paraId="2518CB92" w14:textId="050DF2B8"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救急車</w:t>
                            </w:r>
                          </w:p>
                          <w:p w14:paraId="434657DC" w14:textId="21E14D92" w:rsidR="00AA20CC" w:rsidRPr="007316CC" w:rsidRDefault="00AA20CC" w:rsidP="003D267D">
                            <w:pPr>
                              <w:spacing w:line="300" w:lineRule="exact"/>
                              <w:jc w:val="center"/>
                              <w:rPr>
                                <w:color w:val="FF0000"/>
                                <w:sz w:val="20"/>
                              </w:rPr>
                            </w:pPr>
                            <w:r>
                              <w:rPr>
                                <w:rFonts w:ascii="ＭＳ ゴシック" w:eastAsia="ＭＳ ゴシック" w:hint="eastAsia"/>
                                <w:sz w:val="20"/>
                              </w:rPr>
                              <w:t>119</w:t>
                            </w:r>
                            <w:r>
                              <w:rPr>
                                <w:rFonts w:ascii="ＭＳ ゴシック" w:eastAsia="ＭＳ ゴシック" w:hint="eastAsia"/>
                                <w:sz w:val="20"/>
                              </w:rPr>
                              <w:t>番</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22903" id="_x0000_s1070" type="#_x0000_t202" style="position:absolute;margin-left:2.75pt;margin-top:108.35pt;width:138.2pt;height:36.85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" strokeweight="1pt">
                <v:textbox inset="5.85pt,.7pt,5.85pt,.7pt">
                  <w:txbxContent>
                    <w:p w14:paraId="2518CB92" w14:textId="050DF2B8"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救急車</w:t>
                      </w:r>
                    </w:p>
                    <w:p w14:paraId="434657DC" w14:textId="21E14D92" w:rsidR="00AA20CC" w:rsidRPr="007316CC" w:rsidRDefault="00AA20CC" w:rsidP="003D267D">
                      <w:pPr>
                        <w:spacing w:line="300" w:lineRule="exact"/>
                        <w:jc w:val="center"/>
                        <w:rPr>
                          <w:color w:val="FF0000"/>
                          <w:sz w:val="20"/>
                        </w:rPr>
                      </w:pPr>
                      <w:r>
                        <w:rPr>
                          <w:rFonts w:ascii="ＭＳ ゴシック" w:eastAsia="ＭＳ ゴシック" w:hint="eastAsia"/>
                          <w:sz w:val="20"/>
                        </w:rPr>
                        <w:t>119</w:t>
                      </w:r>
                      <w:r>
                        <w:rPr>
                          <w:rFonts w:ascii="ＭＳ ゴシック" w:eastAsia="ＭＳ ゴシック" w:hint="eastAsia"/>
                          <w:sz w:val="20"/>
                        </w:rPr>
                        <w:t>番</w:t>
                      </w:r>
                    </w:p>
                  </w:txbxContent>
                </v:textbox>
                <w10:wrap anchorx="margin"/>
              </v:shape>
            </w:pict>
          </mc:Fallback>
        </mc:AlternateContent>
      </w:r>
      <w:r w:rsidR="003D267D" w:rsidRPr="007316CC">
        <w:rPr>
          <w:noProof/>
          <w:color w:val="FF0000"/>
          <w:sz w:val="20"/>
        </w:rPr>
        <mc:AlternateContent>
          <mc:Choice Requires="wps">
            <w:drawing>
              <wp:anchor distT="0" distB="0" distL="114300" distR="114300" simplePos="0" relativeHeight="251645440" behindDoc="0" locked="0" layoutInCell="1" allowOverlap="1" wp14:anchorId="735296F9" wp14:editId="16B47AF7">
                <wp:simplePos x="0" y="0"/>
                <wp:positionH relativeFrom="margin">
                  <wp:posOffset>1927830</wp:posOffset>
                </wp:positionH>
                <wp:positionV relativeFrom="paragraph">
                  <wp:posOffset>1375971</wp:posOffset>
                </wp:positionV>
                <wp:extent cx="2105246" cy="467833"/>
                <wp:effectExtent l="0" t="0" r="28575" b="27940"/>
                <wp:wrapNone/>
                <wp:docPr id="7" name="Text Box 3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246" cy="467833"/>
                        </a:xfrm>
                        <a:prstGeom prst="rect">
                          <a:avLst/>
                        </a:prstGeom>
                        <a:solidFill>
                          <a:srgbClr val="FFFFFF"/>
                        </a:solidFill>
                        <a:ln w="12700">
                          <a:solidFill>
                            <a:srgbClr val="000000"/>
                          </a:solidFill>
                          <a:miter lim="800000"/>
                          <a:headEnd/>
                          <a:tailEnd/>
                        </a:ln>
                      </wps:spPr>
                      <wps:txbx>
                        <w:txbxContent>
                          <w:p w14:paraId="45DEEE8D" w14:textId="49F76A27"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当事者</w:t>
                            </w:r>
                          </w:p>
                          <w:p w14:paraId="14726D65" w14:textId="4C8C68C1" w:rsidR="00AA20CC" w:rsidRPr="007316CC" w:rsidRDefault="00AA20CC" w:rsidP="003D267D">
                            <w:pPr>
                              <w:spacing w:line="300" w:lineRule="exact"/>
                              <w:jc w:val="center"/>
                              <w:rPr>
                                <w:color w:val="FF0000"/>
                                <w:sz w:val="20"/>
                              </w:rPr>
                            </w:pPr>
                            <w:r>
                              <w:rPr>
                                <w:rFonts w:ascii="ＭＳ ゴシック" w:eastAsia="ＭＳ ゴシック" w:hint="eastAsia"/>
                                <w:sz w:val="20"/>
                              </w:rPr>
                              <w:t>発見者</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296F9" id="_x0000_s1071" type="#_x0000_t202" style="position:absolute;margin-left:151.8pt;margin-top:108.35pt;width:165.75pt;height:36.85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" strokeweight="1pt">
                <v:textbox inset="5.85pt,.7pt,5.85pt,.7pt">
                  <w:txbxContent>
                    <w:p w14:paraId="45DEEE8D" w14:textId="49F76A27" w:rsidR="00AA20CC" w:rsidRDefault="00AA20CC" w:rsidP="003D267D">
                      <w:pPr>
                        <w:spacing w:line="300" w:lineRule="exact"/>
                        <w:jc w:val="center"/>
                        <w:rPr>
                          <w:rFonts w:ascii="ＭＳ ゴシック" w:eastAsia="ＭＳ ゴシック"/>
                          <w:sz w:val="20"/>
                        </w:rPr>
                      </w:pPr>
                      <w:r>
                        <w:rPr>
                          <w:rFonts w:ascii="ＭＳ ゴシック" w:eastAsia="ＭＳ ゴシック" w:hint="eastAsia"/>
                          <w:sz w:val="20"/>
                        </w:rPr>
                        <w:t>当事者</w:t>
                      </w:r>
                    </w:p>
                    <w:p w14:paraId="14726D65" w14:textId="4C8C68C1" w:rsidR="00AA20CC" w:rsidRPr="007316CC" w:rsidRDefault="00AA20CC" w:rsidP="003D267D">
                      <w:pPr>
                        <w:spacing w:line="300" w:lineRule="exact"/>
                        <w:jc w:val="center"/>
                        <w:rPr>
                          <w:color w:val="FF0000"/>
                          <w:sz w:val="20"/>
                        </w:rPr>
                      </w:pPr>
                      <w:r>
                        <w:rPr>
                          <w:rFonts w:ascii="ＭＳ ゴシック" w:eastAsia="ＭＳ ゴシック" w:hint="eastAsia"/>
                          <w:sz w:val="20"/>
                        </w:rPr>
                        <w:t>発見者</w:t>
                      </w:r>
                    </w:p>
                  </w:txbxContent>
                </v:textbox>
                <w10:wrap anchorx="margin"/>
              </v:shape>
            </w:pict>
          </mc:Fallback>
        </mc:AlternateContent>
      </w:r>
      <w:r w:rsidR="00D4448D">
        <w:rPr>
          <w:rFonts w:hint="eastAsia"/>
        </w:rPr>
        <w:t xml:space="preserve">　</w:t>
      </w:r>
      <w:r w:rsidR="00952201">
        <w:rPr>
          <w:rFonts w:hint="eastAsia"/>
        </w:rPr>
        <w:t>緊急</w:t>
      </w:r>
      <w:r w:rsidR="00D4448D" w:rsidRPr="007D04BE">
        <w:rPr>
          <w:rFonts w:hint="eastAsia"/>
        </w:rPr>
        <w:t>時の連絡体制は、以下の通りとする。</w:t>
      </w:r>
      <w:r w:rsidR="00D4448D">
        <w:br w:type="page"/>
      </w:r>
    </w:p>
    <w:p w14:paraId="434C71ED" w14:textId="70CECDF1" w:rsidR="00572274" w:rsidRPr="00F91CD0" w:rsidRDefault="00572274" w:rsidP="00F91CD0">
      <w:pPr>
        <w:pStyle w:val="10"/>
        <w:rPr>
          <w:rFonts w:asciiTheme="majorEastAsia" w:eastAsiaTheme="majorEastAsia" w:hAnsiTheme="majorEastAsia"/>
          <w:sz w:val="24"/>
        </w:rPr>
      </w:pPr>
      <w:bookmarkStart w:id="238" w:name="_Toc132329823"/>
      <w:r w:rsidRPr="00F91CD0">
        <w:rPr>
          <w:rFonts w:asciiTheme="majorEastAsia" w:eastAsiaTheme="majorEastAsia" w:hAnsiTheme="majorEastAsia" w:hint="eastAsia"/>
          <w:sz w:val="24"/>
        </w:rPr>
        <w:lastRenderedPageBreak/>
        <w:t>第1</w:t>
      </w:r>
      <w:r w:rsidR="004C2B58">
        <w:rPr>
          <w:rFonts w:asciiTheme="majorEastAsia" w:eastAsiaTheme="majorEastAsia" w:hAnsiTheme="majorEastAsia"/>
          <w:sz w:val="24"/>
        </w:rPr>
        <w:t>0</w:t>
      </w:r>
      <w:r w:rsidRPr="00F91CD0">
        <w:rPr>
          <w:rFonts w:asciiTheme="majorEastAsia" w:eastAsiaTheme="majorEastAsia" w:hAnsiTheme="majorEastAsia" w:hint="eastAsia"/>
          <w:sz w:val="24"/>
        </w:rPr>
        <w:t>章　使用する主な機器</w:t>
      </w:r>
      <w:bookmarkEnd w:id="238"/>
    </w:p>
    <w:p w14:paraId="65514A5E" w14:textId="77777777" w:rsidR="008F5805" w:rsidRPr="008F5805" w:rsidRDefault="008F5805" w:rsidP="008F5805">
      <w:pPr>
        <w:pStyle w:val="aa"/>
        <w:ind w:left="210" w:firstLine="210"/>
        <w:rPr>
          <w:rFonts w:hAnsi="ＭＳ 明朝"/>
        </w:rPr>
      </w:pPr>
      <w:r w:rsidRPr="008F5805">
        <w:rPr>
          <w:rFonts w:hAnsi="ＭＳ 明朝" w:hint="eastAsia"/>
        </w:rPr>
        <w:t>成果品の作成は、下記のソフトを使用し、オリジナルデータの他にPDF またはドキュワークスにして提出する。</w:t>
      </w:r>
    </w:p>
    <w:p w14:paraId="7A9EDE46" w14:textId="532D6699" w:rsidR="008F5805" w:rsidRPr="008F5805" w:rsidRDefault="008F5805" w:rsidP="008F5805">
      <w:pPr>
        <w:pStyle w:val="aa"/>
        <w:ind w:left="210" w:firstLine="210"/>
        <w:rPr>
          <w:rFonts w:hAnsi="ＭＳ 明朝"/>
        </w:rPr>
      </w:pPr>
      <w:r w:rsidRPr="008F5805">
        <w:rPr>
          <w:rFonts w:hAnsi="ＭＳ 明朝" w:hint="eastAsia"/>
        </w:rPr>
        <w:t>・文書作成等（Word、Excel</w:t>
      </w:r>
      <w:r w:rsidR="00D1588A">
        <w:rPr>
          <w:rFonts w:hAnsi="ＭＳ 明朝" w:hint="eastAsia"/>
        </w:rPr>
        <w:t>、PowerPoint</w:t>
      </w:r>
      <w:r w:rsidRPr="008F5805">
        <w:rPr>
          <w:rFonts w:hAnsi="ＭＳ 明朝" w:hint="eastAsia"/>
        </w:rPr>
        <w:t>）</w:t>
      </w:r>
    </w:p>
    <w:p w14:paraId="66BB5894" w14:textId="3BC21360" w:rsidR="00572274" w:rsidRDefault="008F5805" w:rsidP="008F5805">
      <w:pPr>
        <w:pStyle w:val="aa"/>
        <w:ind w:left="210" w:firstLine="210"/>
        <w:rPr>
          <w:rFonts w:hAnsi="ＭＳ 明朝"/>
        </w:rPr>
      </w:pPr>
      <w:r w:rsidRPr="008F5805">
        <w:rPr>
          <w:rFonts w:hAnsi="ＭＳ 明朝" w:hint="eastAsia"/>
        </w:rPr>
        <w:t>・図面作成等（AutoCAD、</w:t>
      </w:r>
      <w:proofErr w:type="spellStart"/>
      <w:r w:rsidRPr="008F5805">
        <w:rPr>
          <w:rFonts w:hAnsi="ＭＳ 明朝" w:hint="eastAsia"/>
        </w:rPr>
        <w:t>Vectorworks</w:t>
      </w:r>
      <w:proofErr w:type="spellEnd"/>
      <w:r w:rsidRPr="008F5805">
        <w:rPr>
          <w:rFonts w:hAnsi="ＭＳ 明朝" w:hint="eastAsia"/>
        </w:rPr>
        <w:t>）</w:t>
      </w:r>
    </w:p>
    <w:p w14:paraId="50C2A2B8" w14:textId="77777777" w:rsidR="004350B6" w:rsidRDefault="004350B6" w:rsidP="004350B6">
      <w:pPr>
        <w:pStyle w:val="ac"/>
        <w:ind w:left="462" w:hangingChars="187" w:hanging="462"/>
        <w:jc w:val="both"/>
        <w:rPr>
          <w:rFonts w:ascii="ＭＳ ゴシック" w:eastAsia="ＭＳ ゴシック" w:hAnsi="ＭＳ ゴシック"/>
          <w:b/>
          <w:szCs w:val="24"/>
        </w:rPr>
      </w:pPr>
    </w:p>
    <w:p w14:paraId="55E95EBC" w14:textId="77777777" w:rsidR="004350B6" w:rsidRDefault="004350B6" w:rsidP="004350B6">
      <w:pPr>
        <w:pStyle w:val="10"/>
        <w:rPr>
          <w:rFonts w:asciiTheme="majorEastAsia" w:eastAsiaTheme="majorEastAsia" w:hAnsiTheme="majorEastAsia"/>
          <w:sz w:val="24"/>
        </w:rPr>
      </w:pPr>
      <w:bookmarkStart w:id="239" w:name="_Toc132329824"/>
      <w:r w:rsidRPr="00F91CD0">
        <w:rPr>
          <w:rFonts w:asciiTheme="majorEastAsia" w:eastAsiaTheme="majorEastAsia" w:hAnsiTheme="majorEastAsia" w:hint="eastAsia"/>
          <w:sz w:val="24"/>
        </w:rPr>
        <w:t>第</w:t>
      </w:r>
      <w:r>
        <w:rPr>
          <w:rFonts w:asciiTheme="majorEastAsia" w:eastAsiaTheme="majorEastAsia" w:hAnsiTheme="majorEastAsia" w:hint="eastAsia"/>
          <w:sz w:val="24"/>
        </w:rPr>
        <w:t>1</w:t>
      </w:r>
      <w:r>
        <w:rPr>
          <w:rFonts w:asciiTheme="majorEastAsia" w:eastAsiaTheme="majorEastAsia" w:hAnsiTheme="majorEastAsia"/>
          <w:sz w:val="24"/>
        </w:rPr>
        <w:t>1</w:t>
      </w:r>
      <w:r w:rsidRPr="00F91CD0">
        <w:rPr>
          <w:rFonts w:asciiTheme="majorEastAsia" w:eastAsiaTheme="majorEastAsia" w:hAnsiTheme="majorEastAsia" w:hint="eastAsia"/>
          <w:sz w:val="24"/>
        </w:rPr>
        <w:t>章　その他</w:t>
      </w:r>
      <w:bookmarkEnd w:id="239"/>
    </w:p>
    <w:p w14:paraId="74E42FBB" w14:textId="77777777" w:rsidR="004350B6" w:rsidRPr="00F91CD0" w:rsidRDefault="004350B6" w:rsidP="004350B6">
      <w:pPr>
        <w:pStyle w:val="2"/>
        <w:rPr>
          <w:rFonts w:asciiTheme="majorEastAsia" w:eastAsiaTheme="majorEastAsia" w:hAnsiTheme="majorEastAsia"/>
          <w:sz w:val="24"/>
        </w:rPr>
      </w:pPr>
      <w:bookmarkStart w:id="240" w:name="_Toc132329825"/>
      <w:r w:rsidRPr="00E25A15">
        <w:rPr>
          <w:rFonts w:asciiTheme="majorEastAsia" w:eastAsiaTheme="majorEastAsia" w:hAnsiTheme="majorEastAsia" w:hint="eastAsia"/>
          <w:sz w:val="22"/>
          <w:szCs w:val="22"/>
        </w:rPr>
        <w:t xml:space="preserve">1.　</w:t>
      </w:r>
      <w:r>
        <w:rPr>
          <w:rFonts w:asciiTheme="majorEastAsia" w:eastAsiaTheme="majorEastAsia" w:hAnsiTheme="majorEastAsia" w:hint="eastAsia"/>
          <w:sz w:val="24"/>
        </w:rPr>
        <w:t>個人情報の取り扱い</w:t>
      </w:r>
      <w:bookmarkEnd w:id="240"/>
    </w:p>
    <w:p w14:paraId="7108062D" w14:textId="77777777" w:rsidR="004350B6" w:rsidRDefault="004350B6" w:rsidP="004350B6">
      <w:r>
        <w:rPr>
          <w:rFonts w:hint="eastAsia"/>
        </w:rPr>
        <w:t xml:space="preserve">　個人情報を取り扱う場合は、以下の事項を厳守する。</w:t>
      </w:r>
    </w:p>
    <w:p w14:paraId="5BE1E641"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（１）基本事項</w:t>
      </w:r>
    </w:p>
    <w:p w14:paraId="044B39D6" w14:textId="77777777" w:rsidR="004350B6" w:rsidRDefault="004350B6" w:rsidP="004350B6">
      <w:pPr>
        <w:ind w:firstLineChars="100" w:firstLine="216"/>
      </w:pPr>
      <w:r>
        <w:rPr>
          <w:rFonts w:hint="eastAsia"/>
        </w:rPr>
        <w:t>個人情報の保護の重要性を認識し、この契約による事務を処理するための個人情報の取扱いにあたっては、横浜市個人情報の保護に関する条例その他個人情報の保護に関する法令等を遵守する。</w:t>
      </w:r>
    </w:p>
    <w:p w14:paraId="54F681A3" w14:textId="77777777" w:rsidR="004350B6" w:rsidRDefault="004350B6" w:rsidP="004350B6">
      <w:pPr>
        <w:ind w:firstLineChars="100" w:firstLine="216"/>
      </w:pPr>
      <w:r>
        <w:rPr>
          <w:rFonts w:hint="eastAsia"/>
        </w:rPr>
        <w:t>また、事務に係る個人情報の漏えい、滅失、き損及び改ざんの防止その他の個人情報の適正な管理のために必要な措置を講じる。</w:t>
      </w:r>
    </w:p>
    <w:p w14:paraId="0FD81B37"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（２）秘密の保持</w:t>
      </w:r>
    </w:p>
    <w:p w14:paraId="7098CE04" w14:textId="77777777" w:rsidR="004350B6" w:rsidRDefault="004350B6" w:rsidP="004350B6">
      <w:r>
        <w:rPr>
          <w:rFonts w:hint="eastAsia"/>
        </w:rPr>
        <w:t xml:space="preserve">　事務に関して知り得た個人情報の内容をみだりに第三者に知らせ、又は不当な目的に使用しない。</w:t>
      </w:r>
    </w:p>
    <w:p w14:paraId="312462C5"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（３）収集の制限</w:t>
      </w:r>
    </w:p>
    <w:p w14:paraId="5BEDE805" w14:textId="77777777" w:rsidR="004350B6" w:rsidRDefault="004350B6" w:rsidP="004350B6">
      <w:r>
        <w:rPr>
          <w:rFonts w:hint="eastAsia"/>
        </w:rPr>
        <w:t xml:space="preserve">　個人情報を取得するときは、あらかじめ、当人に対し、その利用目的を明示する。また、当該利用目的の達成に必要な範囲内で、適正かつ公正な手段で個人情報を収集する。</w:t>
      </w:r>
    </w:p>
    <w:p w14:paraId="50EAFA75"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（４）利用及び提供の制限</w:t>
      </w:r>
    </w:p>
    <w:p w14:paraId="619730E5" w14:textId="77777777" w:rsidR="004350B6" w:rsidRDefault="004350B6" w:rsidP="004350B6">
      <w:r>
        <w:rPr>
          <w:rFonts w:hint="eastAsia"/>
        </w:rPr>
        <w:t xml:space="preserve">　委託者の指示又は承諾があるときを除き、事務を処理するための利用目的以外の目的のために個人情報を自ら利用し、又は提供しない。</w:t>
      </w:r>
    </w:p>
    <w:p w14:paraId="003BAB98"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（５）複写、複製の禁止</w:t>
      </w:r>
    </w:p>
    <w:p w14:paraId="0C329700" w14:textId="77777777" w:rsidR="004350B6" w:rsidRDefault="004350B6" w:rsidP="004350B6">
      <w:r>
        <w:rPr>
          <w:rFonts w:hint="eastAsia"/>
        </w:rPr>
        <w:t xml:space="preserve">　委託者の指示又は承諾があるときを除き、事務を処理するために委託者から提供を受けた個人情報が記録された資料等を複写し、又は複製しない。</w:t>
      </w:r>
    </w:p>
    <w:p w14:paraId="0BD797FF"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（６）再委託の禁止及び再委託時の措置</w:t>
      </w:r>
    </w:p>
    <w:p w14:paraId="2C5F8FF7" w14:textId="04B7F915" w:rsidR="004350B6" w:rsidRDefault="004350B6" w:rsidP="004350B6">
      <w:r>
        <w:rPr>
          <w:rFonts w:hint="eastAsia"/>
        </w:rPr>
        <w:t xml:space="preserve">　委託者の指示又は承諾があるときを除き、事務を処理するための個人情報について、自ら取り扱うものとし、第三者にその取り扱いを伴う事務を再委託しない。</w:t>
      </w:r>
    </w:p>
    <w:p w14:paraId="6922BB83"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（７）事案発生時における報告</w:t>
      </w:r>
    </w:p>
    <w:p w14:paraId="7480870C" w14:textId="77777777" w:rsidR="004350B6" w:rsidRDefault="004350B6" w:rsidP="004350B6">
      <w:r>
        <w:rPr>
          <w:rFonts w:hint="eastAsia"/>
        </w:rPr>
        <w:t xml:space="preserve">　個人情報の漏えい等の事案が発生し、又は発生するおそれがあることを知ったときは、速やかに委託者に報告し、適切な指示を講じる。なお、委託者の指示があった場合はこれに従うものとする。また、契約が終了した後においても同様とする。</w:t>
      </w:r>
    </w:p>
    <w:p w14:paraId="01C9DE3C"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（８）資料等の返還</w:t>
      </w:r>
    </w:p>
    <w:p w14:paraId="385F557A" w14:textId="0338B84E" w:rsidR="004350B6" w:rsidRDefault="004350B6" w:rsidP="004350B6">
      <w:r>
        <w:rPr>
          <w:rFonts w:hint="eastAsia"/>
        </w:rPr>
        <w:t xml:space="preserve">　事務を処理するために委託者から貸与され、又は受託者が収集し、複製し、若しくは作成した個人情報が記録された資料等を、この契約が終了し、又 は解除された後直ちに委託者に返還し、又は引き渡す。ただし、委託者が別に指示したときは、当該方法によるものとする。</w:t>
      </w:r>
    </w:p>
    <w:p w14:paraId="32032AF4" w14:textId="77777777" w:rsidR="0052177B" w:rsidRDefault="0052177B" w:rsidP="004350B6"/>
    <w:p w14:paraId="3C5EED35"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lastRenderedPageBreak/>
        <w:t>（９）管理体制の整備</w:t>
      </w:r>
    </w:p>
    <w:p w14:paraId="20BEEA77" w14:textId="77777777" w:rsidR="004350B6" w:rsidRDefault="004350B6" w:rsidP="004350B6">
      <w:r>
        <w:rPr>
          <w:rFonts w:hint="eastAsia"/>
        </w:rPr>
        <w:t xml:space="preserve">　事務に係る個人情報の管理に関する管理体制においては、以下に記載する。</w:t>
      </w:r>
    </w:p>
    <w:tbl>
      <w:tblPr>
        <w:tblStyle w:val="af7"/>
        <w:tblW w:w="8521" w:type="dxa"/>
        <w:tblInd w:w="539" w:type="dxa"/>
        <w:tblLook w:val="04A0" w:firstRow="1" w:lastRow="0" w:firstColumn="1" w:lastColumn="0" w:noHBand="0" w:noVBand="1"/>
        <w:tblPrChange w:id="241" w:author="本田志保" w:date="2024-04-26T14:50:00Z">
          <w:tblPr>
            <w:tblStyle w:val="af7"/>
            <w:tblW w:w="8521" w:type="dxa"/>
            <w:tblInd w:w="539" w:type="dxa"/>
            <w:tblLook w:val="04A0" w:firstRow="1" w:lastRow="0" w:firstColumn="1" w:lastColumn="0" w:noHBand="0" w:noVBand="1"/>
          </w:tblPr>
        </w:tblPrChange>
      </w:tblPr>
      <w:tblGrid>
        <w:gridCol w:w="2008"/>
        <w:gridCol w:w="1559"/>
        <w:gridCol w:w="2410"/>
        <w:gridCol w:w="2544"/>
        <w:tblGridChange w:id="242">
          <w:tblGrid>
            <w:gridCol w:w="2008"/>
            <w:gridCol w:w="1559"/>
            <w:gridCol w:w="2268"/>
            <w:gridCol w:w="142"/>
            <w:gridCol w:w="2544"/>
          </w:tblGrid>
        </w:tblGridChange>
      </w:tblGrid>
      <w:tr w:rsidR="004350B6" w14:paraId="07DAF646" w14:textId="77777777" w:rsidTr="0027338E">
        <w:tc>
          <w:tcPr>
            <w:tcW w:w="2008" w:type="dxa"/>
            <w:tcBorders>
              <w:top w:val="single" w:sz="4" w:space="0" w:color="auto"/>
              <w:left w:val="single" w:sz="4" w:space="0" w:color="auto"/>
              <w:bottom w:val="single" w:sz="4" w:space="0" w:color="auto"/>
              <w:right w:val="single" w:sz="4" w:space="0" w:color="auto"/>
            </w:tcBorders>
            <w:tcPrChange w:id="243" w:author="本田志保" w:date="2024-04-26T14:50:00Z">
              <w:tcPr>
                <w:tcW w:w="2008" w:type="dxa"/>
                <w:tcBorders>
                  <w:top w:val="single" w:sz="4" w:space="0" w:color="auto"/>
                  <w:left w:val="single" w:sz="4" w:space="0" w:color="auto"/>
                  <w:bottom w:val="single" w:sz="4" w:space="0" w:color="auto"/>
                  <w:right w:val="single" w:sz="4" w:space="0" w:color="auto"/>
                </w:tcBorders>
              </w:tcPr>
            </w:tcPrChange>
          </w:tcPr>
          <w:p w14:paraId="57359366" w14:textId="77777777" w:rsidR="004350B6" w:rsidRDefault="004350B6" w:rsidP="00AA20CC">
            <w:pPr>
              <w:jc w:val="center"/>
            </w:pPr>
            <w:r>
              <w:rPr>
                <w:rFonts w:hint="eastAsia"/>
              </w:rPr>
              <w:t>役割</w:t>
            </w:r>
          </w:p>
        </w:tc>
        <w:tc>
          <w:tcPr>
            <w:tcW w:w="1559" w:type="dxa"/>
            <w:tcBorders>
              <w:top w:val="single" w:sz="4" w:space="0" w:color="auto"/>
              <w:left w:val="single" w:sz="4" w:space="0" w:color="auto"/>
              <w:bottom w:val="single" w:sz="4" w:space="0" w:color="auto"/>
              <w:right w:val="single" w:sz="4" w:space="0" w:color="auto"/>
            </w:tcBorders>
            <w:hideMark/>
            <w:tcPrChange w:id="244" w:author="本田志保" w:date="2024-04-26T14:50:00Z">
              <w:tcPr>
                <w:tcW w:w="1559" w:type="dxa"/>
                <w:tcBorders>
                  <w:top w:val="single" w:sz="4" w:space="0" w:color="auto"/>
                  <w:left w:val="single" w:sz="4" w:space="0" w:color="auto"/>
                  <w:bottom w:val="single" w:sz="4" w:space="0" w:color="auto"/>
                  <w:right w:val="single" w:sz="4" w:space="0" w:color="auto"/>
                </w:tcBorders>
                <w:hideMark/>
              </w:tcPr>
            </w:tcPrChange>
          </w:tcPr>
          <w:p w14:paraId="3D64846D" w14:textId="77777777" w:rsidR="004350B6" w:rsidRDefault="004350B6" w:rsidP="00AA20CC">
            <w:pPr>
              <w:jc w:val="center"/>
            </w:pPr>
            <w:r>
              <w:rPr>
                <w:rFonts w:hint="eastAsia"/>
              </w:rPr>
              <w:t>氏名</w:t>
            </w:r>
          </w:p>
        </w:tc>
        <w:tc>
          <w:tcPr>
            <w:tcW w:w="2410" w:type="dxa"/>
            <w:tcBorders>
              <w:top w:val="single" w:sz="4" w:space="0" w:color="auto"/>
              <w:left w:val="single" w:sz="4" w:space="0" w:color="auto"/>
              <w:bottom w:val="single" w:sz="4" w:space="0" w:color="auto"/>
              <w:right w:val="single" w:sz="4" w:space="0" w:color="auto"/>
            </w:tcBorders>
            <w:tcPrChange w:id="245"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5439114E" w14:textId="77777777" w:rsidR="004350B6" w:rsidRDefault="004350B6" w:rsidP="00AA20CC">
            <w:pPr>
              <w:jc w:val="center"/>
            </w:pPr>
            <w:r>
              <w:rPr>
                <w:rFonts w:hint="eastAsia"/>
              </w:rPr>
              <w:t>所属</w:t>
            </w:r>
          </w:p>
        </w:tc>
        <w:tc>
          <w:tcPr>
            <w:tcW w:w="2544" w:type="dxa"/>
            <w:tcBorders>
              <w:top w:val="single" w:sz="4" w:space="0" w:color="auto"/>
              <w:left w:val="single" w:sz="4" w:space="0" w:color="auto"/>
              <w:bottom w:val="single" w:sz="4" w:space="0" w:color="auto"/>
              <w:right w:val="single" w:sz="4" w:space="0" w:color="auto"/>
            </w:tcBorders>
            <w:tcPrChange w:id="246" w:author="本田志保" w:date="2024-04-26T14:50:00Z">
              <w:tcPr>
                <w:tcW w:w="2686" w:type="dxa"/>
                <w:gridSpan w:val="2"/>
                <w:tcBorders>
                  <w:top w:val="single" w:sz="4" w:space="0" w:color="auto"/>
                  <w:left w:val="single" w:sz="4" w:space="0" w:color="auto"/>
                  <w:bottom w:val="single" w:sz="4" w:space="0" w:color="auto"/>
                  <w:right w:val="single" w:sz="4" w:space="0" w:color="auto"/>
                </w:tcBorders>
              </w:tcPr>
            </w:tcPrChange>
          </w:tcPr>
          <w:p w14:paraId="2C59B0A8" w14:textId="77777777" w:rsidR="004350B6" w:rsidRDefault="004350B6" w:rsidP="00AA20CC">
            <w:pPr>
              <w:jc w:val="center"/>
            </w:pPr>
            <w:r>
              <w:rPr>
                <w:rFonts w:hint="eastAsia"/>
              </w:rPr>
              <w:t>内容</w:t>
            </w:r>
          </w:p>
        </w:tc>
      </w:tr>
      <w:tr w:rsidR="004350B6" w14:paraId="06049819" w14:textId="77777777" w:rsidTr="0027338E">
        <w:tc>
          <w:tcPr>
            <w:tcW w:w="2008" w:type="dxa"/>
            <w:tcBorders>
              <w:top w:val="single" w:sz="4" w:space="0" w:color="auto"/>
              <w:left w:val="single" w:sz="4" w:space="0" w:color="auto"/>
              <w:bottom w:val="single" w:sz="4" w:space="0" w:color="auto"/>
              <w:right w:val="single" w:sz="4" w:space="0" w:color="auto"/>
            </w:tcBorders>
            <w:tcPrChange w:id="247" w:author="本田志保" w:date="2024-04-26T14:50:00Z">
              <w:tcPr>
                <w:tcW w:w="2008" w:type="dxa"/>
                <w:tcBorders>
                  <w:top w:val="single" w:sz="4" w:space="0" w:color="auto"/>
                  <w:left w:val="single" w:sz="4" w:space="0" w:color="auto"/>
                  <w:bottom w:val="single" w:sz="4" w:space="0" w:color="auto"/>
                  <w:right w:val="single" w:sz="4" w:space="0" w:color="auto"/>
                </w:tcBorders>
              </w:tcPr>
            </w:tcPrChange>
          </w:tcPr>
          <w:p w14:paraId="76269BB7" w14:textId="77777777" w:rsidR="004350B6" w:rsidRPr="00B517ED" w:rsidRDefault="004350B6" w:rsidP="00AA20CC">
            <w:r>
              <w:rPr>
                <w:rFonts w:hint="eastAsia"/>
              </w:rPr>
              <w:t>情報管理責任者</w:t>
            </w:r>
          </w:p>
        </w:tc>
        <w:tc>
          <w:tcPr>
            <w:tcW w:w="1559" w:type="dxa"/>
            <w:tcBorders>
              <w:top w:val="single" w:sz="4" w:space="0" w:color="auto"/>
              <w:left w:val="single" w:sz="4" w:space="0" w:color="auto"/>
              <w:bottom w:val="single" w:sz="4" w:space="0" w:color="auto"/>
              <w:right w:val="single" w:sz="4" w:space="0" w:color="auto"/>
            </w:tcBorders>
            <w:hideMark/>
            <w:tcPrChange w:id="248" w:author="本田志保" w:date="2024-04-26T14:50:00Z">
              <w:tcPr>
                <w:tcW w:w="1559" w:type="dxa"/>
                <w:tcBorders>
                  <w:top w:val="single" w:sz="4" w:space="0" w:color="auto"/>
                  <w:left w:val="single" w:sz="4" w:space="0" w:color="auto"/>
                  <w:bottom w:val="single" w:sz="4" w:space="0" w:color="auto"/>
                  <w:right w:val="single" w:sz="4" w:space="0" w:color="auto"/>
                </w:tcBorders>
                <w:hideMark/>
              </w:tcPr>
            </w:tcPrChange>
          </w:tcPr>
          <w:p w14:paraId="4230B5D7" w14:textId="77777777" w:rsidR="004350B6" w:rsidRPr="00B517ED" w:rsidRDefault="004350B6" w:rsidP="00AA20CC">
            <w:r w:rsidRPr="00B517ED">
              <w:rPr>
                <w:rFonts w:hint="eastAsia"/>
              </w:rPr>
              <w:t>奥山　伊作</w:t>
            </w:r>
          </w:p>
        </w:tc>
        <w:tc>
          <w:tcPr>
            <w:tcW w:w="2410" w:type="dxa"/>
            <w:tcBorders>
              <w:top w:val="single" w:sz="4" w:space="0" w:color="auto"/>
              <w:left w:val="single" w:sz="4" w:space="0" w:color="auto"/>
              <w:bottom w:val="single" w:sz="4" w:space="0" w:color="auto"/>
              <w:right w:val="single" w:sz="4" w:space="0" w:color="auto"/>
            </w:tcBorders>
            <w:tcPrChange w:id="249"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61BCC468" w14:textId="77777777" w:rsidR="004350B6" w:rsidRPr="00B517ED" w:rsidRDefault="004350B6" w:rsidP="00AA20CC">
            <w:r w:rsidRPr="00B50850">
              <w:rPr>
                <w:rFonts w:hint="eastAsia"/>
              </w:rPr>
              <w:t>㈱ﾌﾟﾚｯｸ研究所</w:t>
            </w:r>
          </w:p>
        </w:tc>
        <w:tc>
          <w:tcPr>
            <w:tcW w:w="2544" w:type="dxa"/>
            <w:tcBorders>
              <w:top w:val="single" w:sz="4" w:space="0" w:color="auto"/>
              <w:left w:val="single" w:sz="4" w:space="0" w:color="auto"/>
              <w:bottom w:val="single" w:sz="4" w:space="0" w:color="auto"/>
              <w:right w:val="single" w:sz="4" w:space="0" w:color="auto"/>
            </w:tcBorders>
            <w:hideMark/>
            <w:tcPrChange w:id="250" w:author="本田志保" w:date="2024-04-26T14:50:00Z">
              <w:tcPr>
                <w:tcW w:w="2686" w:type="dxa"/>
                <w:gridSpan w:val="2"/>
                <w:tcBorders>
                  <w:top w:val="single" w:sz="4" w:space="0" w:color="auto"/>
                  <w:left w:val="single" w:sz="4" w:space="0" w:color="auto"/>
                  <w:bottom w:val="single" w:sz="4" w:space="0" w:color="auto"/>
                  <w:right w:val="single" w:sz="4" w:space="0" w:color="auto"/>
                </w:tcBorders>
                <w:hideMark/>
              </w:tcPr>
            </w:tcPrChange>
          </w:tcPr>
          <w:p w14:paraId="21C7B8AD" w14:textId="77777777" w:rsidR="004350B6" w:rsidRPr="00B517ED" w:rsidRDefault="004350B6" w:rsidP="00AA20CC">
            <w:r w:rsidRPr="00B517ED">
              <w:rPr>
                <w:rFonts w:hint="eastAsia"/>
              </w:rPr>
              <w:t>個人情報に関する管理責任者</w:t>
            </w:r>
          </w:p>
        </w:tc>
      </w:tr>
      <w:tr w:rsidR="004350B6" w14:paraId="6AEB8810" w14:textId="77777777" w:rsidTr="0027338E">
        <w:tc>
          <w:tcPr>
            <w:tcW w:w="2008" w:type="dxa"/>
            <w:tcBorders>
              <w:top w:val="single" w:sz="4" w:space="0" w:color="auto"/>
              <w:left w:val="single" w:sz="4" w:space="0" w:color="auto"/>
              <w:bottom w:val="single" w:sz="4" w:space="0" w:color="auto"/>
              <w:right w:val="single" w:sz="4" w:space="0" w:color="auto"/>
            </w:tcBorders>
            <w:tcPrChange w:id="251" w:author="本田志保" w:date="2024-04-26T14:50:00Z">
              <w:tcPr>
                <w:tcW w:w="2008" w:type="dxa"/>
                <w:tcBorders>
                  <w:top w:val="single" w:sz="4" w:space="0" w:color="auto"/>
                  <w:left w:val="single" w:sz="4" w:space="0" w:color="auto"/>
                  <w:bottom w:val="single" w:sz="4" w:space="0" w:color="auto"/>
                  <w:right w:val="single" w:sz="4" w:space="0" w:color="auto"/>
                </w:tcBorders>
              </w:tcPr>
            </w:tcPrChange>
          </w:tcPr>
          <w:p w14:paraId="794BA2FD" w14:textId="77777777" w:rsidR="004350B6" w:rsidRPr="00B517ED" w:rsidRDefault="004350B6" w:rsidP="00AA20CC">
            <w:r>
              <w:rPr>
                <w:rFonts w:hint="eastAsia"/>
              </w:rPr>
              <w:t>情報取扱管理者</w:t>
            </w:r>
          </w:p>
        </w:tc>
        <w:tc>
          <w:tcPr>
            <w:tcW w:w="1559" w:type="dxa"/>
            <w:tcBorders>
              <w:top w:val="single" w:sz="4" w:space="0" w:color="auto"/>
              <w:left w:val="single" w:sz="4" w:space="0" w:color="auto"/>
              <w:bottom w:val="single" w:sz="4" w:space="0" w:color="auto"/>
              <w:right w:val="single" w:sz="4" w:space="0" w:color="auto"/>
            </w:tcBorders>
            <w:hideMark/>
            <w:tcPrChange w:id="252" w:author="本田志保" w:date="2024-04-26T14:50:00Z">
              <w:tcPr>
                <w:tcW w:w="1559" w:type="dxa"/>
                <w:tcBorders>
                  <w:top w:val="single" w:sz="4" w:space="0" w:color="auto"/>
                  <w:left w:val="single" w:sz="4" w:space="0" w:color="auto"/>
                  <w:bottom w:val="single" w:sz="4" w:space="0" w:color="auto"/>
                  <w:right w:val="single" w:sz="4" w:space="0" w:color="auto"/>
                </w:tcBorders>
                <w:hideMark/>
              </w:tcPr>
            </w:tcPrChange>
          </w:tcPr>
          <w:p w14:paraId="65B8AEAE" w14:textId="77777777" w:rsidR="004350B6" w:rsidRPr="00B517ED" w:rsidRDefault="004350B6" w:rsidP="00AA20CC">
            <w:r w:rsidRPr="00B517ED">
              <w:rPr>
                <w:rFonts w:hint="eastAsia"/>
              </w:rPr>
              <w:t>浜野　恒二</w:t>
            </w:r>
          </w:p>
        </w:tc>
        <w:tc>
          <w:tcPr>
            <w:tcW w:w="2410" w:type="dxa"/>
            <w:tcBorders>
              <w:top w:val="single" w:sz="4" w:space="0" w:color="auto"/>
              <w:left w:val="single" w:sz="4" w:space="0" w:color="auto"/>
              <w:bottom w:val="single" w:sz="4" w:space="0" w:color="auto"/>
              <w:right w:val="single" w:sz="4" w:space="0" w:color="auto"/>
            </w:tcBorders>
            <w:tcPrChange w:id="253"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79124344" w14:textId="77777777" w:rsidR="004350B6" w:rsidRPr="00B517ED" w:rsidRDefault="004350B6" w:rsidP="00AA20CC">
            <w:r w:rsidRPr="00B50850">
              <w:rPr>
                <w:rFonts w:hint="eastAsia"/>
              </w:rPr>
              <w:t>㈱ﾌﾟﾚｯｸ研究所</w:t>
            </w:r>
          </w:p>
        </w:tc>
        <w:tc>
          <w:tcPr>
            <w:tcW w:w="2544" w:type="dxa"/>
            <w:tcBorders>
              <w:top w:val="single" w:sz="4" w:space="0" w:color="auto"/>
              <w:left w:val="single" w:sz="4" w:space="0" w:color="auto"/>
              <w:bottom w:val="single" w:sz="4" w:space="0" w:color="auto"/>
              <w:right w:val="single" w:sz="4" w:space="0" w:color="auto"/>
            </w:tcBorders>
            <w:hideMark/>
            <w:tcPrChange w:id="254" w:author="本田志保" w:date="2024-04-26T14:50:00Z">
              <w:tcPr>
                <w:tcW w:w="2686" w:type="dxa"/>
                <w:gridSpan w:val="2"/>
                <w:tcBorders>
                  <w:top w:val="single" w:sz="4" w:space="0" w:color="auto"/>
                  <w:left w:val="single" w:sz="4" w:space="0" w:color="auto"/>
                  <w:bottom w:val="single" w:sz="4" w:space="0" w:color="auto"/>
                  <w:right w:val="single" w:sz="4" w:space="0" w:color="auto"/>
                </w:tcBorders>
                <w:hideMark/>
              </w:tcPr>
            </w:tcPrChange>
          </w:tcPr>
          <w:p w14:paraId="4CAB83C9" w14:textId="77777777" w:rsidR="004350B6" w:rsidRPr="00B517ED" w:rsidRDefault="004350B6" w:rsidP="00AA20CC">
            <w:r w:rsidRPr="00B517ED">
              <w:rPr>
                <w:rFonts w:hint="eastAsia"/>
              </w:rPr>
              <w:t>本業務の進捗状況などの管理を行うもので、本業務で知り得た保護すべき情報を管理する者</w:t>
            </w:r>
          </w:p>
        </w:tc>
      </w:tr>
      <w:tr w:rsidR="008C5383" w14:paraId="17AB25D1" w14:textId="77777777" w:rsidTr="0027338E">
        <w:tc>
          <w:tcPr>
            <w:tcW w:w="2008" w:type="dxa"/>
            <w:vMerge w:val="restart"/>
            <w:tcBorders>
              <w:top w:val="single" w:sz="4" w:space="0" w:color="auto"/>
              <w:left w:val="single" w:sz="4" w:space="0" w:color="auto"/>
              <w:right w:val="single" w:sz="4" w:space="0" w:color="auto"/>
            </w:tcBorders>
            <w:tcPrChange w:id="255" w:author="本田志保" w:date="2024-04-26T14:50:00Z">
              <w:tcPr>
                <w:tcW w:w="2008" w:type="dxa"/>
                <w:vMerge w:val="restart"/>
                <w:tcBorders>
                  <w:top w:val="single" w:sz="4" w:space="0" w:color="auto"/>
                  <w:left w:val="single" w:sz="4" w:space="0" w:color="auto"/>
                  <w:right w:val="single" w:sz="4" w:space="0" w:color="auto"/>
                </w:tcBorders>
              </w:tcPr>
            </w:tcPrChange>
          </w:tcPr>
          <w:p w14:paraId="68CFCA0B" w14:textId="2B98461A" w:rsidR="008C5383" w:rsidRPr="00B517ED" w:rsidRDefault="008C5383" w:rsidP="008C5383">
            <w:r>
              <w:rPr>
                <w:rFonts w:hint="eastAsia"/>
              </w:rPr>
              <w:t>業務従事者</w:t>
            </w:r>
          </w:p>
        </w:tc>
        <w:tc>
          <w:tcPr>
            <w:tcW w:w="1559" w:type="dxa"/>
            <w:tcBorders>
              <w:top w:val="single" w:sz="4" w:space="0" w:color="auto"/>
              <w:left w:val="single" w:sz="4" w:space="0" w:color="auto"/>
              <w:bottom w:val="single" w:sz="4" w:space="0" w:color="auto"/>
              <w:right w:val="single" w:sz="4" w:space="0" w:color="auto"/>
            </w:tcBorders>
            <w:tcPrChange w:id="256"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0686E822" w14:textId="2EB057B9" w:rsidR="008C5383" w:rsidRPr="00B517ED" w:rsidRDefault="008C5383" w:rsidP="008C5383">
            <w:r>
              <w:rPr>
                <w:rFonts w:hint="eastAsia"/>
              </w:rPr>
              <w:t>森田　緑</w:t>
            </w:r>
          </w:p>
        </w:tc>
        <w:tc>
          <w:tcPr>
            <w:tcW w:w="2410" w:type="dxa"/>
            <w:tcBorders>
              <w:top w:val="single" w:sz="4" w:space="0" w:color="auto"/>
              <w:left w:val="single" w:sz="4" w:space="0" w:color="auto"/>
              <w:bottom w:val="single" w:sz="4" w:space="0" w:color="auto"/>
              <w:right w:val="single" w:sz="4" w:space="0" w:color="auto"/>
            </w:tcBorders>
            <w:tcPrChange w:id="257"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0084158E" w14:textId="0C2657CD" w:rsidR="008C5383" w:rsidRDefault="008C5383" w:rsidP="008C5383">
            <w:r w:rsidRPr="00B50850">
              <w:rPr>
                <w:rFonts w:hint="eastAsia"/>
              </w:rPr>
              <w:t>㈱ﾌﾟﾚｯｸ研究所</w:t>
            </w:r>
          </w:p>
        </w:tc>
        <w:tc>
          <w:tcPr>
            <w:tcW w:w="2544" w:type="dxa"/>
            <w:vMerge w:val="restart"/>
            <w:tcBorders>
              <w:top w:val="single" w:sz="4" w:space="0" w:color="auto"/>
              <w:left w:val="single" w:sz="4" w:space="0" w:color="auto"/>
              <w:right w:val="single" w:sz="4" w:space="0" w:color="auto"/>
            </w:tcBorders>
            <w:tcPrChange w:id="258" w:author="本田志保" w:date="2024-04-26T14:50:00Z">
              <w:tcPr>
                <w:tcW w:w="2686" w:type="dxa"/>
                <w:gridSpan w:val="2"/>
                <w:vMerge w:val="restart"/>
                <w:tcBorders>
                  <w:top w:val="single" w:sz="4" w:space="0" w:color="auto"/>
                  <w:left w:val="single" w:sz="4" w:space="0" w:color="auto"/>
                  <w:right w:val="single" w:sz="4" w:space="0" w:color="auto"/>
                </w:tcBorders>
              </w:tcPr>
            </w:tcPrChange>
          </w:tcPr>
          <w:p w14:paraId="663B9AB6" w14:textId="77777777" w:rsidR="008C5383" w:rsidRPr="00B517ED" w:rsidRDefault="008C5383" w:rsidP="008C5383">
            <w:r>
              <w:rPr>
                <w:rFonts w:hint="eastAsia"/>
              </w:rPr>
              <w:t>本業務で知り得た保護すべき情報を取り扱う可能性のある者</w:t>
            </w:r>
          </w:p>
        </w:tc>
      </w:tr>
      <w:tr w:rsidR="00035C1A" w14:paraId="772DC34E" w14:textId="77777777" w:rsidTr="0027338E">
        <w:tc>
          <w:tcPr>
            <w:tcW w:w="2008" w:type="dxa"/>
            <w:vMerge/>
            <w:tcBorders>
              <w:left w:val="single" w:sz="4" w:space="0" w:color="auto"/>
              <w:right w:val="single" w:sz="4" w:space="0" w:color="auto"/>
            </w:tcBorders>
            <w:tcPrChange w:id="259" w:author="本田志保" w:date="2024-04-26T14:50:00Z">
              <w:tcPr>
                <w:tcW w:w="2008" w:type="dxa"/>
                <w:vMerge/>
                <w:tcBorders>
                  <w:left w:val="single" w:sz="4" w:space="0" w:color="auto"/>
                  <w:right w:val="single" w:sz="4" w:space="0" w:color="auto"/>
                </w:tcBorders>
              </w:tcPr>
            </w:tcPrChange>
          </w:tcPr>
          <w:p w14:paraId="577BFE56" w14:textId="77777777" w:rsidR="00035C1A" w:rsidRPr="00B517ED" w:rsidRDefault="00035C1A" w:rsidP="008C5383"/>
        </w:tc>
        <w:tc>
          <w:tcPr>
            <w:tcW w:w="1559" w:type="dxa"/>
            <w:tcBorders>
              <w:top w:val="single" w:sz="4" w:space="0" w:color="auto"/>
              <w:left w:val="single" w:sz="4" w:space="0" w:color="auto"/>
              <w:bottom w:val="single" w:sz="4" w:space="0" w:color="auto"/>
              <w:right w:val="single" w:sz="4" w:space="0" w:color="auto"/>
            </w:tcBorders>
            <w:tcPrChange w:id="260"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4AD920C1" w14:textId="2F55D632" w:rsidR="00035C1A" w:rsidRPr="00B50850" w:rsidRDefault="00035C1A" w:rsidP="008C5383">
            <w:r>
              <w:rPr>
                <w:rFonts w:hint="eastAsia"/>
              </w:rPr>
              <w:t>小川　匡</w:t>
            </w:r>
          </w:p>
        </w:tc>
        <w:tc>
          <w:tcPr>
            <w:tcW w:w="2410" w:type="dxa"/>
            <w:tcBorders>
              <w:top w:val="single" w:sz="4" w:space="0" w:color="auto"/>
              <w:left w:val="single" w:sz="4" w:space="0" w:color="auto"/>
              <w:bottom w:val="single" w:sz="4" w:space="0" w:color="auto"/>
              <w:right w:val="single" w:sz="4" w:space="0" w:color="auto"/>
            </w:tcBorders>
            <w:tcPrChange w:id="261"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06CA5B17" w14:textId="2A233331" w:rsidR="00035C1A" w:rsidRPr="00B50850" w:rsidRDefault="00035C1A" w:rsidP="008C5383">
            <w:r w:rsidRPr="00B50850">
              <w:rPr>
                <w:rFonts w:hint="eastAsia"/>
              </w:rPr>
              <w:t>㈱ﾌﾟﾚｯｸ研究所</w:t>
            </w:r>
          </w:p>
        </w:tc>
        <w:tc>
          <w:tcPr>
            <w:tcW w:w="2544" w:type="dxa"/>
            <w:vMerge/>
            <w:tcBorders>
              <w:left w:val="single" w:sz="4" w:space="0" w:color="auto"/>
              <w:right w:val="single" w:sz="4" w:space="0" w:color="auto"/>
            </w:tcBorders>
            <w:tcPrChange w:id="262" w:author="本田志保" w:date="2024-04-26T14:50:00Z">
              <w:tcPr>
                <w:tcW w:w="2686" w:type="dxa"/>
                <w:gridSpan w:val="2"/>
                <w:vMerge/>
                <w:tcBorders>
                  <w:left w:val="single" w:sz="4" w:space="0" w:color="auto"/>
                  <w:right w:val="single" w:sz="4" w:space="0" w:color="auto"/>
                </w:tcBorders>
              </w:tcPr>
            </w:tcPrChange>
          </w:tcPr>
          <w:p w14:paraId="1C154611" w14:textId="77777777" w:rsidR="00035C1A" w:rsidRPr="00B517ED" w:rsidRDefault="00035C1A" w:rsidP="008C5383"/>
        </w:tc>
      </w:tr>
      <w:tr w:rsidR="008C5383" w14:paraId="396D7A7C" w14:textId="77777777" w:rsidTr="0027338E">
        <w:tc>
          <w:tcPr>
            <w:tcW w:w="2008" w:type="dxa"/>
            <w:vMerge/>
            <w:tcBorders>
              <w:left w:val="single" w:sz="4" w:space="0" w:color="auto"/>
              <w:right w:val="single" w:sz="4" w:space="0" w:color="auto"/>
            </w:tcBorders>
            <w:tcPrChange w:id="263" w:author="本田志保" w:date="2024-04-26T14:50:00Z">
              <w:tcPr>
                <w:tcW w:w="2008" w:type="dxa"/>
                <w:vMerge/>
                <w:tcBorders>
                  <w:left w:val="single" w:sz="4" w:space="0" w:color="auto"/>
                  <w:right w:val="single" w:sz="4" w:space="0" w:color="auto"/>
                </w:tcBorders>
              </w:tcPr>
            </w:tcPrChange>
          </w:tcPr>
          <w:p w14:paraId="1BD67EDF"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264"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0ECDF07B" w14:textId="160605E6" w:rsidR="008C5383" w:rsidRPr="00B517ED" w:rsidRDefault="008C5383" w:rsidP="008C5383">
            <w:r w:rsidRPr="00B50850">
              <w:rPr>
                <w:rFonts w:hint="eastAsia"/>
              </w:rPr>
              <w:t>羅　天合</w:t>
            </w:r>
          </w:p>
        </w:tc>
        <w:tc>
          <w:tcPr>
            <w:tcW w:w="2410" w:type="dxa"/>
            <w:tcBorders>
              <w:top w:val="single" w:sz="4" w:space="0" w:color="auto"/>
              <w:left w:val="single" w:sz="4" w:space="0" w:color="auto"/>
              <w:bottom w:val="single" w:sz="4" w:space="0" w:color="auto"/>
              <w:right w:val="single" w:sz="4" w:space="0" w:color="auto"/>
            </w:tcBorders>
            <w:tcPrChange w:id="265"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0D8F4C65" w14:textId="001D0AA5" w:rsidR="008C5383" w:rsidRPr="00B517ED" w:rsidRDefault="008C5383" w:rsidP="008C5383">
            <w:r w:rsidRPr="00B50850">
              <w:rPr>
                <w:rFonts w:hint="eastAsia"/>
              </w:rPr>
              <w:t>㈱ﾌﾟﾚｯｸ研究所</w:t>
            </w:r>
          </w:p>
        </w:tc>
        <w:tc>
          <w:tcPr>
            <w:tcW w:w="2544" w:type="dxa"/>
            <w:vMerge/>
            <w:tcBorders>
              <w:left w:val="single" w:sz="4" w:space="0" w:color="auto"/>
              <w:right w:val="single" w:sz="4" w:space="0" w:color="auto"/>
            </w:tcBorders>
            <w:tcPrChange w:id="266" w:author="本田志保" w:date="2024-04-26T14:50:00Z">
              <w:tcPr>
                <w:tcW w:w="2686" w:type="dxa"/>
                <w:gridSpan w:val="2"/>
                <w:vMerge/>
                <w:tcBorders>
                  <w:left w:val="single" w:sz="4" w:space="0" w:color="auto"/>
                  <w:right w:val="single" w:sz="4" w:space="0" w:color="auto"/>
                </w:tcBorders>
              </w:tcPr>
            </w:tcPrChange>
          </w:tcPr>
          <w:p w14:paraId="4D726A86" w14:textId="77777777" w:rsidR="008C5383" w:rsidRPr="00B517ED" w:rsidRDefault="008C5383" w:rsidP="008C5383"/>
        </w:tc>
      </w:tr>
      <w:tr w:rsidR="008C5383" w14:paraId="3463D908" w14:textId="77777777" w:rsidTr="0027338E">
        <w:tc>
          <w:tcPr>
            <w:tcW w:w="2008" w:type="dxa"/>
            <w:vMerge/>
            <w:tcBorders>
              <w:left w:val="single" w:sz="4" w:space="0" w:color="auto"/>
              <w:right w:val="single" w:sz="4" w:space="0" w:color="auto"/>
            </w:tcBorders>
            <w:tcPrChange w:id="267" w:author="本田志保" w:date="2024-04-26T14:50:00Z">
              <w:tcPr>
                <w:tcW w:w="2008" w:type="dxa"/>
                <w:vMerge/>
                <w:tcBorders>
                  <w:left w:val="single" w:sz="4" w:space="0" w:color="auto"/>
                  <w:right w:val="single" w:sz="4" w:space="0" w:color="auto"/>
                </w:tcBorders>
              </w:tcPr>
            </w:tcPrChange>
          </w:tcPr>
          <w:p w14:paraId="25E0AFC0"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268"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37C329E6" w14:textId="5CC880C2" w:rsidR="008C5383" w:rsidRPr="00B50850" w:rsidRDefault="008C5383" w:rsidP="008C5383">
            <w:r>
              <w:rPr>
                <w:rFonts w:hint="eastAsia"/>
              </w:rPr>
              <w:t>田中　亮平</w:t>
            </w:r>
          </w:p>
        </w:tc>
        <w:tc>
          <w:tcPr>
            <w:tcW w:w="2410" w:type="dxa"/>
            <w:tcBorders>
              <w:top w:val="single" w:sz="4" w:space="0" w:color="auto"/>
              <w:left w:val="single" w:sz="4" w:space="0" w:color="auto"/>
              <w:bottom w:val="single" w:sz="4" w:space="0" w:color="auto"/>
              <w:right w:val="single" w:sz="4" w:space="0" w:color="auto"/>
            </w:tcBorders>
            <w:tcPrChange w:id="269"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552B2B87" w14:textId="3D116A1E" w:rsidR="008C5383" w:rsidRPr="00B50850" w:rsidRDefault="008C5383" w:rsidP="008C5383">
            <w:r w:rsidRPr="00B50850">
              <w:rPr>
                <w:rFonts w:hint="eastAsia"/>
              </w:rPr>
              <w:t>㈱ﾌﾟﾚｯｸ研究所</w:t>
            </w:r>
          </w:p>
        </w:tc>
        <w:tc>
          <w:tcPr>
            <w:tcW w:w="2544" w:type="dxa"/>
            <w:vMerge/>
            <w:tcBorders>
              <w:left w:val="single" w:sz="4" w:space="0" w:color="auto"/>
              <w:right w:val="single" w:sz="4" w:space="0" w:color="auto"/>
            </w:tcBorders>
            <w:tcPrChange w:id="270" w:author="本田志保" w:date="2024-04-26T14:50:00Z">
              <w:tcPr>
                <w:tcW w:w="2686" w:type="dxa"/>
                <w:gridSpan w:val="2"/>
                <w:vMerge/>
                <w:tcBorders>
                  <w:left w:val="single" w:sz="4" w:space="0" w:color="auto"/>
                  <w:right w:val="single" w:sz="4" w:space="0" w:color="auto"/>
                </w:tcBorders>
              </w:tcPr>
            </w:tcPrChange>
          </w:tcPr>
          <w:p w14:paraId="7431C51D" w14:textId="77777777" w:rsidR="008C5383" w:rsidRPr="00B517ED" w:rsidRDefault="008C5383" w:rsidP="008C5383"/>
        </w:tc>
      </w:tr>
      <w:tr w:rsidR="008C5383" w14:paraId="3D411041" w14:textId="77777777" w:rsidTr="0027338E">
        <w:tc>
          <w:tcPr>
            <w:tcW w:w="2008" w:type="dxa"/>
            <w:vMerge/>
            <w:tcBorders>
              <w:left w:val="single" w:sz="4" w:space="0" w:color="auto"/>
              <w:right w:val="single" w:sz="4" w:space="0" w:color="auto"/>
            </w:tcBorders>
            <w:tcPrChange w:id="271" w:author="本田志保" w:date="2024-04-26T14:50:00Z">
              <w:tcPr>
                <w:tcW w:w="2008" w:type="dxa"/>
                <w:vMerge/>
                <w:tcBorders>
                  <w:left w:val="single" w:sz="4" w:space="0" w:color="auto"/>
                  <w:right w:val="single" w:sz="4" w:space="0" w:color="auto"/>
                </w:tcBorders>
              </w:tcPr>
            </w:tcPrChange>
          </w:tcPr>
          <w:p w14:paraId="6470B09F"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272"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5234A9AA" w14:textId="2E96B6F0" w:rsidR="008C5383" w:rsidRPr="00B50850" w:rsidRDefault="008C5383" w:rsidP="008C5383">
            <w:r w:rsidRPr="00B50850">
              <w:rPr>
                <w:rFonts w:hint="eastAsia"/>
              </w:rPr>
              <w:t>嘉藤　遥</w:t>
            </w:r>
          </w:p>
        </w:tc>
        <w:tc>
          <w:tcPr>
            <w:tcW w:w="2410" w:type="dxa"/>
            <w:tcBorders>
              <w:top w:val="single" w:sz="4" w:space="0" w:color="auto"/>
              <w:left w:val="single" w:sz="4" w:space="0" w:color="auto"/>
              <w:bottom w:val="single" w:sz="4" w:space="0" w:color="auto"/>
              <w:right w:val="single" w:sz="4" w:space="0" w:color="auto"/>
            </w:tcBorders>
            <w:tcPrChange w:id="273"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495DB9CC" w14:textId="66F4D4CD" w:rsidR="008C5383" w:rsidRPr="00B50850" w:rsidRDefault="008C5383" w:rsidP="008C5383">
            <w:r w:rsidRPr="00B50850">
              <w:rPr>
                <w:rFonts w:hint="eastAsia"/>
              </w:rPr>
              <w:t>㈱ﾌﾟﾚｯｸ研究所</w:t>
            </w:r>
          </w:p>
        </w:tc>
        <w:tc>
          <w:tcPr>
            <w:tcW w:w="2544" w:type="dxa"/>
            <w:vMerge/>
            <w:tcBorders>
              <w:left w:val="single" w:sz="4" w:space="0" w:color="auto"/>
              <w:right w:val="single" w:sz="4" w:space="0" w:color="auto"/>
            </w:tcBorders>
            <w:tcPrChange w:id="274" w:author="本田志保" w:date="2024-04-26T14:50:00Z">
              <w:tcPr>
                <w:tcW w:w="2686" w:type="dxa"/>
                <w:gridSpan w:val="2"/>
                <w:vMerge/>
                <w:tcBorders>
                  <w:left w:val="single" w:sz="4" w:space="0" w:color="auto"/>
                  <w:right w:val="single" w:sz="4" w:space="0" w:color="auto"/>
                </w:tcBorders>
              </w:tcPr>
            </w:tcPrChange>
          </w:tcPr>
          <w:p w14:paraId="2BAD9530" w14:textId="77777777" w:rsidR="008C5383" w:rsidRPr="00B517ED" w:rsidRDefault="008C5383" w:rsidP="008C5383"/>
        </w:tc>
      </w:tr>
      <w:tr w:rsidR="00E424CD" w14:paraId="0895B3E3" w14:textId="77777777" w:rsidTr="0027338E">
        <w:trPr>
          <w:ins w:id="275" w:author="本田志保" w:date="2024-04-26T12:22:00Z"/>
        </w:trPr>
        <w:tc>
          <w:tcPr>
            <w:tcW w:w="2008" w:type="dxa"/>
            <w:vMerge w:val="restart"/>
            <w:tcBorders>
              <w:left w:val="single" w:sz="4" w:space="0" w:color="auto"/>
              <w:right w:val="single" w:sz="4" w:space="0" w:color="auto"/>
            </w:tcBorders>
          </w:tcPr>
          <w:p w14:paraId="26BC3CB5" w14:textId="68F7ED27" w:rsidR="00E424CD" w:rsidRPr="00B517ED" w:rsidRDefault="00E424CD" w:rsidP="008C5383">
            <w:pPr>
              <w:rPr>
                <w:ins w:id="276" w:author="本田志保" w:date="2024-04-26T12:22:00Z"/>
              </w:rPr>
            </w:pPr>
          </w:p>
        </w:tc>
        <w:tc>
          <w:tcPr>
            <w:tcW w:w="1559" w:type="dxa"/>
            <w:tcBorders>
              <w:top w:val="single" w:sz="4" w:space="0" w:color="auto"/>
              <w:left w:val="single" w:sz="4" w:space="0" w:color="auto"/>
              <w:bottom w:val="single" w:sz="4" w:space="0" w:color="auto"/>
              <w:right w:val="single" w:sz="4" w:space="0" w:color="auto"/>
            </w:tcBorders>
          </w:tcPr>
          <w:p w14:paraId="1E71B868" w14:textId="63559563" w:rsidR="00E424CD" w:rsidRPr="00B50850" w:rsidRDefault="00E424CD" w:rsidP="008C5383">
            <w:pPr>
              <w:rPr>
                <w:ins w:id="277" w:author="本田志保" w:date="2024-04-26T12:22:00Z"/>
              </w:rPr>
            </w:pPr>
            <w:ins w:id="278" w:author="本田志保" w:date="2024-04-26T12:22:00Z">
              <w:r>
                <w:rPr>
                  <w:rFonts w:hint="eastAsia"/>
                </w:rPr>
                <w:t>満生　朋子</w:t>
              </w:r>
            </w:ins>
          </w:p>
        </w:tc>
        <w:tc>
          <w:tcPr>
            <w:tcW w:w="2410" w:type="dxa"/>
            <w:tcBorders>
              <w:top w:val="single" w:sz="4" w:space="0" w:color="auto"/>
              <w:left w:val="single" w:sz="4" w:space="0" w:color="auto"/>
              <w:bottom w:val="single" w:sz="4" w:space="0" w:color="auto"/>
              <w:right w:val="single" w:sz="4" w:space="0" w:color="auto"/>
            </w:tcBorders>
          </w:tcPr>
          <w:p w14:paraId="0BBC40A8" w14:textId="02714669" w:rsidR="00E424CD" w:rsidRPr="00B50850" w:rsidRDefault="00E424CD" w:rsidP="008C5383">
            <w:pPr>
              <w:rPr>
                <w:ins w:id="279" w:author="本田志保" w:date="2024-04-26T12:22:00Z"/>
              </w:rPr>
            </w:pPr>
            <w:ins w:id="280" w:author="本田志保" w:date="2024-04-26T12:22:00Z">
              <w:r w:rsidRPr="00B50850">
                <w:rPr>
                  <w:rFonts w:hint="eastAsia"/>
                </w:rPr>
                <w:t>㈱ランズ計画研究所</w:t>
              </w:r>
            </w:ins>
          </w:p>
        </w:tc>
        <w:tc>
          <w:tcPr>
            <w:tcW w:w="2544" w:type="dxa"/>
            <w:vMerge/>
            <w:tcBorders>
              <w:left w:val="single" w:sz="4" w:space="0" w:color="auto"/>
              <w:right w:val="single" w:sz="4" w:space="0" w:color="auto"/>
            </w:tcBorders>
          </w:tcPr>
          <w:p w14:paraId="50091C76" w14:textId="77777777" w:rsidR="00E424CD" w:rsidRPr="00B517ED" w:rsidRDefault="00E424CD" w:rsidP="008C5383">
            <w:pPr>
              <w:rPr>
                <w:ins w:id="281" w:author="本田志保" w:date="2024-04-26T12:22:00Z"/>
              </w:rPr>
            </w:pPr>
          </w:p>
        </w:tc>
      </w:tr>
      <w:tr w:rsidR="008C5383" w14:paraId="546D44D9" w14:textId="77777777" w:rsidTr="0027338E">
        <w:tc>
          <w:tcPr>
            <w:tcW w:w="2008" w:type="dxa"/>
            <w:vMerge/>
            <w:tcBorders>
              <w:left w:val="single" w:sz="4" w:space="0" w:color="auto"/>
              <w:right w:val="single" w:sz="4" w:space="0" w:color="auto"/>
            </w:tcBorders>
            <w:tcPrChange w:id="282" w:author="本田志保" w:date="2024-04-26T14:50:00Z">
              <w:tcPr>
                <w:tcW w:w="2008" w:type="dxa"/>
                <w:vMerge/>
                <w:tcBorders>
                  <w:left w:val="single" w:sz="4" w:space="0" w:color="auto"/>
                  <w:right w:val="single" w:sz="4" w:space="0" w:color="auto"/>
                </w:tcBorders>
              </w:tcPr>
            </w:tcPrChange>
          </w:tcPr>
          <w:p w14:paraId="696E3347"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283"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43B21724" w14:textId="130B4381" w:rsidR="008C5383" w:rsidRPr="00B50850" w:rsidRDefault="008C5383" w:rsidP="008C5383">
            <w:r w:rsidRPr="00B50850">
              <w:rPr>
                <w:rFonts w:hint="eastAsia"/>
              </w:rPr>
              <w:t>北島　佳浩</w:t>
            </w:r>
          </w:p>
        </w:tc>
        <w:tc>
          <w:tcPr>
            <w:tcW w:w="2410" w:type="dxa"/>
            <w:tcBorders>
              <w:top w:val="single" w:sz="4" w:space="0" w:color="auto"/>
              <w:left w:val="single" w:sz="4" w:space="0" w:color="auto"/>
              <w:bottom w:val="single" w:sz="4" w:space="0" w:color="auto"/>
              <w:right w:val="single" w:sz="4" w:space="0" w:color="auto"/>
            </w:tcBorders>
            <w:tcPrChange w:id="284"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222E8C95" w14:textId="32295AC5" w:rsidR="008C5383" w:rsidRPr="00B50850" w:rsidRDefault="008C5383" w:rsidP="008C5383">
            <w:r w:rsidRPr="00B50850">
              <w:rPr>
                <w:rFonts w:hint="eastAsia"/>
              </w:rPr>
              <w:t>㈱ランズ計画研究所</w:t>
            </w:r>
          </w:p>
        </w:tc>
        <w:tc>
          <w:tcPr>
            <w:tcW w:w="2544" w:type="dxa"/>
            <w:vMerge/>
            <w:tcBorders>
              <w:left w:val="single" w:sz="4" w:space="0" w:color="auto"/>
              <w:right w:val="single" w:sz="4" w:space="0" w:color="auto"/>
            </w:tcBorders>
            <w:tcPrChange w:id="285" w:author="本田志保" w:date="2024-04-26T14:50:00Z">
              <w:tcPr>
                <w:tcW w:w="2686" w:type="dxa"/>
                <w:gridSpan w:val="2"/>
                <w:vMerge/>
                <w:tcBorders>
                  <w:left w:val="single" w:sz="4" w:space="0" w:color="auto"/>
                  <w:right w:val="single" w:sz="4" w:space="0" w:color="auto"/>
                </w:tcBorders>
              </w:tcPr>
            </w:tcPrChange>
          </w:tcPr>
          <w:p w14:paraId="6ED3F50F" w14:textId="77777777" w:rsidR="008C5383" w:rsidRPr="00B517ED" w:rsidRDefault="008C5383" w:rsidP="008C5383"/>
        </w:tc>
      </w:tr>
      <w:tr w:rsidR="008C5383" w14:paraId="42D58EB1" w14:textId="77777777" w:rsidTr="0027338E">
        <w:tc>
          <w:tcPr>
            <w:tcW w:w="2008" w:type="dxa"/>
            <w:vMerge/>
            <w:tcBorders>
              <w:left w:val="single" w:sz="4" w:space="0" w:color="auto"/>
              <w:right w:val="single" w:sz="4" w:space="0" w:color="auto"/>
            </w:tcBorders>
            <w:tcPrChange w:id="286" w:author="本田志保" w:date="2024-04-26T14:50:00Z">
              <w:tcPr>
                <w:tcW w:w="2008" w:type="dxa"/>
                <w:vMerge/>
                <w:tcBorders>
                  <w:left w:val="single" w:sz="4" w:space="0" w:color="auto"/>
                  <w:right w:val="single" w:sz="4" w:space="0" w:color="auto"/>
                </w:tcBorders>
              </w:tcPr>
            </w:tcPrChange>
          </w:tcPr>
          <w:p w14:paraId="3800BECA"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287"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0FA419C3" w14:textId="77777777" w:rsidR="008C5383" w:rsidRPr="00B517ED" w:rsidRDefault="008C5383" w:rsidP="008C5383">
            <w:r w:rsidRPr="00B50850">
              <w:rPr>
                <w:rFonts w:hint="eastAsia"/>
              </w:rPr>
              <w:t>浅見　友紀</w:t>
            </w:r>
          </w:p>
        </w:tc>
        <w:tc>
          <w:tcPr>
            <w:tcW w:w="2410" w:type="dxa"/>
            <w:tcBorders>
              <w:top w:val="single" w:sz="4" w:space="0" w:color="auto"/>
              <w:left w:val="single" w:sz="4" w:space="0" w:color="auto"/>
              <w:bottom w:val="single" w:sz="4" w:space="0" w:color="auto"/>
              <w:right w:val="single" w:sz="4" w:space="0" w:color="auto"/>
            </w:tcBorders>
            <w:tcPrChange w:id="288"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257D012B" w14:textId="77777777" w:rsidR="008C5383" w:rsidRPr="00B517ED" w:rsidRDefault="008C5383" w:rsidP="008C5383">
            <w:r w:rsidRPr="00B50850">
              <w:rPr>
                <w:rFonts w:hint="eastAsia"/>
              </w:rPr>
              <w:t>㈱ランズ計画研究所</w:t>
            </w:r>
          </w:p>
        </w:tc>
        <w:tc>
          <w:tcPr>
            <w:tcW w:w="2544" w:type="dxa"/>
            <w:vMerge/>
            <w:tcBorders>
              <w:left w:val="single" w:sz="4" w:space="0" w:color="auto"/>
              <w:right w:val="single" w:sz="4" w:space="0" w:color="auto"/>
            </w:tcBorders>
            <w:tcPrChange w:id="289" w:author="本田志保" w:date="2024-04-26T14:50:00Z">
              <w:tcPr>
                <w:tcW w:w="2686" w:type="dxa"/>
                <w:gridSpan w:val="2"/>
                <w:vMerge/>
                <w:tcBorders>
                  <w:left w:val="single" w:sz="4" w:space="0" w:color="auto"/>
                  <w:right w:val="single" w:sz="4" w:space="0" w:color="auto"/>
                </w:tcBorders>
              </w:tcPr>
            </w:tcPrChange>
          </w:tcPr>
          <w:p w14:paraId="47A2925B" w14:textId="77777777" w:rsidR="008C5383" w:rsidRPr="00B517ED" w:rsidRDefault="008C5383" w:rsidP="008C5383"/>
        </w:tc>
      </w:tr>
      <w:tr w:rsidR="008C5383" w14:paraId="0BF9EE35" w14:textId="77777777" w:rsidTr="0027338E">
        <w:tc>
          <w:tcPr>
            <w:tcW w:w="2008" w:type="dxa"/>
            <w:vMerge/>
            <w:tcBorders>
              <w:left w:val="single" w:sz="4" w:space="0" w:color="auto"/>
              <w:right w:val="single" w:sz="4" w:space="0" w:color="auto"/>
            </w:tcBorders>
            <w:tcPrChange w:id="290" w:author="本田志保" w:date="2024-04-26T14:50:00Z">
              <w:tcPr>
                <w:tcW w:w="2008" w:type="dxa"/>
                <w:vMerge/>
                <w:tcBorders>
                  <w:left w:val="single" w:sz="4" w:space="0" w:color="auto"/>
                  <w:right w:val="single" w:sz="4" w:space="0" w:color="auto"/>
                </w:tcBorders>
              </w:tcPr>
            </w:tcPrChange>
          </w:tcPr>
          <w:p w14:paraId="15CFE9C8"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291"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64484A16" w14:textId="77777777" w:rsidR="008C5383" w:rsidRPr="00B517ED" w:rsidRDefault="008C5383" w:rsidP="008C5383">
            <w:r w:rsidRPr="00B50850">
              <w:rPr>
                <w:rFonts w:hint="eastAsia"/>
              </w:rPr>
              <w:t>文珠　正哲</w:t>
            </w:r>
          </w:p>
        </w:tc>
        <w:tc>
          <w:tcPr>
            <w:tcW w:w="2410" w:type="dxa"/>
            <w:tcBorders>
              <w:top w:val="single" w:sz="4" w:space="0" w:color="auto"/>
              <w:left w:val="single" w:sz="4" w:space="0" w:color="auto"/>
              <w:bottom w:val="single" w:sz="4" w:space="0" w:color="auto"/>
              <w:right w:val="single" w:sz="4" w:space="0" w:color="auto"/>
            </w:tcBorders>
            <w:tcPrChange w:id="292"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444F232E" w14:textId="77777777" w:rsidR="008C5383" w:rsidRPr="00B517ED" w:rsidRDefault="008C5383" w:rsidP="008C5383">
            <w:r w:rsidRPr="00B50850">
              <w:rPr>
                <w:rFonts w:hint="eastAsia"/>
              </w:rPr>
              <w:t>㈱ランズ計画研究所</w:t>
            </w:r>
          </w:p>
        </w:tc>
        <w:tc>
          <w:tcPr>
            <w:tcW w:w="2544" w:type="dxa"/>
            <w:vMerge/>
            <w:tcBorders>
              <w:left w:val="single" w:sz="4" w:space="0" w:color="auto"/>
              <w:right w:val="single" w:sz="4" w:space="0" w:color="auto"/>
            </w:tcBorders>
            <w:tcPrChange w:id="293" w:author="本田志保" w:date="2024-04-26T14:50:00Z">
              <w:tcPr>
                <w:tcW w:w="2686" w:type="dxa"/>
                <w:gridSpan w:val="2"/>
                <w:vMerge/>
                <w:tcBorders>
                  <w:left w:val="single" w:sz="4" w:space="0" w:color="auto"/>
                  <w:right w:val="single" w:sz="4" w:space="0" w:color="auto"/>
                </w:tcBorders>
              </w:tcPr>
            </w:tcPrChange>
          </w:tcPr>
          <w:p w14:paraId="2B0578D9" w14:textId="77777777" w:rsidR="008C5383" w:rsidRPr="00B517ED" w:rsidRDefault="008C5383" w:rsidP="008C5383"/>
        </w:tc>
      </w:tr>
      <w:tr w:rsidR="008C5383" w14:paraId="64B02546" w14:textId="77777777" w:rsidTr="0027338E">
        <w:tc>
          <w:tcPr>
            <w:tcW w:w="2008" w:type="dxa"/>
            <w:vMerge/>
            <w:tcBorders>
              <w:left w:val="single" w:sz="4" w:space="0" w:color="auto"/>
              <w:right w:val="single" w:sz="4" w:space="0" w:color="auto"/>
            </w:tcBorders>
            <w:tcPrChange w:id="294" w:author="本田志保" w:date="2024-04-26T14:50:00Z">
              <w:tcPr>
                <w:tcW w:w="2008" w:type="dxa"/>
                <w:vMerge/>
                <w:tcBorders>
                  <w:left w:val="single" w:sz="4" w:space="0" w:color="auto"/>
                  <w:right w:val="single" w:sz="4" w:space="0" w:color="auto"/>
                </w:tcBorders>
              </w:tcPr>
            </w:tcPrChange>
          </w:tcPr>
          <w:p w14:paraId="0E3424C6"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295"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01737848" w14:textId="77777777" w:rsidR="008C5383" w:rsidRPr="00B517ED" w:rsidRDefault="008C5383" w:rsidP="008C5383">
            <w:r w:rsidRPr="00B50850">
              <w:rPr>
                <w:rFonts w:hint="eastAsia"/>
              </w:rPr>
              <w:t>石川　麻由子</w:t>
            </w:r>
          </w:p>
        </w:tc>
        <w:tc>
          <w:tcPr>
            <w:tcW w:w="2410" w:type="dxa"/>
            <w:tcBorders>
              <w:top w:val="single" w:sz="4" w:space="0" w:color="auto"/>
              <w:left w:val="single" w:sz="4" w:space="0" w:color="auto"/>
              <w:bottom w:val="single" w:sz="4" w:space="0" w:color="auto"/>
              <w:right w:val="single" w:sz="4" w:space="0" w:color="auto"/>
            </w:tcBorders>
            <w:tcPrChange w:id="296"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45DA060C" w14:textId="77777777" w:rsidR="008C5383" w:rsidRPr="00B517ED" w:rsidRDefault="008C5383" w:rsidP="008C5383">
            <w:r w:rsidRPr="00B50850">
              <w:rPr>
                <w:rFonts w:hint="eastAsia"/>
              </w:rPr>
              <w:t>㈱ランズ計画研究所</w:t>
            </w:r>
          </w:p>
        </w:tc>
        <w:tc>
          <w:tcPr>
            <w:tcW w:w="2544" w:type="dxa"/>
            <w:vMerge/>
            <w:tcBorders>
              <w:left w:val="single" w:sz="4" w:space="0" w:color="auto"/>
              <w:right w:val="single" w:sz="4" w:space="0" w:color="auto"/>
            </w:tcBorders>
            <w:tcPrChange w:id="297" w:author="本田志保" w:date="2024-04-26T14:50:00Z">
              <w:tcPr>
                <w:tcW w:w="2686" w:type="dxa"/>
                <w:gridSpan w:val="2"/>
                <w:vMerge/>
                <w:tcBorders>
                  <w:left w:val="single" w:sz="4" w:space="0" w:color="auto"/>
                  <w:right w:val="single" w:sz="4" w:space="0" w:color="auto"/>
                </w:tcBorders>
              </w:tcPr>
            </w:tcPrChange>
          </w:tcPr>
          <w:p w14:paraId="5826D46C" w14:textId="77777777" w:rsidR="008C5383" w:rsidRPr="00B517ED" w:rsidRDefault="008C5383" w:rsidP="008C5383"/>
        </w:tc>
      </w:tr>
      <w:tr w:rsidR="008C5383" w14:paraId="6CE26E5F" w14:textId="77777777" w:rsidTr="0027338E">
        <w:tc>
          <w:tcPr>
            <w:tcW w:w="2008" w:type="dxa"/>
            <w:vMerge/>
            <w:tcBorders>
              <w:left w:val="single" w:sz="4" w:space="0" w:color="auto"/>
              <w:right w:val="single" w:sz="4" w:space="0" w:color="auto"/>
            </w:tcBorders>
            <w:tcPrChange w:id="298" w:author="本田志保" w:date="2024-04-26T14:50:00Z">
              <w:tcPr>
                <w:tcW w:w="2008" w:type="dxa"/>
                <w:vMerge/>
                <w:tcBorders>
                  <w:left w:val="single" w:sz="4" w:space="0" w:color="auto"/>
                  <w:right w:val="single" w:sz="4" w:space="0" w:color="auto"/>
                </w:tcBorders>
              </w:tcPr>
            </w:tcPrChange>
          </w:tcPr>
          <w:p w14:paraId="5492D9CD"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299"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20BA727A" w14:textId="77777777" w:rsidR="008C5383" w:rsidRPr="00B517ED" w:rsidRDefault="008C5383" w:rsidP="008C5383">
            <w:r w:rsidRPr="00B50850">
              <w:rPr>
                <w:rFonts w:hint="eastAsia"/>
              </w:rPr>
              <w:t>加藤　修</w:t>
            </w:r>
          </w:p>
        </w:tc>
        <w:tc>
          <w:tcPr>
            <w:tcW w:w="2410" w:type="dxa"/>
            <w:tcBorders>
              <w:top w:val="single" w:sz="4" w:space="0" w:color="auto"/>
              <w:left w:val="single" w:sz="4" w:space="0" w:color="auto"/>
              <w:bottom w:val="single" w:sz="4" w:space="0" w:color="auto"/>
              <w:right w:val="single" w:sz="4" w:space="0" w:color="auto"/>
            </w:tcBorders>
            <w:tcPrChange w:id="300"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2BC68677" w14:textId="77777777" w:rsidR="008C5383" w:rsidRPr="00B517ED" w:rsidRDefault="008C5383" w:rsidP="008C5383">
            <w:r w:rsidRPr="00B50850">
              <w:rPr>
                <w:rFonts w:hint="eastAsia"/>
              </w:rPr>
              <w:t>㈱ヘッズ 代表取締役</w:t>
            </w:r>
          </w:p>
        </w:tc>
        <w:tc>
          <w:tcPr>
            <w:tcW w:w="2544" w:type="dxa"/>
            <w:vMerge/>
            <w:tcBorders>
              <w:left w:val="single" w:sz="4" w:space="0" w:color="auto"/>
              <w:right w:val="single" w:sz="4" w:space="0" w:color="auto"/>
            </w:tcBorders>
            <w:tcPrChange w:id="301" w:author="本田志保" w:date="2024-04-26T14:50:00Z">
              <w:tcPr>
                <w:tcW w:w="2686" w:type="dxa"/>
                <w:gridSpan w:val="2"/>
                <w:vMerge/>
                <w:tcBorders>
                  <w:left w:val="single" w:sz="4" w:space="0" w:color="auto"/>
                  <w:right w:val="single" w:sz="4" w:space="0" w:color="auto"/>
                </w:tcBorders>
              </w:tcPr>
            </w:tcPrChange>
          </w:tcPr>
          <w:p w14:paraId="7A215C64" w14:textId="77777777" w:rsidR="008C5383" w:rsidRPr="00B517ED" w:rsidRDefault="008C5383" w:rsidP="008C5383"/>
        </w:tc>
      </w:tr>
      <w:tr w:rsidR="008C5383" w14:paraId="1D402530" w14:textId="77777777" w:rsidTr="0027338E">
        <w:tc>
          <w:tcPr>
            <w:tcW w:w="2008" w:type="dxa"/>
            <w:vMerge/>
            <w:tcBorders>
              <w:left w:val="single" w:sz="4" w:space="0" w:color="auto"/>
              <w:right w:val="single" w:sz="4" w:space="0" w:color="auto"/>
            </w:tcBorders>
            <w:tcPrChange w:id="302" w:author="本田志保" w:date="2024-04-26T14:50:00Z">
              <w:tcPr>
                <w:tcW w:w="2008" w:type="dxa"/>
                <w:vMerge/>
                <w:tcBorders>
                  <w:left w:val="single" w:sz="4" w:space="0" w:color="auto"/>
                  <w:right w:val="single" w:sz="4" w:space="0" w:color="auto"/>
                </w:tcBorders>
              </w:tcPr>
            </w:tcPrChange>
          </w:tcPr>
          <w:p w14:paraId="45B13111"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03"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39B42B13" w14:textId="77777777" w:rsidR="008C5383" w:rsidRPr="00B517ED" w:rsidRDefault="008C5383" w:rsidP="008C5383">
            <w:r w:rsidRPr="00B50850">
              <w:rPr>
                <w:rFonts w:hint="eastAsia"/>
              </w:rPr>
              <w:t>加藤　茂男</w:t>
            </w:r>
          </w:p>
        </w:tc>
        <w:tc>
          <w:tcPr>
            <w:tcW w:w="2410" w:type="dxa"/>
            <w:tcBorders>
              <w:top w:val="single" w:sz="4" w:space="0" w:color="auto"/>
              <w:left w:val="single" w:sz="4" w:space="0" w:color="auto"/>
              <w:bottom w:val="single" w:sz="4" w:space="0" w:color="auto"/>
              <w:right w:val="single" w:sz="4" w:space="0" w:color="auto"/>
            </w:tcBorders>
            <w:tcPrChange w:id="304"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4FE53FD5" w14:textId="77777777" w:rsidR="008C5383" w:rsidRPr="00B517ED" w:rsidRDefault="008C5383" w:rsidP="008C5383">
            <w:r w:rsidRPr="00B50850">
              <w:rPr>
                <w:rFonts w:hint="eastAsia"/>
              </w:rPr>
              <w:t>㈱ヘッズ東京本社ｼﾆｱﾃﾞｻﾞｲﾅｰ</w:t>
            </w:r>
          </w:p>
        </w:tc>
        <w:tc>
          <w:tcPr>
            <w:tcW w:w="2544" w:type="dxa"/>
            <w:vMerge/>
            <w:tcBorders>
              <w:left w:val="single" w:sz="4" w:space="0" w:color="auto"/>
              <w:right w:val="single" w:sz="4" w:space="0" w:color="auto"/>
            </w:tcBorders>
            <w:tcPrChange w:id="305" w:author="本田志保" w:date="2024-04-26T14:50:00Z">
              <w:tcPr>
                <w:tcW w:w="2686" w:type="dxa"/>
                <w:gridSpan w:val="2"/>
                <w:vMerge/>
                <w:tcBorders>
                  <w:left w:val="single" w:sz="4" w:space="0" w:color="auto"/>
                  <w:right w:val="single" w:sz="4" w:space="0" w:color="auto"/>
                </w:tcBorders>
              </w:tcPr>
            </w:tcPrChange>
          </w:tcPr>
          <w:p w14:paraId="28CEB69B" w14:textId="77777777" w:rsidR="008C5383" w:rsidRPr="00B517ED" w:rsidRDefault="008C5383" w:rsidP="008C5383"/>
        </w:tc>
      </w:tr>
      <w:tr w:rsidR="008C5383" w14:paraId="65571385" w14:textId="77777777" w:rsidTr="0027338E">
        <w:tc>
          <w:tcPr>
            <w:tcW w:w="2008" w:type="dxa"/>
            <w:vMerge/>
            <w:tcBorders>
              <w:left w:val="single" w:sz="4" w:space="0" w:color="auto"/>
              <w:right w:val="single" w:sz="4" w:space="0" w:color="auto"/>
            </w:tcBorders>
            <w:tcPrChange w:id="306" w:author="本田志保" w:date="2024-04-26T14:50:00Z">
              <w:tcPr>
                <w:tcW w:w="2008" w:type="dxa"/>
                <w:vMerge/>
                <w:tcBorders>
                  <w:left w:val="single" w:sz="4" w:space="0" w:color="auto"/>
                  <w:right w:val="single" w:sz="4" w:space="0" w:color="auto"/>
                </w:tcBorders>
              </w:tcPr>
            </w:tcPrChange>
          </w:tcPr>
          <w:p w14:paraId="40DF63DA"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07"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55066BA0" w14:textId="77777777" w:rsidR="008C5383" w:rsidRPr="00B517ED" w:rsidRDefault="008C5383" w:rsidP="008C5383">
            <w:r w:rsidRPr="00B50850">
              <w:rPr>
                <w:rFonts w:hint="eastAsia"/>
              </w:rPr>
              <w:t>福留　正雄</w:t>
            </w:r>
          </w:p>
        </w:tc>
        <w:tc>
          <w:tcPr>
            <w:tcW w:w="2410" w:type="dxa"/>
            <w:tcBorders>
              <w:top w:val="single" w:sz="4" w:space="0" w:color="auto"/>
              <w:left w:val="single" w:sz="4" w:space="0" w:color="auto"/>
              <w:bottom w:val="single" w:sz="4" w:space="0" w:color="auto"/>
              <w:right w:val="single" w:sz="4" w:space="0" w:color="auto"/>
            </w:tcBorders>
            <w:tcPrChange w:id="308"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725BB343" w14:textId="77777777" w:rsidR="008C5383" w:rsidRPr="00B517ED" w:rsidRDefault="008C5383" w:rsidP="008C5383">
            <w:r w:rsidRPr="00B50850">
              <w:rPr>
                <w:rFonts w:hint="eastAsia"/>
              </w:rPr>
              <w:t>㈱ヘッズ東京本社　ｾﾞﾈﾗﾙﾏﾈｰｼﾞｬｰ</w:t>
            </w:r>
          </w:p>
        </w:tc>
        <w:tc>
          <w:tcPr>
            <w:tcW w:w="2544" w:type="dxa"/>
            <w:vMerge/>
            <w:tcBorders>
              <w:left w:val="single" w:sz="4" w:space="0" w:color="auto"/>
              <w:right w:val="single" w:sz="4" w:space="0" w:color="auto"/>
            </w:tcBorders>
            <w:tcPrChange w:id="309" w:author="本田志保" w:date="2024-04-26T14:50:00Z">
              <w:tcPr>
                <w:tcW w:w="2686" w:type="dxa"/>
                <w:gridSpan w:val="2"/>
                <w:vMerge/>
                <w:tcBorders>
                  <w:left w:val="single" w:sz="4" w:space="0" w:color="auto"/>
                  <w:right w:val="single" w:sz="4" w:space="0" w:color="auto"/>
                </w:tcBorders>
              </w:tcPr>
            </w:tcPrChange>
          </w:tcPr>
          <w:p w14:paraId="42F8FEE3" w14:textId="77777777" w:rsidR="008C5383" w:rsidRPr="00B517ED" w:rsidRDefault="008C5383" w:rsidP="008C5383"/>
        </w:tc>
      </w:tr>
      <w:tr w:rsidR="008C5383" w14:paraId="4F3B4E2C" w14:textId="77777777" w:rsidTr="0027338E">
        <w:tc>
          <w:tcPr>
            <w:tcW w:w="2008" w:type="dxa"/>
            <w:vMerge/>
            <w:tcBorders>
              <w:left w:val="single" w:sz="4" w:space="0" w:color="auto"/>
              <w:right w:val="single" w:sz="4" w:space="0" w:color="auto"/>
            </w:tcBorders>
            <w:tcPrChange w:id="310" w:author="本田志保" w:date="2024-04-26T14:50:00Z">
              <w:tcPr>
                <w:tcW w:w="2008" w:type="dxa"/>
                <w:vMerge/>
                <w:tcBorders>
                  <w:left w:val="single" w:sz="4" w:space="0" w:color="auto"/>
                  <w:right w:val="single" w:sz="4" w:space="0" w:color="auto"/>
                </w:tcBorders>
              </w:tcPr>
            </w:tcPrChange>
          </w:tcPr>
          <w:p w14:paraId="5894B2FA"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11"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5BA2FC9B" w14:textId="77777777" w:rsidR="008C5383" w:rsidRPr="00B517ED" w:rsidRDefault="008C5383" w:rsidP="008C5383">
            <w:r w:rsidRPr="00B50850">
              <w:rPr>
                <w:rFonts w:hint="eastAsia"/>
              </w:rPr>
              <w:t>矢吹　克美</w:t>
            </w:r>
          </w:p>
        </w:tc>
        <w:tc>
          <w:tcPr>
            <w:tcW w:w="2410" w:type="dxa"/>
            <w:tcBorders>
              <w:top w:val="single" w:sz="4" w:space="0" w:color="auto"/>
              <w:left w:val="single" w:sz="4" w:space="0" w:color="auto"/>
              <w:bottom w:val="single" w:sz="4" w:space="0" w:color="auto"/>
              <w:right w:val="single" w:sz="4" w:space="0" w:color="auto"/>
            </w:tcBorders>
            <w:tcPrChange w:id="312"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16C1B3B5" w14:textId="77777777" w:rsidR="008C5383" w:rsidRPr="00B517ED" w:rsidRDefault="008C5383" w:rsidP="008C5383">
            <w:r w:rsidRPr="00B50850">
              <w:rPr>
                <w:rFonts w:hint="eastAsia"/>
              </w:rPr>
              <w:t>㈱ヘッズ東京本社　ﾁｰﾌﾃﾞｻﾞｲﾅｰ</w:t>
            </w:r>
          </w:p>
        </w:tc>
        <w:tc>
          <w:tcPr>
            <w:tcW w:w="2544" w:type="dxa"/>
            <w:vMerge/>
            <w:tcBorders>
              <w:left w:val="single" w:sz="4" w:space="0" w:color="auto"/>
              <w:right w:val="single" w:sz="4" w:space="0" w:color="auto"/>
            </w:tcBorders>
            <w:tcPrChange w:id="313" w:author="本田志保" w:date="2024-04-26T14:50:00Z">
              <w:tcPr>
                <w:tcW w:w="2686" w:type="dxa"/>
                <w:gridSpan w:val="2"/>
                <w:vMerge/>
                <w:tcBorders>
                  <w:left w:val="single" w:sz="4" w:space="0" w:color="auto"/>
                  <w:right w:val="single" w:sz="4" w:space="0" w:color="auto"/>
                </w:tcBorders>
              </w:tcPr>
            </w:tcPrChange>
          </w:tcPr>
          <w:p w14:paraId="2017E1BA" w14:textId="77777777" w:rsidR="008C5383" w:rsidRPr="00B517ED" w:rsidRDefault="008C5383" w:rsidP="008C5383"/>
        </w:tc>
      </w:tr>
      <w:tr w:rsidR="008C5383" w14:paraId="2839579B" w14:textId="77777777" w:rsidTr="0027338E">
        <w:tc>
          <w:tcPr>
            <w:tcW w:w="2008" w:type="dxa"/>
            <w:vMerge/>
            <w:tcBorders>
              <w:left w:val="single" w:sz="4" w:space="0" w:color="auto"/>
              <w:right w:val="single" w:sz="4" w:space="0" w:color="auto"/>
            </w:tcBorders>
            <w:tcPrChange w:id="314" w:author="本田志保" w:date="2024-04-26T14:50:00Z">
              <w:tcPr>
                <w:tcW w:w="2008" w:type="dxa"/>
                <w:vMerge/>
                <w:tcBorders>
                  <w:left w:val="single" w:sz="4" w:space="0" w:color="auto"/>
                  <w:right w:val="single" w:sz="4" w:space="0" w:color="auto"/>
                </w:tcBorders>
              </w:tcPr>
            </w:tcPrChange>
          </w:tcPr>
          <w:p w14:paraId="3132D144"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15"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0592EB08" w14:textId="77777777" w:rsidR="008C5383" w:rsidRPr="00B517ED" w:rsidRDefault="008C5383" w:rsidP="008C5383">
            <w:r w:rsidRPr="00B50850">
              <w:rPr>
                <w:rFonts w:hint="eastAsia"/>
              </w:rPr>
              <w:t>後藤　逸成</w:t>
            </w:r>
          </w:p>
        </w:tc>
        <w:tc>
          <w:tcPr>
            <w:tcW w:w="2410" w:type="dxa"/>
            <w:tcBorders>
              <w:top w:val="single" w:sz="4" w:space="0" w:color="auto"/>
              <w:left w:val="single" w:sz="4" w:space="0" w:color="auto"/>
              <w:bottom w:val="single" w:sz="4" w:space="0" w:color="auto"/>
              <w:right w:val="single" w:sz="4" w:space="0" w:color="auto"/>
            </w:tcBorders>
            <w:tcPrChange w:id="316"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704F56C3" w14:textId="77777777" w:rsidR="008C5383" w:rsidRPr="00B517ED" w:rsidRDefault="008C5383" w:rsidP="008C5383">
            <w:r w:rsidRPr="00B50850">
              <w:rPr>
                <w:rFonts w:hint="eastAsia"/>
              </w:rPr>
              <w:t>㈱空間創研</w:t>
            </w:r>
          </w:p>
        </w:tc>
        <w:tc>
          <w:tcPr>
            <w:tcW w:w="2544" w:type="dxa"/>
            <w:vMerge/>
            <w:tcBorders>
              <w:left w:val="single" w:sz="4" w:space="0" w:color="auto"/>
              <w:right w:val="single" w:sz="4" w:space="0" w:color="auto"/>
            </w:tcBorders>
            <w:tcPrChange w:id="317" w:author="本田志保" w:date="2024-04-26T14:50:00Z">
              <w:tcPr>
                <w:tcW w:w="2686" w:type="dxa"/>
                <w:gridSpan w:val="2"/>
                <w:vMerge/>
                <w:tcBorders>
                  <w:left w:val="single" w:sz="4" w:space="0" w:color="auto"/>
                  <w:right w:val="single" w:sz="4" w:space="0" w:color="auto"/>
                </w:tcBorders>
              </w:tcPr>
            </w:tcPrChange>
          </w:tcPr>
          <w:p w14:paraId="2EC07445" w14:textId="77777777" w:rsidR="008C5383" w:rsidRPr="00B517ED" w:rsidRDefault="008C5383" w:rsidP="008C5383"/>
        </w:tc>
      </w:tr>
      <w:tr w:rsidR="008C5383" w14:paraId="00DB586C" w14:textId="77777777" w:rsidTr="0027338E">
        <w:tc>
          <w:tcPr>
            <w:tcW w:w="2008" w:type="dxa"/>
            <w:vMerge/>
            <w:tcBorders>
              <w:left w:val="single" w:sz="4" w:space="0" w:color="auto"/>
              <w:right w:val="single" w:sz="4" w:space="0" w:color="auto"/>
            </w:tcBorders>
            <w:tcPrChange w:id="318" w:author="本田志保" w:date="2024-04-26T14:50:00Z">
              <w:tcPr>
                <w:tcW w:w="2008" w:type="dxa"/>
                <w:vMerge/>
                <w:tcBorders>
                  <w:left w:val="single" w:sz="4" w:space="0" w:color="auto"/>
                  <w:right w:val="single" w:sz="4" w:space="0" w:color="auto"/>
                </w:tcBorders>
              </w:tcPr>
            </w:tcPrChange>
          </w:tcPr>
          <w:p w14:paraId="3AE2954C"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19"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21866319" w14:textId="77777777" w:rsidR="008C5383" w:rsidRPr="00B517ED" w:rsidRDefault="008C5383" w:rsidP="008C5383">
            <w:r w:rsidRPr="00B50850">
              <w:rPr>
                <w:rFonts w:hint="eastAsia"/>
              </w:rPr>
              <w:t>宇戸　睦雄</w:t>
            </w:r>
          </w:p>
        </w:tc>
        <w:tc>
          <w:tcPr>
            <w:tcW w:w="2410" w:type="dxa"/>
            <w:tcBorders>
              <w:top w:val="single" w:sz="4" w:space="0" w:color="auto"/>
              <w:left w:val="single" w:sz="4" w:space="0" w:color="auto"/>
              <w:bottom w:val="single" w:sz="4" w:space="0" w:color="auto"/>
              <w:right w:val="single" w:sz="4" w:space="0" w:color="auto"/>
            </w:tcBorders>
            <w:tcPrChange w:id="320"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3B946B6E" w14:textId="77777777" w:rsidR="008C5383" w:rsidRPr="00B517ED" w:rsidRDefault="008C5383" w:rsidP="008C5383">
            <w:r w:rsidRPr="00B50850">
              <w:rPr>
                <w:rFonts w:hint="eastAsia"/>
              </w:rPr>
              <w:t>㈱空間創研</w:t>
            </w:r>
          </w:p>
        </w:tc>
        <w:tc>
          <w:tcPr>
            <w:tcW w:w="2544" w:type="dxa"/>
            <w:vMerge/>
            <w:tcBorders>
              <w:left w:val="single" w:sz="4" w:space="0" w:color="auto"/>
              <w:right w:val="single" w:sz="4" w:space="0" w:color="auto"/>
            </w:tcBorders>
            <w:tcPrChange w:id="321" w:author="本田志保" w:date="2024-04-26T14:50:00Z">
              <w:tcPr>
                <w:tcW w:w="2686" w:type="dxa"/>
                <w:gridSpan w:val="2"/>
                <w:vMerge/>
                <w:tcBorders>
                  <w:left w:val="single" w:sz="4" w:space="0" w:color="auto"/>
                  <w:right w:val="single" w:sz="4" w:space="0" w:color="auto"/>
                </w:tcBorders>
              </w:tcPr>
            </w:tcPrChange>
          </w:tcPr>
          <w:p w14:paraId="47EA4163" w14:textId="77777777" w:rsidR="008C5383" w:rsidRPr="00B517ED" w:rsidRDefault="008C5383" w:rsidP="008C5383"/>
        </w:tc>
      </w:tr>
      <w:tr w:rsidR="008C5383" w14:paraId="6313A461" w14:textId="77777777" w:rsidTr="0027338E">
        <w:tc>
          <w:tcPr>
            <w:tcW w:w="2008" w:type="dxa"/>
            <w:vMerge/>
            <w:tcBorders>
              <w:left w:val="single" w:sz="4" w:space="0" w:color="auto"/>
              <w:right w:val="single" w:sz="4" w:space="0" w:color="auto"/>
            </w:tcBorders>
            <w:tcPrChange w:id="322" w:author="本田志保" w:date="2024-04-26T14:50:00Z">
              <w:tcPr>
                <w:tcW w:w="2008" w:type="dxa"/>
                <w:vMerge/>
                <w:tcBorders>
                  <w:left w:val="single" w:sz="4" w:space="0" w:color="auto"/>
                  <w:right w:val="single" w:sz="4" w:space="0" w:color="auto"/>
                </w:tcBorders>
              </w:tcPr>
            </w:tcPrChange>
          </w:tcPr>
          <w:p w14:paraId="79DBD876"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23"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020C0DAD" w14:textId="77777777" w:rsidR="008C5383" w:rsidRPr="00B517ED" w:rsidRDefault="008C5383" w:rsidP="008C5383">
            <w:r w:rsidRPr="00B50850">
              <w:rPr>
                <w:rFonts w:hint="eastAsia"/>
              </w:rPr>
              <w:t>山川　弘子</w:t>
            </w:r>
          </w:p>
        </w:tc>
        <w:tc>
          <w:tcPr>
            <w:tcW w:w="2410" w:type="dxa"/>
            <w:tcBorders>
              <w:top w:val="single" w:sz="4" w:space="0" w:color="auto"/>
              <w:left w:val="single" w:sz="4" w:space="0" w:color="auto"/>
              <w:bottom w:val="single" w:sz="4" w:space="0" w:color="auto"/>
              <w:right w:val="single" w:sz="4" w:space="0" w:color="auto"/>
            </w:tcBorders>
            <w:tcPrChange w:id="324"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23754698" w14:textId="77777777" w:rsidR="008C5383" w:rsidRPr="00B517ED" w:rsidRDefault="008C5383" w:rsidP="008C5383">
            <w:r w:rsidRPr="00B50850">
              <w:rPr>
                <w:rFonts w:hint="eastAsia"/>
              </w:rPr>
              <w:t>㈱空間創研</w:t>
            </w:r>
          </w:p>
        </w:tc>
        <w:tc>
          <w:tcPr>
            <w:tcW w:w="2544" w:type="dxa"/>
            <w:vMerge/>
            <w:tcBorders>
              <w:left w:val="single" w:sz="4" w:space="0" w:color="auto"/>
              <w:right w:val="single" w:sz="4" w:space="0" w:color="auto"/>
            </w:tcBorders>
            <w:tcPrChange w:id="325" w:author="本田志保" w:date="2024-04-26T14:50:00Z">
              <w:tcPr>
                <w:tcW w:w="2686" w:type="dxa"/>
                <w:gridSpan w:val="2"/>
                <w:vMerge/>
                <w:tcBorders>
                  <w:left w:val="single" w:sz="4" w:space="0" w:color="auto"/>
                  <w:right w:val="single" w:sz="4" w:space="0" w:color="auto"/>
                </w:tcBorders>
              </w:tcPr>
            </w:tcPrChange>
          </w:tcPr>
          <w:p w14:paraId="6521F728" w14:textId="77777777" w:rsidR="008C5383" w:rsidRPr="00B517ED" w:rsidRDefault="008C5383" w:rsidP="008C5383"/>
        </w:tc>
      </w:tr>
      <w:tr w:rsidR="008C5383" w14:paraId="72F47BB7" w14:textId="77777777" w:rsidTr="0027338E">
        <w:tc>
          <w:tcPr>
            <w:tcW w:w="2008" w:type="dxa"/>
            <w:vMerge/>
            <w:tcBorders>
              <w:left w:val="single" w:sz="4" w:space="0" w:color="auto"/>
              <w:right w:val="single" w:sz="4" w:space="0" w:color="auto"/>
            </w:tcBorders>
            <w:tcPrChange w:id="326" w:author="本田志保" w:date="2024-04-26T14:50:00Z">
              <w:tcPr>
                <w:tcW w:w="2008" w:type="dxa"/>
                <w:vMerge/>
                <w:tcBorders>
                  <w:left w:val="single" w:sz="4" w:space="0" w:color="auto"/>
                  <w:right w:val="single" w:sz="4" w:space="0" w:color="auto"/>
                </w:tcBorders>
              </w:tcPr>
            </w:tcPrChange>
          </w:tcPr>
          <w:p w14:paraId="0395F7D5"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27"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2B514AA5" w14:textId="77777777" w:rsidR="008C5383" w:rsidRPr="00B517ED" w:rsidRDefault="008C5383" w:rsidP="008C5383">
            <w:r w:rsidRPr="00B50850">
              <w:rPr>
                <w:rFonts w:hint="eastAsia"/>
              </w:rPr>
              <w:t>富樫　衛</w:t>
            </w:r>
          </w:p>
        </w:tc>
        <w:tc>
          <w:tcPr>
            <w:tcW w:w="2410" w:type="dxa"/>
            <w:tcBorders>
              <w:top w:val="single" w:sz="4" w:space="0" w:color="auto"/>
              <w:left w:val="single" w:sz="4" w:space="0" w:color="auto"/>
              <w:bottom w:val="single" w:sz="4" w:space="0" w:color="auto"/>
              <w:right w:val="single" w:sz="4" w:space="0" w:color="auto"/>
            </w:tcBorders>
            <w:tcPrChange w:id="328"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68A9727B" w14:textId="77777777" w:rsidR="008C5383" w:rsidRPr="00B517ED" w:rsidRDefault="008C5383" w:rsidP="008C5383">
            <w:r w:rsidRPr="00B50850">
              <w:rPr>
                <w:rFonts w:hint="eastAsia"/>
              </w:rPr>
              <w:t>㈱総合設計研究所</w:t>
            </w:r>
          </w:p>
        </w:tc>
        <w:tc>
          <w:tcPr>
            <w:tcW w:w="2544" w:type="dxa"/>
            <w:vMerge/>
            <w:tcBorders>
              <w:left w:val="single" w:sz="4" w:space="0" w:color="auto"/>
              <w:right w:val="single" w:sz="4" w:space="0" w:color="auto"/>
            </w:tcBorders>
            <w:tcPrChange w:id="329" w:author="本田志保" w:date="2024-04-26T14:50:00Z">
              <w:tcPr>
                <w:tcW w:w="2686" w:type="dxa"/>
                <w:gridSpan w:val="2"/>
                <w:vMerge/>
                <w:tcBorders>
                  <w:left w:val="single" w:sz="4" w:space="0" w:color="auto"/>
                  <w:right w:val="single" w:sz="4" w:space="0" w:color="auto"/>
                </w:tcBorders>
              </w:tcPr>
            </w:tcPrChange>
          </w:tcPr>
          <w:p w14:paraId="4799D105" w14:textId="77777777" w:rsidR="008C5383" w:rsidRPr="00B517ED" w:rsidRDefault="008C5383" w:rsidP="008C5383"/>
        </w:tc>
      </w:tr>
      <w:tr w:rsidR="008C5383" w14:paraId="408395F0" w14:textId="77777777" w:rsidTr="0027338E">
        <w:tc>
          <w:tcPr>
            <w:tcW w:w="2008" w:type="dxa"/>
            <w:vMerge/>
            <w:tcBorders>
              <w:left w:val="single" w:sz="4" w:space="0" w:color="auto"/>
              <w:right w:val="single" w:sz="4" w:space="0" w:color="auto"/>
            </w:tcBorders>
            <w:tcPrChange w:id="330" w:author="本田志保" w:date="2024-04-26T14:50:00Z">
              <w:tcPr>
                <w:tcW w:w="2008" w:type="dxa"/>
                <w:vMerge/>
                <w:tcBorders>
                  <w:left w:val="single" w:sz="4" w:space="0" w:color="auto"/>
                  <w:right w:val="single" w:sz="4" w:space="0" w:color="auto"/>
                </w:tcBorders>
              </w:tcPr>
            </w:tcPrChange>
          </w:tcPr>
          <w:p w14:paraId="283AFF96"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31"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7A6BEABD" w14:textId="77777777" w:rsidR="008C5383" w:rsidRPr="00B517ED" w:rsidRDefault="008C5383" w:rsidP="008C5383">
            <w:r w:rsidRPr="00B50850">
              <w:rPr>
                <w:rFonts w:hint="eastAsia"/>
              </w:rPr>
              <w:t>渋谷　翔夢</w:t>
            </w:r>
          </w:p>
        </w:tc>
        <w:tc>
          <w:tcPr>
            <w:tcW w:w="2410" w:type="dxa"/>
            <w:tcBorders>
              <w:top w:val="single" w:sz="4" w:space="0" w:color="auto"/>
              <w:left w:val="single" w:sz="4" w:space="0" w:color="auto"/>
              <w:bottom w:val="single" w:sz="4" w:space="0" w:color="auto"/>
              <w:right w:val="single" w:sz="4" w:space="0" w:color="auto"/>
            </w:tcBorders>
            <w:tcPrChange w:id="332"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19195F48" w14:textId="77777777" w:rsidR="008C5383" w:rsidRPr="00B517ED" w:rsidRDefault="008C5383" w:rsidP="008C5383">
            <w:r w:rsidRPr="00B50850">
              <w:rPr>
                <w:rFonts w:hint="eastAsia"/>
              </w:rPr>
              <w:t>㈱総合設計研究所</w:t>
            </w:r>
          </w:p>
        </w:tc>
        <w:tc>
          <w:tcPr>
            <w:tcW w:w="2544" w:type="dxa"/>
            <w:vMerge/>
            <w:tcBorders>
              <w:left w:val="single" w:sz="4" w:space="0" w:color="auto"/>
              <w:right w:val="single" w:sz="4" w:space="0" w:color="auto"/>
            </w:tcBorders>
            <w:tcPrChange w:id="333" w:author="本田志保" w:date="2024-04-26T14:50:00Z">
              <w:tcPr>
                <w:tcW w:w="2686" w:type="dxa"/>
                <w:gridSpan w:val="2"/>
                <w:vMerge/>
                <w:tcBorders>
                  <w:left w:val="single" w:sz="4" w:space="0" w:color="auto"/>
                  <w:right w:val="single" w:sz="4" w:space="0" w:color="auto"/>
                </w:tcBorders>
              </w:tcPr>
            </w:tcPrChange>
          </w:tcPr>
          <w:p w14:paraId="7D690221" w14:textId="77777777" w:rsidR="008C5383" w:rsidRPr="00B517ED" w:rsidRDefault="008C5383" w:rsidP="008C5383"/>
        </w:tc>
      </w:tr>
      <w:tr w:rsidR="008C5383" w14:paraId="52A269E4" w14:textId="77777777" w:rsidTr="0027338E">
        <w:tc>
          <w:tcPr>
            <w:tcW w:w="2008" w:type="dxa"/>
            <w:vMerge/>
            <w:tcBorders>
              <w:left w:val="single" w:sz="4" w:space="0" w:color="auto"/>
              <w:right w:val="single" w:sz="4" w:space="0" w:color="auto"/>
            </w:tcBorders>
            <w:tcPrChange w:id="334" w:author="本田志保" w:date="2024-04-26T14:50:00Z">
              <w:tcPr>
                <w:tcW w:w="2008" w:type="dxa"/>
                <w:vMerge/>
                <w:tcBorders>
                  <w:left w:val="single" w:sz="4" w:space="0" w:color="auto"/>
                  <w:right w:val="single" w:sz="4" w:space="0" w:color="auto"/>
                </w:tcBorders>
              </w:tcPr>
            </w:tcPrChange>
          </w:tcPr>
          <w:p w14:paraId="131BEC09"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35"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313AD290" w14:textId="77777777" w:rsidR="008C5383" w:rsidRPr="00B517ED" w:rsidRDefault="008C5383" w:rsidP="008C5383">
            <w:r w:rsidRPr="00B50850">
              <w:rPr>
                <w:rFonts w:hint="eastAsia"/>
              </w:rPr>
              <w:t>矢野　加奈子</w:t>
            </w:r>
          </w:p>
        </w:tc>
        <w:tc>
          <w:tcPr>
            <w:tcW w:w="2410" w:type="dxa"/>
            <w:tcBorders>
              <w:top w:val="single" w:sz="4" w:space="0" w:color="auto"/>
              <w:left w:val="single" w:sz="4" w:space="0" w:color="auto"/>
              <w:bottom w:val="single" w:sz="4" w:space="0" w:color="auto"/>
              <w:right w:val="single" w:sz="4" w:space="0" w:color="auto"/>
            </w:tcBorders>
            <w:tcPrChange w:id="336"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38ACA81E" w14:textId="77777777" w:rsidR="008C5383" w:rsidRPr="00B517ED" w:rsidRDefault="008C5383" w:rsidP="008C5383">
            <w:r w:rsidRPr="00B50850">
              <w:rPr>
                <w:rFonts w:hint="eastAsia"/>
              </w:rPr>
              <w:t>㈱総合設計研究所</w:t>
            </w:r>
          </w:p>
        </w:tc>
        <w:tc>
          <w:tcPr>
            <w:tcW w:w="2544" w:type="dxa"/>
            <w:vMerge/>
            <w:tcBorders>
              <w:left w:val="single" w:sz="4" w:space="0" w:color="auto"/>
              <w:right w:val="single" w:sz="4" w:space="0" w:color="auto"/>
            </w:tcBorders>
            <w:tcPrChange w:id="337" w:author="本田志保" w:date="2024-04-26T14:50:00Z">
              <w:tcPr>
                <w:tcW w:w="2686" w:type="dxa"/>
                <w:gridSpan w:val="2"/>
                <w:vMerge/>
                <w:tcBorders>
                  <w:left w:val="single" w:sz="4" w:space="0" w:color="auto"/>
                  <w:right w:val="single" w:sz="4" w:space="0" w:color="auto"/>
                </w:tcBorders>
              </w:tcPr>
            </w:tcPrChange>
          </w:tcPr>
          <w:p w14:paraId="52BA5D84" w14:textId="77777777" w:rsidR="008C5383" w:rsidRPr="00B517ED" w:rsidRDefault="008C5383" w:rsidP="008C5383"/>
        </w:tc>
      </w:tr>
      <w:tr w:rsidR="008C5383" w14:paraId="6054C40F" w14:textId="77777777" w:rsidTr="0027338E">
        <w:tc>
          <w:tcPr>
            <w:tcW w:w="2008" w:type="dxa"/>
            <w:vMerge/>
            <w:tcBorders>
              <w:left w:val="single" w:sz="4" w:space="0" w:color="auto"/>
              <w:right w:val="single" w:sz="4" w:space="0" w:color="auto"/>
            </w:tcBorders>
            <w:tcPrChange w:id="338" w:author="本田志保" w:date="2024-04-26T14:50:00Z">
              <w:tcPr>
                <w:tcW w:w="2008" w:type="dxa"/>
                <w:vMerge/>
                <w:tcBorders>
                  <w:left w:val="single" w:sz="4" w:space="0" w:color="auto"/>
                  <w:right w:val="single" w:sz="4" w:space="0" w:color="auto"/>
                </w:tcBorders>
              </w:tcPr>
            </w:tcPrChange>
          </w:tcPr>
          <w:p w14:paraId="3BC540F8"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39"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195A4E93" w14:textId="7071F4B6" w:rsidR="008C5383" w:rsidRPr="00B517ED" w:rsidRDefault="0027338E" w:rsidP="008C5383">
            <w:ins w:id="340" w:author="本田志保" w:date="2024-04-26T14:51:00Z">
              <w:r w:rsidRPr="0027338E">
                <w:rPr>
                  <w:rFonts w:hint="eastAsia"/>
                </w:rPr>
                <w:t>野澤　朗</w:t>
              </w:r>
            </w:ins>
            <w:del w:id="341" w:author="本田志保" w:date="2024-04-26T14:51:00Z">
              <w:r w:rsidR="008C5383" w:rsidRPr="00B50850" w:rsidDel="0027338E">
                <w:rPr>
                  <w:rFonts w:hint="eastAsia"/>
                </w:rPr>
                <w:delText>小川　欣弥</w:delText>
              </w:r>
            </w:del>
          </w:p>
        </w:tc>
        <w:tc>
          <w:tcPr>
            <w:tcW w:w="2410" w:type="dxa"/>
            <w:tcBorders>
              <w:top w:val="single" w:sz="4" w:space="0" w:color="auto"/>
              <w:left w:val="single" w:sz="4" w:space="0" w:color="auto"/>
              <w:bottom w:val="single" w:sz="4" w:space="0" w:color="auto"/>
              <w:right w:val="single" w:sz="4" w:space="0" w:color="auto"/>
            </w:tcBorders>
            <w:tcPrChange w:id="342"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38852722" w14:textId="7EB52FC3" w:rsidR="008C5383" w:rsidRPr="00B517ED" w:rsidRDefault="008C5383" w:rsidP="008C5383">
            <w:r w:rsidRPr="00B50850">
              <w:rPr>
                <w:rFonts w:hint="eastAsia"/>
              </w:rPr>
              <w:t>㈱</w:t>
            </w:r>
            <w:ins w:id="343" w:author="本田志保" w:date="2024-04-26T14:49:00Z">
              <w:r w:rsidR="0027338E" w:rsidRPr="00A21F3C">
                <w:rPr>
                  <w:rFonts w:asciiTheme="majorEastAsia" w:eastAsiaTheme="majorEastAsia" w:hAnsiTheme="majorEastAsia" w:hint="eastAsia"/>
                  <w:sz w:val="20"/>
                </w:rPr>
                <w:t>イクトス</w:t>
              </w:r>
            </w:ins>
            <w:del w:id="344" w:author="本田志保" w:date="2024-04-26T14:49:00Z">
              <w:r w:rsidRPr="00B50850" w:rsidDel="0027338E">
                <w:rPr>
                  <w:rFonts w:hint="eastAsia"/>
                </w:rPr>
                <w:delText>共信設備設計</w:delText>
              </w:r>
            </w:del>
          </w:p>
        </w:tc>
        <w:tc>
          <w:tcPr>
            <w:tcW w:w="2544" w:type="dxa"/>
            <w:vMerge/>
            <w:tcBorders>
              <w:left w:val="single" w:sz="4" w:space="0" w:color="auto"/>
              <w:right w:val="single" w:sz="4" w:space="0" w:color="auto"/>
            </w:tcBorders>
            <w:tcPrChange w:id="345" w:author="本田志保" w:date="2024-04-26T14:50:00Z">
              <w:tcPr>
                <w:tcW w:w="2686" w:type="dxa"/>
                <w:gridSpan w:val="2"/>
                <w:vMerge/>
                <w:tcBorders>
                  <w:left w:val="single" w:sz="4" w:space="0" w:color="auto"/>
                  <w:right w:val="single" w:sz="4" w:space="0" w:color="auto"/>
                </w:tcBorders>
              </w:tcPr>
            </w:tcPrChange>
          </w:tcPr>
          <w:p w14:paraId="673B1300" w14:textId="77777777" w:rsidR="008C5383" w:rsidRPr="00B517ED" w:rsidRDefault="008C5383" w:rsidP="008C5383"/>
        </w:tc>
      </w:tr>
      <w:tr w:rsidR="008C5383" w14:paraId="1BBF9D07" w14:textId="77777777" w:rsidTr="0027338E">
        <w:tc>
          <w:tcPr>
            <w:tcW w:w="2008" w:type="dxa"/>
            <w:vMerge/>
            <w:tcBorders>
              <w:left w:val="single" w:sz="4" w:space="0" w:color="auto"/>
              <w:right w:val="single" w:sz="4" w:space="0" w:color="auto"/>
            </w:tcBorders>
            <w:tcPrChange w:id="346" w:author="本田志保" w:date="2024-04-26T14:50:00Z">
              <w:tcPr>
                <w:tcW w:w="2008" w:type="dxa"/>
                <w:vMerge/>
                <w:tcBorders>
                  <w:left w:val="single" w:sz="4" w:space="0" w:color="auto"/>
                  <w:right w:val="single" w:sz="4" w:space="0" w:color="auto"/>
                </w:tcBorders>
              </w:tcPr>
            </w:tcPrChange>
          </w:tcPr>
          <w:p w14:paraId="2EF26438" w14:textId="77777777" w:rsidR="008C5383" w:rsidRPr="00B517ED" w:rsidRDefault="008C5383" w:rsidP="008C5383"/>
        </w:tc>
        <w:tc>
          <w:tcPr>
            <w:tcW w:w="1559" w:type="dxa"/>
            <w:tcBorders>
              <w:top w:val="single" w:sz="4" w:space="0" w:color="auto"/>
              <w:left w:val="single" w:sz="4" w:space="0" w:color="auto"/>
              <w:bottom w:val="single" w:sz="4" w:space="0" w:color="auto"/>
              <w:right w:val="single" w:sz="4" w:space="0" w:color="auto"/>
            </w:tcBorders>
            <w:tcPrChange w:id="347" w:author="本田志保" w:date="2024-04-26T14:50:00Z">
              <w:tcPr>
                <w:tcW w:w="1559" w:type="dxa"/>
                <w:tcBorders>
                  <w:top w:val="single" w:sz="4" w:space="0" w:color="auto"/>
                  <w:left w:val="single" w:sz="4" w:space="0" w:color="auto"/>
                  <w:bottom w:val="single" w:sz="4" w:space="0" w:color="auto"/>
                  <w:right w:val="single" w:sz="4" w:space="0" w:color="auto"/>
                </w:tcBorders>
              </w:tcPr>
            </w:tcPrChange>
          </w:tcPr>
          <w:p w14:paraId="23FB79FC" w14:textId="06AB2E2D" w:rsidR="008C5383" w:rsidRPr="00B517ED" w:rsidRDefault="0027338E" w:rsidP="008C5383">
            <w:ins w:id="348" w:author="本田志保" w:date="2024-04-26T14:51:00Z">
              <w:r w:rsidRPr="0027338E">
                <w:rPr>
                  <w:rFonts w:hint="eastAsia"/>
                </w:rPr>
                <w:t>池谷　佳朗</w:t>
              </w:r>
            </w:ins>
            <w:del w:id="349" w:author="本田志保" w:date="2024-04-26T14:51:00Z">
              <w:r w:rsidR="008C5383" w:rsidRPr="00B50850" w:rsidDel="0027338E">
                <w:rPr>
                  <w:rFonts w:hint="eastAsia"/>
                </w:rPr>
                <w:delText>齊藤　立</w:delText>
              </w:r>
            </w:del>
          </w:p>
        </w:tc>
        <w:tc>
          <w:tcPr>
            <w:tcW w:w="2410" w:type="dxa"/>
            <w:tcBorders>
              <w:top w:val="single" w:sz="4" w:space="0" w:color="auto"/>
              <w:left w:val="single" w:sz="4" w:space="0" w:color="auto"/>
              <w:bottom w:val="single" w:sz="4" w:space="0" w:color="auto"/>
              <w:right w:val="single" w:sz="4" w:space="0" w:color="auto"/>
            </w:tcBorders>
            <w:tcPrChange w:id="350" w:author="本田志保" w:date="2024-04-26T14:50:00Z">
              <w:tcPr>
                <w:tcW w:w="2268" w:type="dxa"/>
                <w:tcBorders>
                  <w:top w:val="single" w:sz="4" w:space="0" w:color="auto"/>
                  <w:left w:val="single" w:sz="4" w:space="0" w:color="auto"/>
                  <w:bottom w:val="single" w:sz="4" w:space="0" w:color="auto"/>
                  <w:right w:val="single" w:sz="4" w:space="0" w:color="auto"/>
                </w:tcBorders>
              </w:tcPr>
            </w:tcPrChange>
          </w:tcPr>
          <w:p w14:paraId="01837086" w14:textId="7138320B" w:rsidR="008C5383" w:rsidRPr="00B517ED" w:rsidRDefault="008C5383" w:rsidP="008C5383">
            <w:r w:rsidRPr="00B50850">
              <w:rPr>
                <w:rFonts w:hint="eastAsia"/>
              </w:rPr>
              <w:t>㈱</w:t>
            </w:r>
            <w:ins w:id="351" w:author="本田志保" w:date="2024-04-26T14:50:00Z">
              <w:r w:rsidR="0027338E" w:rsidRPr="00A21F3C">
                <w:rPr>
                  <w:rFonts w:asciiTheme="majorEastAsia" w:eastAsiaTheme="majorEastAsia" w:hAnsiTheme="majorEastAsia" w:hint="eastAsia"/>
                  <w:sz w:val="20"/>
                </w:rPr>
                <w:t>イケ設備設計事務所</w:t>
              </w:r>
            </w:ins>
            <w:del w:id="352" w:author="本田志保" w:date="2024-04-26T14:50:00Z">
              <w:r w:rsidRPr="00B50850" w:rsidDel="0027338E">
                <w:rPr>
                  <w:rFonts w:hint="eastAsia"/>
                </w:rPr>
                <w:delText>共信設備設計</w:delText>
              </w:r>
            </w:del>
          </w:p>
        </w:tc>
        <w:tc>
          <w:tcPr>
            <w:tcW w:w="2544" w:type="dxa"/>
            <w:vMerge/>
            <w:tcBorders>
              <w:left w:val="single" w:sz="4" w:space="0" w:color="auto"/>
              <w:right w:val="single" w:sz="4" w:space="0" w:color="auto"/>
            </w:tcBorders>
            <w:tcPrChange w:id="353" w:author="本田志保" w:date="2024-04-26T14:50:00Z">
              <w:tcPr>
                <w:tcW w:w="2686" w:type="dxa"/>
                <w:gridSpan w:val="2"/>
                <w:vMerge/>
                <w:tcBorders>
                  <w:left w:val="single" w:sz="4" w:space="0" w:color="auto"/>
                  <w:right w:val="single" w:sz="4" w:space="0" w:color="auto"/>
                </w:tcBorders>
              </w:tcPr>
            </w:tcPrChange>
          </w:tcPr>
          <w:p w14:paraId="2A806C18" w14:textId="77777777" w:rsidR="008C5383" w:rsidRPr="00B517ED" w:rsidRDefault="008C5383" w:rsidP="008C5383"/>
        </w:tc>
      </w:tr>
    </w:tbl>
    <w:p w14:paraId="74E08942" w14:textId="77777777" w:rsidR="004350B6" w:rsidRDefault="004350B6" w:rsidP="004350B6">
      <w:pPr>
        <w:rPr>
          <w:rFonts w:ascii="ＭＳ ゴシック" w:eastAsia="ＭＳ ゴシック" w:hAnsi="ＭＳ ゴシック"/>
        </w:rPr>
      </w:pPr>
    </w:p>
    <w:p w14:paraId="64FE9FBC" w14:textId="77777777" w:rsidR="004350B6" w:rsidRPr="00B306DC" w:rsidRDefault="004350B6" w:rsidP="004350B6">
      <w:pPr>
        <w:rPr>
          <w:rFonts w:ascii="ＭＳ ゴシック" w:eastAsia="ＭＳ ゴシック" w:hAnsi="ＭＳ ゴシック"/>
        </w:rPr>
      </w:pPr>
      <w:r w:rsidRPr="00B306DC">
        <w:rPr>
          <w:rFonts w:ascii="ＭＳ ゴシック" w:eastAsia="ＭＳ ゴシック" w:hAnsi="ＭＳ ゴシック" w:hint="eastAsia"/>
        </w:rPr>
        <w:t>（10）従事者への周知</w:t>
      </w:r>
    </w:p>
    <w:p w14:paraId="1742EBC1" w14:textId="77777777" w:rsidR="004350B6" w:rsidRDefault="004350B6" w:rsidP="004350B6">
      <w:r>
        <w:rPr>
          <w:rFonts w:hint="eastAsia"/>
        </w:rPr>
        <w:t xml:space="preserve">　従事者に対し、在職中及び退職後においても事務に関して知り得た個人情報の内容をみだりに第三者に知らせ、又は不当な目的に使用してはならないことなど、個人情報の保護に関して必要な事項を周知する。</w:t>
      </w:r>
    </w:p>
    <w:p w14:paraId="7D5B19A2" w14:textId="77777777" w:rsidR="004350B6" w:rsidRPr="00B306DC" w:rsidRDefault="004350B6" w:rsidP="004350B6"/>
    <w:p w14:paraId="2AF369D8" w14:textId="77777777" w:rsidR="004350B6" w:rsidRDefault="004350B6" w:rsidP="004350B6">
      <w:pPr>
        <w:pStyle w:val="2"/>
        <w:rPr>
          <w:rFonts w:asciiTheme="majorEastAsia" w:eastAsiaTheme="majorEastAsia" w:hAnsiTheme="majorEastAsia"/>
          <w:sz w:val="24"/>
        </w:rPr>
      </w:pPr>
      <w:bookmarkStart w:id="354" w:name="_Toc132329826"/>
      <w:r>
        <w:rPr>
          <w:rFonts w:asciiTheme="majorEastAsia" w:eastAsiaTheme="majorEastAsia" w:hAnsiTheme="majorEastAsia" w:hint="eastAsia"/>
          <w:sz w:val="22"/>
          <w:szCs w:val="22"/>
        </w:rPr>
        <w:t>2</w:t>
      </w:r>
      <w:r w:rsidRPr="00E25A15">
        <w:rPr>
          <w:rFonts w:asciiTheme="majorEastAsia" w:eastAsiaTheme="majorEastAsia" w:hAnsiTheme="majorEastAsia" w:hint="eastAsia"/>
          <w:sz w:val="22"/>
          <w:szCs w:val="22"/>
        </w:rPr>
        <w:t xml:space="preserve">.　</w:t>
      </w:r>
      <w:bookmarkStart w:id="355" w:name="_Toc38892982"/>
      <w:r w:rsidRPr="00F91CD0">
        <w:rPr>
          <w:rFonts w:asciiTheme="majorEastAsia" w:eastAsiaTheme="majorEastAsia" w:hAnsiTheme="majorEastAsia" w:hint="eastAsia"/>
          <w:sz w:val="24"/>
        </w:rPr>
        <w:t>安全</w:t>
      </w:r>
      <w:r>
        <w:rPr>
          <w:rFonts w:asciiTheme="majorEastAsia" w:eastAsiaTheme="majorEastAsia" w:hAnsiTheme="majorEastAsia" w:hint="eastAsia"/>
          <w:sz w:val="24"/>
        </w:rPr>
        <w:t>等の</w:t>
      </w:r>
      <w:r w:rsidRPr="00F91CD0">
        <w:rPr>
          <w:rFonts w:asciiTheme="majorEastAsia" w:eastAsiaTheme="majorEastAsia" w:hAnsiTheme="majorEastAsia" w:hint="eastAsia"/>
          <w:sz w:val="24"/>
        </w:rPr>
        <w:t>確保</w:t>
      </w:r>
      <w:bookmarkEnd w:id="354"/>
      <w:bookmarkEnd w:id="355"/>
    </w:p>
    <w:p w14:paraId="57303F09" w14:textId="77777777" w:rsidR="004350B6" w:rsidRDefault="004350B6" w:rsidP="004350B6">
      <w:pPr>
        <w:rPr>
          <w:rFonts w:asciiTheme="minorHAnsi"/>
        </w:rPr>
      </w:pPr>
      <w:r>
        <w:rPr>
          <w:rFonts w:hint="eastAsia"/>
        </w:rPr>
        <w:t>当該業務において、以下に関して安全対策を講じる。</w:t>
      </w:r>
    </w:p>
    <w:p w14:paraId="70EF259E" w14:textId="77777777" w:rsidR="004350B6" w:rsidRPr="000B1D3A" w:rsidRDefault="004350B6" w:rsidP="004350B6">
      <w:pPr>
        <w:rPr>
          <w:rFonts w:ascii="ＭＳ ゴシック" w:eastAsia="ＭＳ ゴシック" w:hAnsi="ＭＳ ゴシック"/>
        </w:rPr>
      </w:pPr>
      <w:r w:rsidRPr="000B1D3A">
        <w:rPr>
          <w:rFonts w:ascii="ＭＳ ゴシック" w:eastAsia="ＭＳ ゴシック" w:hAnsi="ＭＳ ゴシック" w:hint="eastAsia"/>
        </w:rPr>
        <w:t>（１）履行場所への立ち入り</w:t>
      </w:r>
    </w:p>
    <w:p w14:paraId="21830713" w14:textId="77777777" w:rsidR="004350B6" w:rsidRDefault="004350B6" w:rsidP="004350B6">
      <w:pPr>
        <w:ind w:left="216" w:hangingChars="100" w:hanging="216"/>
      </w:pPr>
      <w:r>
        <w:rPr>
          <w:rFonts w:hint="eastAsia"/>
        </w:rPr>
        <w:t xml:space="preserve">　・履行場所に立ち入る際の日時や場所等において、事前に委託者や関係部署との調整を図る。</w:t>
      </w:r>
    </w:p>
    <w:p w14:paraId="07EA43FE" w14:textId="4A1530C9" w:rsidR="004350B6" w:rsidRDefault="004350B6" w:rsidP="0052177B">
      <w:pPr>
        <w:ind w:left="432" w:hangingChars="200" w:hanging="432"/>
      </w:pPr>
      <w:r>
        <w:rPr>
          <w:rFonts w:hint="eastAsia"/>
        </w:rPr>
        <w:lastRenderedPageBreak/>
        <w:t xml:space="preserve">　・当該業務においては、国有地や民有地が多く含まれるため、立ち入る際には管理者の指示に従う。</w:t>
      </w:r>
    </w:p>
    <w:p w14:paraId="2FF466C4" w14:textId="5E3AC71B" w:rsidR="004350B6" w:rsidRDefault="004350B6" w:rsidP="0052177B">
      <w:pPr>
        <w:ind w:left="432" w:hangingChars="200" w:hanging="432"/>
      </w:pPr>
      <w:r>
        <w:rPr>
          <w:rFonts w:hint="eastAsia"/>
        </w:rPr>
        <w:t xml:space="preserve">　・履行場所においては、旧米軍施設等があるが、むやみに立ち入らない。また、現況を把握する上で立ち入る必要がある場合は、委託者や関係部署と事前に調整を行った上で立ち入る。</w:t>
      </w:r>
    </w:p>
    <w:p w14:paraId="6972B7B0" w14:textId="49480B08" w:rsidR="004350B6" w:rsidRDefault="004350B6" w:rsidP="0052177B">
      <w:pPr>
        <w:ind w:leftChars="100" w:left="432" w:hangingChars="100" w:hanging="216"/>
      </w:pPr>
      <w:r>
        <w:rPr>
          <w:rFonts w:hint="eastAsia"/>
        </w:rPr>
        <w:t>・熱中症の対策として、こまめな水分補給や塩分の補給、涼しい服装の着用などを徹底し、熱中症の症状がみられる場合は、直ちに業務を取りやめる。</w:t>
      </w:r>
    </w:p>
    <w:p w14:paraId="70FDDC56" w14:textId="77777777" w:rsidR="004350B6" w:rsidRDefault="004350B6" w:rsidP="004350B6">
      <w:pPr>
        <w:ind w:leftChars="100" w:left="432" w:hangingChars="100" w:hanging="216"/>
      </w:pPr>
      <w:r>
        <w:rPr>
          <w:rFonts w:hint="eastAsia"/>
        </w:rPr>
        <w:t>・その他、業務において疑義が生じた場合は、委託者に報告を行い、対策・処置を講じる。</w:t>
      </w:r>
    </w:p>
    <w:p w14:paraId="55FAC3AE" w14:textId="77777777" w:rsidR="004350B6" w:rsidRPr="000B1D3A" w:rsidRDefault="004350B6" w:rsidP="004350B6">
      <w:pPr>
        <w:rPr>
          <w:rFonts w:ascii="ＭＳ ゴシック" w:eastAsia="ＭＳ ゴシック" w:hAnsi="ＭＳ ゴシック"/>
        </w:rPr>
      </w:pPr>
      <w:r w:rsidRPr="000B1D3A">
        <w:rPr>
          <w:rFonts w:ascii="ＭＳ ゴシック" w:eastAsia="ＭＳ ゴシック" w:hAnsi="ＭＳ ゴシック" w:hint="eastAsia"/>
        </w:rPr>
        <w:t>（２）新型コロナウイルス対策</w:t>
      </w:r>
    </w:p>
    <w:p w14:paraId="1031CE8B" w14:textId="77777777" w:rsidR="004350B6" w:rsidRDefault="004350B6" w:rsidP="004350B6">
      <w:r>
        <w:rPr>
          <w:rFonts w:hint="eastAsia"/>
        </w:rPr>
        <w:t xml:space="preserve">　・手洗い、うがい及びマスクの着用を徹底する。</w:t>
      </w:r>
    </w:p>
    <w:p w14:paraId="61CD664A" w14:textId="77777777" w:rsidR="004350B6" w:rsidRDefault="004350B6" w:rsidP="004350B6">
      <w:pPr>
        <w:ind w:left="216" w:hangingChars="100" w:hanging="216"/>
      </w:pPr>
      <w:r>
        <w:rPr>
          <w:rFonts w:hint="eastAsia"/>
        </w:rPr>
        <w:t xml:space="preserve">　・当該業務に関する従事者の新型コロナウイルス感染が確認された場合は、直ちに委託者に報告を行い、適切な処置を行う。</w:t>
      </w:r>
    </w:p>
    <w:p w14:paraId="1FD9FCC7" w14:textId="77777777" w:rsidR="004350B6" w:rsidRPr="000B1D3A" w:rsidRDefault="004350B6" w:rsidP="004350B6">
      <w:pPr>
        <w:widowControl/>
        <w:jc w:val="left"/>
        <w:rPr>
          <w:rFonts w:hAnsi="ＭＳ 明朝"/>
          <w:szCs w:val="21"/>
        </w:rPr>
      </w:pPr>
    </w:p>
    <w:p w14:paraId="08C3143F" w14:textId="77777777" w:rsidR="004350B6" w:rsidRPr="00F91CD0" w:rsidRDefault="004350B6" w:rsidP="004350B6">
      <w:pPr>
        <w:pStyle w:val="2"/>
        <w:rPr>
          <w:rFonts w:asciiTheme="majorEastAsia" w:eastAsiaTheme="majorEastAsia" w:hAnsiTheme="majorEastAsia"/>
          <w:sz w:val="24"/>
        </w:rPr>
      </w:pPr>
      <w:bookmarkStart w:id="356" w:name="_Toc132329827"/>
      <w:r>
        <w:rPr>
          <w:rFonts w:asciiTheme="majorEastAsia" w:eastAsiaTheme="majorEastAsia" w:hAnsiTheme="majorEastAsia" w:hint="eastAsia"/>
          <w:sz w:val="22"/>
          <w:szCs w:val="22"/>
        </w:rPr>
        <w:t>3</w:t>
      </w:r>
      <w:r w:rsidRPr="00E25A15">
        <w:rPr>
          <w:rFonts w:asciiTheme="majorEastAsia" w:eastAsiaTheme="majorEastAsia" w:hAnsiTheme="majorEastAsia" w:hint="eastAsia"/>
          <w:sz w:val="22"/>
          <w:szCs w:val="22"/>
        </w:rPr>
        <w:t xml:space="preserve">.　</w:t>
      </w:r>
      <w:bookmarkStart w:id="357" w:name="_Toc38892983"/>
      <w:r w:rsidRPr="00F91CD0">
        <w:rPr>
          <w:rFonts w:asciiTheme="majorEastAsia" w:eastAsiaTheme="majorEastAsia" w:hAnsiTheme="majorEastAsia" w:hint="eastAsia"/>
          <w:sz w:val="24"/>
        </w:rPr>
        <w:t>行政情報流出防止対策</w:t>
      </w:r>
      <w:bookmarkEnd w:id="357"/>
      <w:r>
        <w:rPr>
          <w:rFonts w:asciiTheme="majorEastAsia" w:eastAsiaTheme="majorEastAsia" w:hAnsiTheme="majorEastAsia" w:hint="eastAsia"/>
          <w:sz w:val="24"/>
        </w:rPr>
        <w:t>の強化</w:t>
      </w:r>
      <w:bookmarkEnd w:id="356"/>
      <w:r w:rsidRPr="00F91CD0">
        <w:rPr>
          <w:rFonts w:asciiTheme="majorEastAsia" w:eastAsiaTheme="majorEastAsia" w:hAnsiTheme="majorEastAsia" w:hint="eastAsia"/>
          <w:sz w:val="24"/>
        </w:rPr>
        <w:t xml:space="preserve"> 　</w:t>
      </w:r>
    </w:p>
    <w:p w14:paraId="3EEC5FF9" w14:textId="77777777" w:rsidR="004350B6" w:rsidRDefault="004350B6" w:rsidP="004350B6">
      <w:pPr>
        <w:rPr>
          <w:rFonts w:asciiTheme="minorHAnsi"/>
        </w:rPr>
      </w:pPr>
      <w:r>
        <w:rPr>
          <w:rFonts w:hint="eastAsia"/>
        </w:rPr>
        <w:t xml:space="preserve">　行政情報流出防止対策として以下の対策を実施、厳守する。</w:t>
      </w:r>
    </w:p>
    <w:p w14:paraId="0D2A97F2" w14:textId="77777777" w:rsidR="004350B6" w:rsidRPr="000B1D3A" w:rsidRDefault="004350B6" w:rsidP="004350B6">
      <w:pPr>
        <w:rPr>
          <w:rFonts w:ascii="ＭＳ ゴシック" w:eastAsia="ＭＳ ゴシック" w:hAnsi="ＭＳ ゴシック"/>
        </w:rPr>
      </w:pPr>
      <w:r w:rsidRPr="000B1D3A">
        <w:rPr>
          <w:rFonts w:ascii="ＭＳ ゴシック" w:eastAsia="ＭＳ ゴシック" w:hAnsi="ＭＳ ゴシック" w:hint="eastAsia"/>
        </w:rPr>
        <w:t>（１）情報資源の保護</w:t>
      </w:r>
    </w:p>
    <w:p w14:paraId="3613D324" w14:textId="77777777" w:rsidR="004350B6" w:rsidRDefault="004350B6" w:rsidP="004350B6">
      <w:r>
        <w:rPr>
          <w:rFonts w:hint="eastAsia"/>
        </w:rPr>
        <w:t xml:space="preserve">　破壊、漏えい、盗聴、改ざん等の脅威から情報資源を適切に保護する。</w:t>
      </w:r>
    </w:p>
    <w:p w14:paraId="3197D6B5" w14:textId="77777777" w:rsidR="004350B6" w:rsidRPr="000B1D3A" w:rsidRDefault="004350B6" w:rsidP="004350B6">
      <w:pPr>
        <w:rPr>
          <w:rFonts w:ascii="ＭＳ ゴシック" w:eastAsia="ＭＳ ゴシック" w:hAnsi="ＭＳ ゴシック"/>
        </w:rPr>
      </w:pPr>
      <w:r w:rsidRPr="000B1D3A">
        <w:rPr>
          <w:rFonts w:ascii="ＭＳ ゴシック" w:eastAsia="ＭＳ ゴシック" w:hAnsi="ＭＳ ゴシック" w:hint="eastAsia"/>
        </w:rPr>
        <w:t>（２）アクセス制御の実施</w:t>
      </w:r>
    </w:p>
    <w:p w14:paraId="2914B44C" w14:textId="77777777" w:rsidR="004350B6" w:rsidRDefault="004350B6" w:rsidP="004350B6">
      <w:r>
        <w:rPr>
          <w:rFonts w:hint="eastAsia"/>
        </w:rPr>
        <w:t xml:space="preserve">　情報資源へのアクセスは、業務上必要最低限とし、権限を越えたアクセスがおきないよう、適切に制御する。</w:t>
      </w:r>
    </w:p>
    <w:p w14:paraId="1A559995" w14:textId="77777777" w:rsidR="004350B6" w:rsidRPr="000B1D3A" w:rsidRDefault="004350B6" w:rsidP="004350B6">
      <w:pPr>
        <w:rPr>
          <w:rFonts w:ascii="ＭＳ ゴシック" w:eastAsia="ＭＳ ゴシック" w:hAnsi="ＭＳ ゴシック"/>
        </w:rPr>
      </w:pPr>
      <w:r w:rsidRPr="000B1D3A">
        <w:rPr>
          <w:rFonts w:ascii="ＭＳ ゴシック" w:eastAsia="ＭＳ ゴシック" w:hAnsi="ＭＳ ゴシック" w:hint="eastAsia"/>
        </w:rPr>
        <w:t>（３）コンピュータウイルス対策</w:t>
      </w:r>
    </w:p>
    <w:p w14:paraId="60F1B807" w14:textId="77777777" w:rsidR="004350B6" w:rsidRDefault="004350B6" w:rsidP="004350B6">
      <w:r>
        <w:rPr>
          <w:rFonts w:hint="eastAsia"/>
        </w:rPr>
        <w:t xml:space="preserve">　社内情報資源の取扱いにおいて、ウイルス感染被害への対策を講じるとともに、第三者へウイルスを感染させないよう、適切な予防対策を講じる。</w:t>
      </w:r>
    </w:p>
    <w:p w14:paraId="342DC8A6" w14:textId="77777777" w:rsidR="004350B6" w:rsidRPr="000B1D3A" w:rsidRDefault="004350B6" w:rsidP="004350B6">
      <w:pPr>
        <w:rPr>
          <w:rFonts w:ascii="ＭＳ ゴシック" w:eastAsia="ＭＳ ゴシック" w:hAnsi="ＭＳ ゴシック"/>
          <w:lang w:eastAsia="zh-TW"/>
        </w:rPr>
      </w:pPr>
      <w:r w:rsidRPr="000B1D3A">
        <w:rPr>
          <w:rFonts w:ascii="ＭＳ ゴシック" w:eastAsia="ＭＳ ゴシック" w:hAnsi="ＭＳ ゴシック" w:hint="eastAsia"/>
          <w:lang w:eastAsia="zh-TW"/>
        </w:rPr>
        <w:t>（４）行政情報流出防止対策</w:t>
      </w:r>
    </w:p>
    <w:p w14:paraId="5B77558E" w14:textId="77777777" w:rsidR="004350B6" w:rsidRDefault="004350B6" w:rsidP="004350B6">
      <w:r>
        <w:rPr>
          <w:rFonts w:hint="eastAsia"/>
          <w:lang w:eastAsia="zh-TW"/>
        </w:rPr>
        <w:t xml:space="preserve">　</w:t>
      </w:r>
      <w:r>
        <w:rPr>
          <w:rFonts w:hint="eastAsia"/>
        </w:rPr>
        <w:t>以下に記載する行政情報流出防止対策の基本的事項を遵守する。</w:t>
      </w:r>
    </w:p>
    <w:p w14:paraId="0C1A0CD8" w14:textId="77777777" w:rsidR="004350B6" w:rsidRDefault="004350B6" w:rsidP="004350B6">
      <w:r>
        <w:rPr>
          <w:rFonts w:hint="eastAsia"/>
        </w:rPr>
        <w:t>（関係法令等の遵守）</w:t>
      </w:r>
    </w:p>
    <w:p w14:paraId="5E6B6F4B" w14:textId="77777777" w:rsidR="004350B6" w:rsidRDefault="004350B6" w:rsidP="004350B6">
      <w:pPr>
        <w:ind w:firstLineChars="100" w:firstLine="216"/>
      </w:pPr>
      <w:r>
        <w:rPr>
          <w:rFonts w:hint="eastAsia"/>
        </w:rPr>
        <w:t>行政情報の取り扱いについては、関係法令を遵守するほか、発注者の指示する事項を遵守するものとする。</w:t>
      </w:r>
    </w:p>
    <w:p w14:paraId="5A996C42" w14:textId="77777777" w:rsidR="004350B6" w:rsidRDefault="004350B6" w:rsidP="004350B6">
      <w:r>
        <w:rPr>
          <w:rFonts w:hint="eastAsia"/>
        </w:rPr>
        <w:t>（行政情報の目的外使用の禁止）</w:t>
      </w:r>
    </w:p>
    <w:p w14:paraId="4ADAFBEA" w14:textId="77777777" w:rsidR="004350B6" w:rsidRDefault="004350B6" w:rsidP="004350B6">
      <w:pPr>
        <w:ind w:firstLineChars="100" w:firstLine="216"/>
      </w:pPr>
      <w:r>
        <w:rPr>
          <w:rFonts w:hint="eastAsia"/>
        </w:rPr>
        <w:t>発注者の許可無く本業務の履行に関して取り扱う行政情報を本業務の目的以外に使用しない。</w:t>
      </w:r>
    </w:p>
    <w:p w14:paraId="4DFF14FA" w14:textId="77777777" w:rsidR="004350B6" w:rsidRDefault="004350B6" w:rsidP="004350B6">
      <w:r>
        <w:rPr>
          <w:rFonts w:hint="eastAsia"/>
        </w:rPr>
        <w:t>（社員等に対する指導）</w:t>
      </w:r>
    </w:p>
    <w:p w14:paraId="4DD493E9" w14:textId="77777777" w:rsidR="004350B6" w:rsidRDefault="004350B6" w:rsidP="004350B6">
      <w:pPr>
        <w:ind w:firstLineChars="100" w:firstLine="216"/>
      </w:pPr>
      <w:r>
        <w:rPr>
          <w:rFonts w:hint="eastAsia"/>
        </w:rPr>
        <w:t>社員、短時間特別社員、特別臨時作業員、臨時雇い、嘱託及び派遣労働者並びに取締役、相談役及び顧問、その他全ての従業員（以下「社員等」という。）に対し行政情報の流出防止対策について、周知徹底を図る。</w:t>
      </w:r>
    </w:p>
    <w:p w14:paraId="6F3B2A5B" w14:textId="77777777" w:rsidR="004350B6" w:rsidRDefault="004350B6" w:rsidP="004350B6">
      <w:pPr>
        <w:ind w:firstLineChars="100" w:firstLine="216"/>
      </w:pPr>
      <w:r>
        <w:rPr>
          <w:rFonts w:hint="eastAsia"/>
        </w:rPr>
        <w:t>社員等の退職後においても行政情報の流出防止対策を徹底させるものとする。</w:t>
      </w:r>
    </w:p>
    <w:p w14:paraId="4BD4E7A9" w14:textId="77777777" w:rsidR="004350B6" w:rsidRDefault="004350B6" w:rsidP="004350B6">
      <w:pPr>
        <w:ind w:firstLineChars="100" w:firstLine="216"/>
      </w:pPr>
      <w:r>
        <w:rPr>
          <w:rFonts w:hint="eastAsia"/>
        </w:rPr>
        <w:t>受注者は、発注者が再委託を認めた業務について再委託をする場合には、再委託先業者に対し本規定に準じた行政情報の流出防止対策に関する確認を行う。</w:t>
      </w:r>
    </w:p>
    <w:p w14:paraId="41C808F3" w14:textId="77777777" w:rsidR="004350B6" w:rsidRDefault="004350B6" w:rsidP="004350B6">
      <w:r>
        <w:rPr>
          <w:rFonts w:hint="eastAsia"/>
        </w:rPr>
        <w:t>（契約終了時等における行政情報の返却）</w:t>
      </w:r>
    </w:p>
    <w:p w14:paraId="7B869399" w14:textId="6977A8CC" w:rsidR="008C5383" w:rsidRDefault="004350B6" w:rsidP="00AA20CC">
      <w:pPr>
        <w:ind w:firstLineChars="100" w:firstLine="216"/>
      </w:pPr>
      <w:r>
        <w:rPr>
          <w:rFonts w:hint="eastAsia"/>
        </w:rPr>
        <w:t>本業務の履行に関し発注者から提供を受けた行政情報については、本業務の実施完了後又は</w:t>
      </w:r>
      <w:r>
        <w:rPr>
          <w:rFonts w:hint="eastAsia"/>
        </w:rPr>
        <w:lastRenderedPageBreak/>
        <w:t>本業務の実施途中において発注者から返還を求められた場合、速やかに直接発注者に返却する。また、本業務の実施において付加、変更、作成した行政情報についても同様とする。</w:t>
      </w:r>
    </w:p>
    <w:p w14:paraId="167B7E4A" w14:textId="269D4C58" w:rsidR="004350B6" w:rsidRDefault="004350B6" w:rsidP="008C5383">
      <w:pPr>
        <w:widowControl/>
        <w:jc w:val="left"/>
      </w:pPr>
      <w:r>
        <w:rPr>
          <w:rFonts w:hint="eastAsia"/>
        </w:rPr>
        <w:t>（電子情報の管理体制の確保）</w:t>
      </w:r>
    </w:p>
    <w:p w14:paraId="1AA8AB69" w14:textId="77777777" w:rsidR="004350B6" w:rsidRDefault="004350B6" w:rsidP="004350B6">
      <w:pPr>
        <w:ind w:firstLineChars="100" w:firstLine="216"/>
      </w:pPr>
      <w:r>
        <w:rPr>
          <w:rFonts w:hint="eastAsia"/>
        </w:rPr>
        <w:t>電子情報を適正に管理するための情報セキュリティーに関する管理体制を以下に記載する。</w:t>
      </w:r>
    </w:p>
    <w:tbl>
      <w:tblPr>
        <w:tblStyle w:val="af7"/>
        <w:tblW w:w="8103" w:type="dxa"/>
        <w:tblInd w:w="539" w:type="dxa"/>
        <w:tblLook w:val="04A0" w:firstRow="1" w:lastRow="0" w:firstColumn="1" w:lastColumn="0" w:noHBand="0" w:noVBand="1"/>
      </w:tblPr>
      <w:tblGrid>
        <w:gridCol w:w="1521"/>
        <w:gridCol w:w="6582"/>
      </w:tblGrid>
      <w:tr w:rsidR="004350B6" w14:paraId="7EB10698" w14:textId="77777777" w:rsidTr="00AA20CC">
        <w:tc>
          <w:tcPr>
            <w:tcW w:w="1521" w:type="dxa"/>
            <w:tcBorders>
              <w:top w:val="single" w:sz="4" w:space="0" w:color="auto"/>
              <w:left w:val="single" w:sz="4" w:space="0" w:color="auto"/>
              <w:bottom w:val="single" w:sz="4" w:space="0" w:color="auto"/>
              <w:right w:val="single" w:sz="4" w:space="0" w:color="auto"/>
            </w:tcBorders>
            <w:hideMark/>
          </w:tcPr>
          <w:p w14:paraId="53C49C68" w14:textId="77777777" w:rsidR="004350B6" w:rsidRDefault="004350B6" w:rsidP="00AA20CC">
            <w:r>
              <w:rPr>
                <w:rFonts w:hint="eastAsia"/>
              </w:rPr>
              <w:t>氏名</w:t>
            </w:r>
          </w:p>
        </w:tc>
        <w:tc>
          <w:tcPr>
            <w:tcW w:w="6582" w:type="dxa"/>
            <w:tcBorders>
              <w:top w:val="single" w:sz="4" w:space="0" w:color="auto"/>
              <w:left w:val="single" w:sz="4" w:space="0" w:color="auto"/>
              <w:bottom w:val="single" w:sz="4" w:space="0" w:color="auto"/>
              <w:right w:val="single" w:sz="4" w:space="0" w:color="auto"/>
            </w:tcBorders>
            <w:hideMark/>
          </w:tcPr>
          <w:p w14:paraId="38B123A3" w14:textId="77777777" w:rsidR="004350B6" w:rsidRDefault="004350B6" w:rsidP="00AA20CC">
            <w:r>
              <w:rPr>
                <w:rFonts w:hint="eastAsia"/>
              </w:rPr>
              <w:t>役割</w:t>
            </w:r>
          </w:p>
        </w:tc>
      </w:tr>
      <w:tr w:rsidR="004350B6" w14:paraId="0ED657CB" w14:textId="77777777" w:rsidTr="00AA20CC">
        <w:tc>
          <w:tcPr>
            <w:tcW w:w="1521" w:type="dxa"/>
            <w:tcBorders>
              <w:top w:val="single" w:sz="4" w:space="0" w:color="auto"/>
              <w:left w:val="single" w:sz="4" w:space="0" w:color="auto"/>
              <w:bottom w:val="single" w:sz="4" w:space="0" w:color="auto"/>
              <w:right w:val="single" w:sz="4" w:space="0" w:color="auto"/>
            </w:tcBorders>
            <w:hideMark/>
          </w:tcPr>
          <w:p w14:paraId="6856E203" w14:textId="79849C96" w:rsidR="004350B6" w:rsidRPr="00401354" w:rsidRDefault="00401354" w:rsidP="00AA20CC">
            <w:r w:rsidRPr="00401354">
              <w:rPr>
                <w:rFonts w:hint="eastAsia"/>
              </w:rPr>
              <w:t>奥山　伊作</w:t>
            </w:r>
          </w:p>
        </w:tc>
        <w:tc>
          <w:tcPr>
            <w:tcW w:w="6582" w:type="dxa"/>
            <w:tcBorders>
              <w:top w:val="single" w:sz="4" w:space="0" w:color="auto"/>
              <w:left w:val="single" w:sz="4" w:space="0" w:color="auto"/>
              <w:bottom w:val="single" w:sz="4" w:space="0" w:color="auto"/>
              <w:right w:val="single" w:sz="4" w:space="0" w:color="auto"/>
            </w:tcBorders>
            <w:hideMark/>
          </w:tcPr>
          <w:p w14:paraId="68298366" w14:textId="77777777" w:rsidR="004350B6" w:rsidRPr="00401354" w:rsidRDefault="004350B6" w:rsidP="00AA20CC">
            <w:r w:rsidRPr="00401354">
              <w:rPr>
                <w:rFonts w:hint="eastAsia"/>
              </w:rPr>
              <w:t>・情報セキュリティー情報管理責任者</w:t>
            </w:r>
          </w:p>
          <w:p w14:paraId="1BA2D8FE" w14:textId="77777777" w:rsidR="004350B6" w:rsidRPr="00401354" w:rsidRDefault="004350B6" w:rsidP="00AA20CC">
            <w:r w:rsidRPr="00401354">
              <w:rPr>
                <w:rFonts w:hint="eastAsia"/>
              </w:rPr>
              <w:t>・パソコン等のハード及びソフトに関するセキュリティー対策</w:t>
            </w:r>
          </w:p>
          <w:p w14:paraId="516B4231" w14:textId="77777777" w:rsidR="004350B6" w:rsidRPr="00401354" w:rsidRDefault="004350B6" w:rsidP="00AA20CC">
            <w:r w:rsidRPr="00401354">
              <w:rPr>
                <w:rFonts w:hint="eastAsia"/>
              </w:rPr>
              <w:t>・電子情報の保存等に関するセキュリティー対策</w:t>
            </w:r>
          </w:p>
          <w:p w14:paraId="1AD73B4D" w14:textId="77777777" w:rsidR="004350B6" w:rsidRPr="00401354" w:rsidRDefault="004350B6" w:rsidP="00AA20CC">
            <w:r w:rsidRPr="00401354">
              <w:rPr>
                <w:rFonts w:hint="eastAsia"/>
              </w:rPr>
              <w:t>・電子情報を移送する際のセキュリティー対策</w:t>
            </w:r>
          </w:p>
          <w:p w14:paraId="4E0AC938" w14:textId="77777777" w:rsidR="004350B6" w:rsidRPr="00401354" w:rsidRDefault="004350B6" w:rsidP="00AA20CC">
            <w:r w:rsidRPr="00401354">
              <w:rPr>
                <w:rFonts w:hint="eastAsia"/>
              </w:rPr>
              <w:t>・現場責任者と綿密な連絡を取る</w:t>
            </w:r>
          </w:p>
        </w:tc>
      </w:tr>
      <w:tr w:rsidR="004350B6" w14:paraId="76706B8A" w14:textId="77777777" w:rsidTr="00AA20CC">
        <w:tc>
          <w:tcPr>
            <w:tcW w:w="1521" w:type="dxa"/>
            <w:tcBorders>
              <w:top w:val="single" w:sz="4" w:space="0" w:color="auto"/>
              <w:left w:val="single" w:sz="4" w:space="0" w:color="auto"/>
              <w:bottom w:val="single" w:sz="4" w:space="0" w:color="auto"/>
              <w:right w:val="single" w:sz="4" w:space="0" w:color="auto"/>
            </w:tcBorders>
            <w:hideMark/>
          </w:tcPr>
          <w:p w14:paraId="4FF2B02E" w14:textId="5AA61F2F" w:rsidR="004350B6" w:rsidRPr="00401354" w:rsidRDefault="00401354" w:rsidP="00AA20CC">
            <w:r w:rsidRPr="00401354">
              <w:rPr>
                <w:rFonts w:hint="eastAsia"/>
              </w:rPr>
              <w:t>浜野　恒二</w:t>
            </w:r>
          </w:p>
        </w:tc>
        <w:tc>
          <w:tcPr>
            <w:tcW w:w="6582" w:type="dxa"/>
            <w:tcBorders>
              <w:top w:val="single" w:sz="4" w:space="0" w:color="auto"/>
              <w:left w:val="single" w:sz="4" w:space="0" w:color="auto"/>
              <w:bottom w:val="single" w:sz="4" w:space="0" w:color="auto"/>
              <w:right w:val="single" w:sz="4" w:space="0" w:color="auto"/>
            </w:tcBorders>
            <w:hideMark/>
          </w:tcPr>
          <w:p w14:paraId="2C5DBFB6" w14:textId="77777777" w:rsidR="004350B6" w:rsidRPr="00401354" w:rsidRDefault="004350B6" w:rsidP="00AA20CC">
            <w:r w:rsidRPr="00401354">
              <w:rPr>
                <w:rFonts w:hint="eastAsia"/>
              </w:rPr>
              <w:t>・現場責任者</w:t>
            </w:r>
          </w:p>
          <w:p w14:paraId="23906B48" w14:textId="77777777" w:rsidR="004350B6" w:rsidRPr="00401354" w:rsidRDefault="004350B6" w:rsidP="00AA20CC">
            <w:r w:rsidRPr="00401354">
              <w:rPr>
                <w:rFonts w:hint="eastAsia"/>
              </w:rPr>
              <w:t>・情報セキュリティー情報管理責任者と綿密な連絡を取る</w:t>
            </w:r>
          </w:p>
        </w:tc>
      </w:tr>
    </w:tbl>
    <w:p w14:paraId="51DA8AC9" w14:textId="77777777" w:rsidR="004350B6" w:rsidRDefault="004350B6" w:rsidP="004350B6"/>
    <w:p w14:paraId="480B3263" w14:textId="77777777" w:rsidR="004350B6" w:rsidRDefault="004350B6" w:rsidP="004350B6">
      <w:pPr>
        <w:rPr>
          <w:rFonts w:asciiTheme="minorHAnsi" w:eastAsiaTheme="minorEastAsia" w:hAnsiTheme="minorHAnsi" w:cstheme="minorBidi"/>
          <w:szCs w:val="22"/>
        </w:rPr>
      </w:pPr>
      <w:r>
        <w:rPr>
          <w:rFonts w:hint="eastAsia"/>
        </w:rPr>
        <w:t xml:space="preserve"> (電子情報の取り扱いに関するセキュリティーの確保)</w:t>
      </w:r>
    </w:p>
    <w:p w14:paraId="7098D2FC" w14:textId="77777777" w:rsidR="004350B6" w:rsidRDefault="004350B6" w:rsidP="004350B6">
      <w:pPr>
        <w:ind w:firstLineChars="100" w:firstLine="216"/>
      </w:pPr>
      <w:r>
        <w:rPr>
          <w:rFonts w:hint="eastAsia"/>
        </w:rPr>
        <w:t>本業務の実施に際し、情報流出の原因につながる以下の行為を行わない。</w:t>
      </w:r>
    </w:p>
    <w:p w14:paraId="31E2F147" w14:textId="77777777" w:rsidR="004350B6" w:rsidRDefault="004350B6" w:rsidP="004350B6">
      <w:pPr>
        <w:ind w:firstLineChars="100" w:firstLine="216"/>
      </w:pPr>
      <w:r>
        <w:rPr>
          <w:rFonts w:hint="eastAsia"/>
        </w:rPr>
        <w:t>① 情報管理責任者が使用することを認めたパソコン以外の使用</w:t>
      </w:r>
    </w:p>
    <w:p w14:paraId="6A4F01A3" w14:textId="77777777" w:rsidR="004350B6" w:rsidRDefault="004350B6" w:rsidP="004350B6">
      <w:pPr>
        <w:ind w:firstLineChars="100" w:firstLine="216"/>
      </w:pPr>
      <w:r>
        <w:rPr>
          <w:rFonts w:hint="eastAsia"/>
        </w:rPr>
        <w:t>② セキュリティー対策の施されていないパソコンの使用</w:t>
      </w:r>
    </w:p>
    <w:p w14:paraId="73FECA0A" w14:textId="77777777" w:rsidR="004350B6" w:rsidRDefault="004350B6" w:rsidP="004350B6">
      <w:pPr>
        <w:ind w:firstLineChars="100" w:firstLine="216"/>
      </w:pPr>
      <w:r>
        <w:rPr>
          <w:rFonts w:hint="eastAsia"/>
        </w:rPr>
        <w:t>③ セキュリティー対策を施さない形式での重要情報の保存</w:t>
      </w:r>
    </w:p>
    <w:p w14:paraId="1099DD31" w14:textId="77777777" w:rsidR="004350B6" w:rsidRDefault="004350B6" w:rsidP="004350B6">
      <w:pPr>
        <w:ind w:firstLineChars="100" w:firstLine="216"/>
      </w:pPr>
      <w:r>
        <w:rPr>
          <w:rFonts w:hint="eastAsia"/>
        </w:rPr>
        <w:t>④ セキュリティー機能のない電磁的記録媒体を使用した重要情報の移送</w:t>
      </w:r>
    </w:p>
    <w:p w14:paraId="79C76881" w14:textId="77777777" w:rsidR="004350B6" w:rsidRDefault="004350B6" w:rsidP="004350B6">
      <w:pPr>
        <w:ind w:firstLineChars="100" w:firstLine="216"/>
      </w:pPr>
      <w:r>
        <w:rPr>
          <w:rFonts w:hint="eastAsia"/>
        </w:rPr>
        <w:t>⑤ 情報管理責任者の許可を得ない重要情報の移送</w:t>
      </w:r>
    </w:p>
    <w:p w14:paraId="7201168B" w14:textId="77777777" w:rsidR="004350B6" w:rsidRDefault="004350B6" w:rsidP="004350B6">
      <w:r>
        <w:rPr>
          <w:rFonts w:hint="eastAsia"/>
        </w:rPr>
        <w:t>（事故の発生時の措置）</w:t>
      </w:r>
    </w:p>
    <w:p w14:paraId="2ECAD21A" w14:textId="77777777" w:rsidR="004350B6" w:rsidRDefault="004350B6" w:rsidP="004350B6">
      <w:pPr>
        <w:ind w:firstLineChars="100" w:firstLine="216"/>
      </w:pPr>
      <w:r>
        <w:rPr>
          <w:rFonts w:hint="eastAsia"/>
        </w:rPr>
        <w:t>本業務の履行に関して取り扱う行政情報について何らかの事由により情報流出事故にあった場合には、速やかに発注者に届け出る。</w:t>
      </w:r>
    </w:p>
    <w:p w14:paraId="35EAEFCF" w14:textId="77777777" w:rsidR="004350B6" w:rsidRDefault="004350B6" w:rsidP="004350B6">
      <w:pPr>
        <w:ind w:firstLineChars="100" w:firstLine="216"/>
      </w:pPr>
      <w:r>
        <w:rPr>
          <w:rFonts w:hint="eastAsia"/>
        </w:rPr>
        <w:t>この場合において、速やかに、事故の原因を明確にし、セキュリティー上の補完措置をとり、事故の再発防止の措置を講ずるものとする。</w:t>
      </w:r>
    </w:p>
    <w:p w14:paraId="10FEB32A" w14:textId="77777777" w:rsidR="004350B6" w:rsidRDefault="004350B6" w:rsidP="004350B6">
      <w:pPr>
        <w:ind w:firstLineChars="100" w:firstLine="216"/>
      </w:pPr>
      <w:r>
        <w:rPr>
          <w:rFonts w:hint="eastAsia"/>
        </w:rPr>
        <w:t>事故の発生が受注者に起因した場合、受注者の費用をもって回復する。</w:t>
      </w:r>
    </w:p>
    <w:p w14:paraId="162C195E" w14:textId="77777777" w:rsidR="004350B6" w:rsidRDefault="004350B6" w:rsidP="004350B6">
      <w:pPr>
        <w:ind w:firstLineChars="100" w:firstLine="216"/>
      </w:pPr>
      <w:r>
        <w:rPr>
          <w:rFonts w:hint="eastAsia"/>
        </w:rPr>
        <w:t>受注者に起因する情報流出事故により生じた第三者への損害の賠償については、受注者がその責めを負う。</w:t>
      </w:r>
    </w:p>
    <w:p w14:paraId="34D5ED16" w14:textId="77777777" w:rsidR="004350B6" w:rsidRPr="00CE1F12" w:rsidRDefault="004350B6" w:rsidP="004350B6"/>
    <w:p w14:paraId="0DF538D7" w14:textId="77777777" w:rsidR="004350B6" w:rsidRPr="00F91CD0" w:rsidRDefault="004350B6" w:rsidP="004350B6">
      <w:pPr>
        <w:pStyle w:val="2"/>
        <w:rPr>
          <w:rFonts w:asciiTheme="majorEastAsia" w:eastAsiaTheme="majorEastAsia" w:hAnsiTheme="majorEastAsia"/>
          <w:sz w:val="24"/>
        </w:rPr>
      </w:pPr>
      <w:bookmarkStart w:id="358" w:name="_Toc132329828"/>
      <w:r>
        <w:rPr>
          <w:rFonts w:asciiTheme="majorEastAsia" w:eastAsiaTheme="majorEastAsia" w:hAnsiTheme="majorEastAsia" w:hint="eastAsia"/>
          <w:sz w:val="22"/>
          <w:szCs w:val="22"/>
        </w:rPr>
        <w:t>4</w:t>
      </w:r>
      <w:r w:rsidRPr="00E25A15">
        <w:rPr>
          <w:rFonts w:asciiTheme="majorEastAsia" w:eastAsiaTheme="majorEastAsia" w:hAnsiTheme="majorEastAsia" w:hint="eastAsia"/>
          <w:sz w:val="22"/>
          <w:szCs w:val="22"/>
        </w:rPr>
        <w:t xml:space="preserve">.　</w:t>
      </w:r>
      <w:r>
        <w:rPr>
          <w:rFonts w:asciiTheme="majorEastAsia" w:eastAsiaTheme="majorEastAsia" w:hAnsiTheme="majorEastAsia" w:hint="eastAsia"/>
          <w:sz w:val="24"/>
        </w:rPr>
        <w:t>その他</w:t>
      </w:r>
      <w:bookmarkEnd w:id="358"/>
    </w:p>
    <w:p w14:paraId="13924D66" w14:textId="77777777" w:rsidR="004350B6" w:rsidRDefault="004350B6" w:rsidP="00EA3552">
      <w:pPr>
        <w:snapToGrid w:val="0"/>
        <w:ind w:left="708" w:hangingChars="328" w:hanging="708"/>
        <w:rPr>
          <w:rFonts w:asciiTheme="minorHAnsi"/>
        </w:rPr>
      </w:pPr>
      <w:r w:rsidRPr="002758F4">
        <w:rPr>
          <w:rFonts w:asciiTheme="majorEastAsia" w:eastAsiaTheme="majorEastAsia" w:hAnsiTheme="majorEastAsia" w:hint="eastAsia"/>
        </w:rPr>
        <w:t>（１）</w:t>
      </w:r>
      <w:r>
        <w:rPr>
          <w:rFonts w:hint="eastAsia"/>
        </w:rPr>
        <w:t>契約締結後速やかに業務に着</w:t>
      </w:r>
      <w:r>
        <w:rPr>
          <w:rFonts w:ascii="Microsoft JhengHei" w:eastAsia="Microsoft JhengHei" w:hAnsi="Microsoft JhengHei" w:cs="Microsoft JhengHei" w:hint="eastAsia"/>
        </w:rPr>
        <w:t>⼿</w:t>
      </w:r>
      <w:r>
        <w:rPr>
          <w:rFonts w:hAnsi="ＭＳ 明朝" w:cs="ＭＳ 明朝" w:hint="eastAsia"/>
        </w:rPr>
        <w:t>し、所定の履</w:t>
      </w:r>
      <w:r>
        <w:rPr>
          <w:rFonts w:ascii="Microsoft JhengHei" w:eastAsia="Microsoft JhengHei" w:hAnsi="Microsoft JhengHei" w:cs="Microsoft JhengHei" w:hint="eastAsia"/>
        </w:rPr>
        <w:t>⾏</w:t>
      </w:r>
      <w:r>
        <w:rPr>
          <w:rFonts w:hAnsi="ＭＳ 明朝" w:cs="ＭＳ 明朝" w:hint="eastAsia"/>
        </w:rPr>
        <w:t>期限までに全ての業務を完了させる。</w:t>
      </w:r>
      <w:r>
        <w:rPr>
          <w:rFonts w:hint="eastAsia"/>
        </w:rPr>
        <w:t xml:space="preserve"> </w:t>
      </w:r>
    </w:p>
    <w:p w14:paraId="6EB00BDB" w14:textId="4ED1AEF2" w:rsidR="004350B6" w:rsidRDefault="004350B6" w:rsidP="00EA3552">
      <w:pPr>
        <w:snapToGrid w:val="0"/>
        <w:ind w:left="708" w:hangingChars="328" w:hanging="708"/>
      </w:pPr>
      <w:r w:rsidRPr="002758F4">
        <w:rPr>
          <w:rFonts w:asciiTheme="majorEastAsia" w:eastAsiaTheme="majorEastAsia" w:hAnsiTheme="majorEastAsia" w:hint="eastAsia"/>
        </w:rPr>
        <w:t>（２）</w:t>
      </w:r>
      <w:r>
        <w:rPr>
          <w:rFonts w:hint="eastAsia"/>
        </w:rPr>
        <w:t>本業務の内容に疑義が</w:t>
      </w:r>
      <w:r w:rsidR="00EA3552">
        <w:rPr>
          <w:rFonts w:hint="eastAsia"/>
        </w:rPr>
        <w:t>生じた</w:t>
      </w:r>
      <w:r>
        <w:rPr>
          <w:rFonts w:hAnsi="ＭＳ 明朝" w:cs="ＭＳ 明朝" w:hint="eastAsia"/>
        </w:rPr>
        <w:t>場合、委託者と打合わせを</w:t>
      </w:r>
      <w:r>
        <w:rPr>
          <w:rFonts w:ascii="Microsoft JhengHei" w:eastAsia="Microsoft JhengHei" w:hAnsi="Microsoft JhengHei" w:cs="Microsoft JhengHei" w:hint="eastAsia"/>
        </w:rPr>
        <w:t>⾏</w:t>
      </w:r>
      <w:r>
        <w:rPr>
          <w:rFonts w:hAnsi="ＭＳ 明朝" w:cs="ＭＳ 明朝" w:hint="eastAsia"/>
        </w:rPr>
        <w:t>い、</w:t>
      </w:r>
      <w:r w:rsidR="00EA3552">
        <w:rPr>
          <w:rFonts w:hAnsi="ＭＳ 明朝" w:cs="ＭＳ 明朝" w:hint="eastAsia"/>
        </w:rPr>
        <w:t>指示又は</w:t>
      </w:r>
      <w:r>
        <w:rPr>
          <w:rFonts w:hAnsi="ＭＳ 明朝" w:cs="ＭＳ 明朝" w:hint="eastAsia"/>
        </w:rPr>
        <w:t>承認を受ける。</w:t>
      </w:r>
      <w:r>
        <w:rPr>
          <w:rFonts w:hint="eastAsia"/>
        </w:rPr>
        <w:t xml:space="preserve"> </w:t>
      </w:r>
    </w:p>
    <w:p w14:paraId="72C3CD89" w14:textId="77777777" w:rsidR="004350B6" w:rsidRDefault="004350B6" w:rsidP="00EA3552">
      <w:pPr>
        <w:snapToGrid w:val="0"/>
        <w:ind w:left="708" w:hangingChars="328" w:hanging="708"/>
      </w:pPr>
      <w:r w:rsidRPr="002758F4">
        <w:rPr>
          <w:rFonts w:asciiTheme="majorEastAsia" w:eastAsiaTheme="majorEastAsia" w:hAnsiTheme="majorEastAsia" w:hint="eastAsia"/>
        </w:rPr>
        <w:t>（３）</w:t>
      </w:r>
      <w:r>
        <w:rPr>
          <w:rFonts w:hint="eastAsia"/>
        </w:rPr>
        <w:t xml:space="preserve">仕様書に特に定めのない事項については、委託者と受託者で協議のうえ決定する。 </w:t>
      </w:r>
    </w:p>
    <w:p w14:paraId="5CB10012" w14:textId="77777777" w:rsidR="004350B6" w:rsidRDefault="004350B6" w:rsidP="00EA3552">
      <w:pPr>
        <w:snapToGrid w:val="0"/>
        <w:ind w:left="708" w:hangingChars="328" w:hanging="708"/>
      </w:pPr>
      <w:r w:rsidRPr="002758F4">
        <w:rPr>
          <w:rFonts w:asciiTheme="majorEastAsia" w:eastAsiaTheme="majorEastAsia" w:hAnsiTheme="majorEastAsia" w:hint="eastAsia"/>
        </w:rPr>
        <w:t>（４）</w:t>
      </w:r>
      <w:r>
        <w:rPr>
          <w:rFonts w:hint="eastAsia"/>
        </w:rPr>
        <w:t xml:space="preserve">当委託業務における計算の根拠、法令、資料の出典等はすべて明確にする。 </w:t>
      </w:r>
    </w:p>
    <w:p w14:paraId="0D5CA3C2" w14:textId="18C32A2D" w:rsidR="004350B6" w:rsidRDefault="004350B6" w:rsidP="00EA3552">
      <w:pPr>
        <w:snapToGrid w:val="0"/>
        <w:ind w:left="708" w:hangingChars="328" w:hanging="708"/>
      </w:pPr>
      <w:r w:rsidRPr="002758F4">
        <w:rPr>
          <w:rFonts w:asciiTheme="majorEastAsia" w:eastAsiaTheme="majorEastAsia" w:hAnsiTheme="majorEastAsia" w:hint="eastAsia"/>
        </w:rPr>
        <w:t>（５）</w:t>
      </w:r>
      <w:r>
        <w:rPr>
          <w:rFonts w:hint="eastAsia"/>
        </w:rPr>
        <w:t>本業務に関連して、委託者が提供する資料等業務上知り得た情報については他の</w:t>
      </w:r>
      <w:r>
        <w:rPr>
          <w:rFonts w:ascii="Microsoft JhengHei" w:eastAsia="Microsoft JhengHei" w:hAnsi="Microsoft JhengHei" w:cs="Microsoft JhengHei" w:hint="eastAsia"/>
        </w:rPr>
        <w:t>⽬</w:t>
      </w:r>
      <w:r>
        <w:rPr>
          <w:rFonts w:hAnsi="ＭＳ 明朝" w:cs="ＭＳ 明朝" w:hint="eastAsia"/>
        </w:rPr>
        <w:t>的に使</w:t>
      </w:r>
      <w:r w:rsidR="00EA3552">
        <w:rPr>
          <w:rFonts w:hAnsi="ＭＳ 明朝" w:cs="ＭＳ 明朝" w:hint="eastAsia"/>
        </w:rPr>
        <w:t>用</w:t>
      </w:r>
      <w:r>
        <w:rPr>
          <w:rFonts w:hint="eastAsia"/>
        </w:rPr>
        <w:t xml:space="preserve">しない。また、これらに関して委託者の了承なしに公開しない。 </w:t>
      </w:r>
    </w:p>
    <w:p w14:paraId="49EA468C" w14:textId="2B920EE6" w:rsidR="00A21DEB" w:rsidRDefault="004350B6" w:rsidP="00EA3552">
      <w:pPr>
        <w:snapToGrid w:val="0"/>
        <w:ind w:left="708" w:hangingChars="328" w:hanging="708"/>
      </w:pPr>
      <w:r w:rsidRPr="002758F4">
        <w:rPr>
          <w:rFonts w:asciiTheme="majorEastAsia" w:eastAsiaTheme="majorEastAsia" w:hAnsiTheme="majorEastAsia" w:hint="eastAsia"/>
        </w:rPr>
        <w:t>（６）</w:t>
      </w:r>
      <w:r>
        <w:rPr>
          <w:rFonts w:hint="eastAsia"/>
        </w:rPr>
        <w:t>受託者が委託者の所有する書籍や報告書類を借り受け、これを紛失</w:t>
      </w:r>
      <w:r>
        <w:rPr>
          <w:rFonts w:ascii="Microsoft JhengHei" w:eastAsia="Microsoft JhengHei" w:hAnsi="Microsoft JhengHei" w:cs="Microsoft JhengHei" w:hint="eastAsia"/>
        </w:rPr>
        <w:t>⼜</w:t>
      </w:r>
      <w:r>
        <w:rPr>
          <w:rFonts w:hAnsi="ＭＳ 明朝" w:cs="ＭＳ 明朝" w:hint="eastAsia"/>
        </w:rPr>
        <w:t>は破損した場合、受託</w:t>
      </w:r>
      <w:r>
        <w:rPr>
          <w:rFonts w:hint="eastAsia"/>
        </w:rPr>
        <w:t xml:space="preserve">者の責任においてこれを修繕、若しくは補償するものとする。 </w:t>
      </w:r>
    </w:p>
    <w:p w14:paraId="4DDA27BF" w14:textId="0181508A" w:rsidR="00EA3552" w:rsidRPr="00F407F2" w:rsidRDefault="00EA3552" w:rsidP="00EA3552">
      <w:pPr>
        <w:ind w:left="708" w:hangingChars="328" w:hanging="708"/>
      </w:pPr>
      <w:r w:rsidRPr="00F407F2">
        <w:rPr>
          <w:rFonts w:hint="eastAsia"/>
        </w:rPr>
        <w:t>（７）本業務で得られた成果については、作業過程のデータ等を含めすべて委託者に帰属する。</w:t>
      </w:r>
    </w:p>
    <w:p w14:paraId="4533A0A1" w14:textId="77777777" w:rsidR="00EA3552" w:rsidRPr="00F407F2" w:rsidRDefault="00EA3552" w:rsidP="00EA3552">
      <w:pPr>
        <w:ind w:left="708" w:hangingChars="328" w:hanging="708"/>
      </w:pPr>
      <w:r w:rsidRPr="00F407F2">
        <w:rPr>
          <w:rFonts w:hint="eastAsia"/>
        </w:rPr>
        <w:t>（８）添付している図面については今後変更になる場合がある。</w:t>
      </w:r>
    </w:p>
    <w:p w14:paraId="7F2EDE81" w14:textId="68A61CF3" w:rsidR="00EA3552" w:rsidRPr="00F407F2" w:rsidRDefault="00EA3552" w:rsidP="00EA3552">
      <w:pPr>
        <w:ind w:left="708" w:hangingChars="328" w:hanging="708"/>
      </w:pPr>
      <w:r w:rsidRPr="00F407F2">
        <w:rPr>
          <w:rFonts w:hint="eastAsia"/>
        </w:rPr>
        <w:t>（９）作業実施に際しては、個人情報の取扱い及び安全等の適切な確保、行政情報の取扱いに</w:t>
      </w:r>
      <w:r w:rsidRPr="00F407F2">
        <w:rPr>
          <w:rFonts w:hint="eastAsia"/>
        </w:rPr>
        <w:lastRenderedPageBreak/>
        <w:t>ついて、厳守する。</w:t>
      </w:r>
    </w:p>
    <w:sectPr w:rsidR="00EA3552" w:rsidRPr="00F407F2" w:rsidSect="00BF02FB">
      <w:pgSz w:w="11906" w:h="16838" w:code="9"/>
      <w:pgMar w:top="1418" w:right="1418" w:bottom="1701" w:left="1418" w:header="720" w:footer="992" w:gutter="0"/>
      <w:cols w:space="720"/>
      <w:docGrid w:type="linesAndChars" w:linePitch="350" w:charSpace="12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E486AA" w14:textId="77777777" w:rsidR="00BF02FB" w:rsidRDefault="00BF02FB">
      <w:r>
        <w:separator/>
      </w:r>
    </w:p>
  </w:endnote>
  <w:endnote w:type="continuationSeparator" w:id="0">
    <w:p w14:paraId="2B220EC0" w14:textId="77777777" w:rsidR="00BF02FB" w:rsidRDefault="00BF02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ＪＳＰ明朝">
    <w:altName w:val="游ゴシック"/>
    <w:charset w:val="80"/>
    <w:family w:val="roman"/>
    <w:pitch w:val="variable"/>
    <w:sig w:usb0="00000001" w:usb1="08070000" w:usb2="00000010" w:usb3="00000000" w:csb0="00020000"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平成明朝">
    <w:altName w:val="游ゴシック"/>
    <w:panose1 w:val="00000000000000000000"/>
    <w:charset w:val="80"/>
    <w:family w:val="roman"/>
    <w:notTrueType/>
    <w:pitch w:val="fixed"/>
    <w:sig w:usb0="00000001" w:usb1="08070000" w:usb2="00000010" w:usb3="00000000" w:csb0="00020000" w:csb1="00000000"/>
  </w:font>
  <w:font w:name="ＭＳ Ｐゴシック">
    <w:panose1 w:val="020B0600070205080204"/>
    <w:charset w:val="80"/>
    <w:family w:val="modern"/>
    <w:pitch w:val="variable"/>
    <w:sig w:usb0="E00002FF" w:usb1="6AC7FDFB" w:usb2="08000012" w:usb3="00000000" w:csb0="0002009F" w:csb1="00000000"/>
  </w:font>
  <w:font w:name="MS UI Gothic">
    <w:panose1 w:val="020B0600070205080204"/>
    <w:charset w:val="80"/>
    <w:family w:val="modern"/>
    <w:pitch w:val="variable"/>
    <w:sig w:usb0="E00002FF" w:usb1="6AC7FDFB" w:usb2="08000012" w:usb3="00000000" w:csb0="0002009F" w:csb1="00000000"/>
  </w:font>
  <w:font w:name="HG丸ｺﾞｼｯｸM-PRO">
    <w:panose1 w:val="020F0600000000000000"/>
    <w:charset w:val="80"/>
    <w:family w:val="modern"/>
    <w:pitch w:val="variable"/>
    <w:sig w:usb0="E00002FF" w:usb1="6AC7FDFB" w:usb2="00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HGｺﾞｼｯｸE">
    <w:panose1 w:val="020B0909000000000000"/>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Meiryo UI">
    <w:panose1 w:val="020B0604030504040204"/>
    <w:charset w:val="80"/>
    <w:family w:val="modern"/>
    <w:pitch w:val="variable"/>
    <w:sig w:usb0="E00002FF" w:usb1="6AC7FFFF"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3AC1B" w14:textId="5325AA93" w:rsidR="00AA20CC" w:rsidRDefault="00AA20CC">
    <w:pPr>
      <w:pStyle w:val="a6"/>
      <w:framePr w:wrap="around" w:vAnchor="text" w:hAnchor="margin" w:xAlign="right" w:y="1"/>
      <w:rPr>
        <w:rStyle w:val="af"/>
      </w:rPr>
    </w:pPr>
    <w:r>
      <w:rPr>
        <w:rStyle w:val="af"/>
      </w:rPr>
      <w:fldChar w:fldCharType="begin"/>
    </w:r>
    <w:r>
      <w:rPr>
        <w:rStyle w:val="af"/>
      </w:rPr>
      <w:instrText xml:space="preserve">PAGE  </w:instrText>
    </w:r>
    <w:r>
      <w:rPr>
        <w:rStyle w:val="af"/>
      </w:rPr>
      <w:fldChar w:fldCharType="separate"/>
    </w:r>
    <w:r>
      <w:rPr>
        <w:rStyle w:val="af"/>
        <w:noProof/>
      </w:rPr>
      <w:t>1</w:t>
    </w:r>
    <w:r>
      <w:rPr>
        <w:rStyle w:val="af"/>
      </w:rPr>
      <w:fldChar w:fldCharType="end"/>
    </w:r>
  </w:p>
  <w:p w14:paraId="60BE7BB9" w14:textId="77777777" w:rsidR="00AA20CC" w:rsidRDefault="00AA20CC">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FB9808" w14:textId="396F15BE" w:rsidR="00AA20CC" w:rsidRPr="00AF76ED" w:rsidRDefault="00AA20CC" w:rsidP="00AF76ED">
    <w:pPr>
      <w:pStyle w:val="a6"/>
      <w:framePr w:wrap="around" w:vAnchor="text" w:hAnchor="margin" w:xAlign="center" w:y="313"/>
      <w:rPr>
        <w:rStyle w:val="af"/>
        <w:rFonts w:ascii="HGｺﾞｼｯｸE" w:eastAsia="HGｺﾞｼｯｸE" w:hAnsi="ＭＳ ゴシック"/>
        <w:color w:val="333333"/>
        <w:szCs w:val="21"/>
      </w:rPr>
    </w:pPr>
    <w:r w:rsidRPr="00AF76ED">
      <w:rPr>
        <w:rStyle w:val="af"/>
        <w:rFonts w:ascii="HGｺﾞｼｯｸE" w:eastAsia="HGｺﾞｼｯｸE" w:hAnsi="ＭＳ ゴシック" w:hint="eastAsia"/>
        <w:color w:val="333333"/>
        <w:szCs w:val="21"/>
      </w:rPr>
      <w:fldChar w:fldCharType="begin"/>
    </w:r>
    <w:r w:rsidRPr="00AF76ED">
      <w:rPr>
        <w:rStyle w:val="af"/>
        <w:rFonts w:ascii="HGｺﾞｼｯｸE" w:eastAsia="HGｺﾞｼｯｸE" w:hAnsi="ＭＳ ゴシック" w:hint="eastAsia"/>
        <w:color w:val="333333"/>
        <w:szCs w:val="21"/>
      </w:rPr>
      <w:instrText xml:space="preserve">PAGE  </w:instrText>
    </w:r>
    <w:r w:rsidRPr="00AF76ED">
      <w:rPr>
        <w:rStyle w:val="af"/>
        <w:rFonts w:ascii="HGｺﾞｼｯｸE" w:eastAsia="HGｺﾞｼｯｸE" w:hAnsi="ＭＳ ゴシック" w:hint="eastAsia"/>
        <w:color w:val="333333"/>
        <w:szCs w:val="21"/>
      </w:rPr>
      <w:fldChar w:fldCharType="separate"/>
    </w:r>
    <w:r>
      <w:rPr>
        <w:rStyle w:val="af"/>
        <w:rFonts w:ascii="HGｺﾞｼｯｸE" w:eastAsia="HGｺﾞｼｯｸE" w:hAnsi="ＭＳ ゴシック"/>
        <w:noProof/>
        <w:color w:val="333333"/>
        <w:szCs w:val="21"/>
      </w:rPr>
      <w:t>11</w:t>
    </w:r>
    <w:r w:rsidRPr="00AF76ED">
      <w:rPr>
        <w:rStyle w:val="af"/>
        <w:rFonts w:ascii="HGｺﾞｼｯｸE" w:eastAsia="HGｺﾞｼｯｸE" w:hAnsi="ＭＳ ゴシック" w:hint="eastAsia"/>
        <w:color w:val="333333"/>
        <w:szCs w:val="21"/>
      </w:rPr>
      <w:fldChar w:fldCharType="end"/>
    </w:r>
  </w:p>
  <w:p w14:paraId="2404444C" w14:textId="77777777" w:rsidR="00AA20CC" w:rsidRPr="00AF76ED" w:rsidRDefault="00AA20CC">
    <w:pPr>
      <w:pStyle w:val="a6"/>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D76DF9" w14:textId="77777777" w:rsidR="00AA20CC" w:rsidRDefault="00AA20CC">
    <w:pPr>
      <w:framePr w:wrap="around" w:vAnchor="text" w:hAnchor="margin" w:xAlign="center" w:y="1"/>
    </w:pPr>
    <w:r>
      <w:fldChar w:fldCharType="begin"/>
    </w:r>
    <w:r>
      <w:instrText xml:space="preserve">PAGE  </w:instrText>
    </w:r>
    <w:r>
      <w:fldChar w:fldCharType="end"/>
    </w:r>
  </w:p>
  <w:p w14:paraId="53A2B489" w14:textId="77777777" w:rsidR="00AA20CC" w:rsidRDefault="00AA20CC">
    <w:pP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5D70CD" w14:textId="77777777" w:rsidR="00AA20CC" w:rsidRPr="00AF76ED" w:rsidRDefault="00AA20CC">
    <w:pPr>
      <w:pStyle w:val="a6"/>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38317" w14:textId="77777777" w:rsidR="00AA20CC" w:rsidRDefault="00AA20CC" w:rsidP="00AF76ED">
    <w:pPr>
      <w:framePr w:wrap="around" w:vAnchor="text" w:hAnchor="margin" w:xAlign="center" w:y="1"/>
    </w:pPr>
    <w:r>
      <w:fldChar w:fldCharType="begin"/>
    </w:r>
    <w:r>
      <w:instrText xml:space="preserve">PAGE  </w:instrText>
    </w:r>
    <w:r>
      <w:fldChar w:fldCharType="end"/>
    </w:r>
  </w:p>
  <w:p w14:paraId="1ED8B424" w14:textId="77777777" w:rsidR="00AA20CC" w:rsidRDefault="00AA20CC">
    <w:pP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93BC6" w14:textId="3AD89B26" w:rsidR="00AA20CC" w:rsidRPr="00AF76ED" w:rsidRDefault="00AA20CC" w:rsidP="00AF76ED">
    <w:pPr>
      <w:pStyle w:val="a6"/>
      <w:framePr w:wrap="around" w:vAnchor="text" w:hAnchor="margin" w:xAlign="center" w:y="313"/>
      <w:rPr>
        <w:rStyle w:val="af"/>
        <w:rFonts w:ascii="HGｺﾞｼｯｸE" w:eastAsia="HGｺﾞｼｯｸE" w:hAnsi="ＭＳ ゴシック"/>
        <w:color w:val="333333"/>
        <w:szCs w:val="21"/>
      </w:rPr>
    </w:pPr>
    <w:r w:rsidRPr="00AF76ED">
      <w:rPr>
        <w:rStyle w:val="af"/>
        <w:rFonts w:ascii="HGｺﾞｼｯｸE" w:eastAsia="HGｺﾞｼｯｸE" w:hAnsi="ＭＳ ゴシック" w:hint="eastAsia"/>
        <w:color w:val="333333"/>
        <w:szCs w:val="21"/>
      </w:rPr>
      <w:fldChar w:fldCharType="begin"/>
    </w:r>
    <w:r w:rsidRPr="00AF76ED">
      <w:rPr>
        <w:rStyle w:val="af"/>
        <w:rFonts w:ascii="HGｺﾞｼｯｸE" w:eastAsia="HGｺﾞｼｯｸE" w:hAnsi="ＭＳ ゴシック" w:hint="eastAsia"/>
        <w:color w:val="333333"/>
        <w:szCs w:val="21"/>
      </w:rPr>
      <w:instrText xml:space="preserve">PAGE  </w:instrText>
    </w:r>
    <w:r w:rsidRPr="00AF76ED">
      <w:rPr>
        <w:rStyle w:val="af"/>
        <w:rFonts w:ascii="HGｺﾞｼｯｸE" w:eastAsia="HGｺﾞｼｯｸE" w:hAnsi="ＭＳ ゴシック" w:hint="eastAsia"/>
        <w:color w:val="333333"/>
        <w:szCs w:val="21"/>
      </w:rPr>
      <w:fldChar w:fldCharType="separate"/>
    </w:r>
    <w:r w:rsidR="00F407F2">
      <w:rPr>
        <w:rStyle w:val="af"/>
        <w:rFonts w:ascii="HGｺﾞｼｯｸE" w:eastAsia="HGｺﾞｼｯｸE" w:hAnsi="ＭＳ ゴシック"/>
        <w:noProof/>
        <w:color w:val="333333"/>
        <w:szCs w:val="21"/>
      </w:rPr>
      <w:t>7</w:t>
    </w:r>
    <w:r w:rsidRPr="00AF76ED">
      <w:rPr>
        <w:rStyle w:val="af"/>
        <w:rFonts w:ascii="HGｺﾞｼｯｸE" w:eastAsia="HGｺﾞｼｯｸE" w:hAnsi="ＭＳ ゴシック" w:hint="eastAsia"/>
        <w:color w:val="333333"/>
        <w:szCs w:val="21"/>
      </w:rPr>
      <w:fldChar w:fldCharType="end"/>
    </w:r>
  </w:p>
  <w:p w14:paraId="220708C7" w14:textId="77777777" w:rsidR="00AA20CC" w:rsidRPr="00AF76ED" w:rsidRDefault="00AA20CC">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FE3459" w14:textId="77777777" w:rsidR="00BF02FB" w:rsidRDefault="00BF02FB">
      <w:r>
        <w:separator/>
      </w:r>
    </w:p>
  </w:footnote>
  <w:footnote w:type="continuationSeparator" w:id="0">
    <w:p w14:paraId="3E01EA05" w14:textId="77777777" w:rsidR="00BF02FB" w:rsidRDefault="00BF02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671E1"/>
    <w:multiLevelType w:val="hybridMultilevel"/>
    <w:tmpl w:val="EFC88B64"/>
    <w:lvl w:ilvl="0" w:tplc="5A76DFD8">
      <w:start w:val="1"/>
      <w:numFmt w:val="decimalFullWidth"/>
      <w:lvlText w:val="%1．"/>
      <w:lvlJc w:val="left"/>
      <w:pPr>
        <w:tabs>
          <w:tab w:val="num" w:pos="585"/>
        </w:tabs>
        <w:ind w:left="585" w:hanging="360"/>
      </w:pPr>
      <w:rPr>
        <w:rFonts w:hint="eastAsia"/>
      </w:rPr>
    </w:lvl>
    <w:lvl w:ilvl="1" w:tplc="04090017">
      <w:start w:val="1"/>
      <w:numFmt w:val="aiueoFullWidth"/>
      <w:lvlText w:val="(%2)"/>
      <w:lvlJc w:val="left"/>
      <w:pPr>
        <w:tabs>
          <w:tab w:val="num" w:pos="1065"/>
        </w:tabs>
        <w:ind w:left="1065" w:hanging="420"/>
      </w:pPr>
    </w:lvl>
    <w:lvl w:ilvl="2" w:tplc="04090011">
      <w:start w:val="1"/>
      <w:numFmt w:val="decimalEnclosedCircle"/>
      <w:lvlText w:val="%3"/>
      <w:lvlJc w:val="left"/>
      <w:pPr>
        <w:tabs>
          <w:tab w:val="num" w:pos="1485"/>
        </w:tabs>
        <w:ind w:left="1485" w:hanging="420"/>
      </w:pPr>
    </w:lvl>
    <w:lvl w:ilvl="3" w:tplc="0409000F">
      <w:start w:val="1"/>
      <w:numFmt w:val="decimal"/>
      <w:lvlText w:val="%4."/>
      <w:lvlJc w:val="left"/>
      <w:pPr>
        <w:tabs>
          <w:tab w:val="num" w:pos="1905"/>
        </w:tabs>
        <w:ind w:left="1905" w:hanging="420"/>
      </w:pPr>
    </w:lvl>
    <w:lvl w:ilvl="4" w:tplc="04090017">
      <w:start w:val="1"/>
      <w:numFmt w:val="aiueoFullWidth"/>
      <w:lvlText w:val="(%5)"/>
      <w:lvlJc w:val="left"/>
      <w:pPr>
        <w:tabs>
          <w:tab w:val="num" w:pos="2325"/>
        </w:tabs>
        <w:ind w:left="2325" w:hanging="420"/>
      </w:pPr>
    </w:lvl>
    <w:lvl w:ilvl="5" w:tplc="04090011">
      <w:start w:val="1"/>
      <w:numFmt w:val="decimalEnclosedCircle"/>
      <w:lvlText w:val="%6"/>
      <w:lvlJc w:val="left"/>
      <w:pPr>
        <w:tabs>
          <w:tab w:val="num" w:pos="2745"/>
        </w:tabs>
        <w:ind w:left="2745" w:hanging="420"/>
      </w:pPr>
    </w:lvl>
    <w:lvl w:ilvl="6" w:tplc="0409000F">
      <w:start w:val="1"/>
      <w:numFmt w:val="decimal"/>
      <w:lvlText w:val="%7."/>
      <w:lvlJc w:val="left"/>
      <w:pPr>
        <w:tabs>
          <w:tab w:val="num" w:pos="3165"/>
        </w:tabs>
        <w:ind w:left="3165" w:hanging="420"/>
      </w:pPr>
    </w:lvl>
    <w:lvl w:ilvl="7" w:tplc="04090017">
      <w:start w:val="1"/>
      <w:numFmt w:val="aiueoFullWidth"/>
      <w:lvlText w:val="(%8)"/>
      <w:lvlJc w:val="left"/>
      <w:pPr>
        <w:tabs>
          <w:tab w:val="num" w:pos="3585"/>
        </w:tabs>
        <w:ind w:left="3585" w:hanging="420"/>
      </w:pPr>
    </w:lvl>
    <w:lvl w:ilvl="8" w:tplc="04090011">
      <w:start w:val="1"/>
      <w:numFmt w:val="decimalEnclosedCircle"/>
      <w:lvlText w:val="%9"/>
      <w:lvlJc w:val="left"/>
      <w:pPr>
        <w:tabs>
          <w:tab w:val="num" w:pos="4005"/>
        </w:tabs>
        <w:ind w:left="4005" w:hanging="420"/>
      </w:pPr>
    </w:lvl>
  </w:abstractNum>
  <w:abstractNum w:abstractNumId="1" w15:restartNumberingAfterBreak="0">
    <w:nsid w:val="0A800A6F"/>
    <w:multiLevelType w:val="hybridMultilevel"/>
    <w:tmpl w:val="A7F85A96"/>
    <w:lvl w:ilvl="0" w:tplc="0CAC707C">
      <w:start w:val="3"/>
      <w:numFmt w:val="decimalEnclosedCircle"/>
      <w:lvlText w:val="%1"/>
      <w:lvlJc w:val="left"/>
      <w:pPr>
        <w:tabs>
          <w:tab w:val="num" w:pos="930"/>
        </w:tabs>
        <w:ind w:left="930" w:hanging="465"/>
      </w:pPr>
      <w:rPr>
        <w:rFonts w:hint="eastAsia"/>
      </w:rPr>
    </w:lvl>
    <w:lvl w:ilvl="1" w:tplc="04090017" w:tentative="1">
      <w:start w:val="1"/>
      <w:numFmt w:val="aiueoFullWidth"/>
      <w:lvlText w:val="(%2)"/>
      <w:lvlJc w:val="left"/>
      <w:pPr>
        <w:tabs>
          <w:tab w:val="num" w:pos="1305"/>
        </w:tabs>
        <w:ind w:left="1305" w:hanging="420"/>
      </w:pPr>
    </w:lvl>
    <w:lvl w:ilvl="2" w:tplc="04090011" w:tentative="1">
      <w:start w:val="1"/>
      <w:numFmt w:val="decimalEnclosedCircle"/>
      <w:lvlText w:val="%3"/>
      <w:lvlJc w:val="left"/>
      <w:pPr>
        <w:tabs>
          <w:tab w:val="num" w:pos="1725"/>
        </w:tabs>
        <w:ind w:left="1725" w:hanging="420"/>
      </w:pPr>
    </w:lvl>
    <w:lvl w:ilvl="3" w:tplc="0409000F" w:tentative="1">
      <w:start w:val="1"/>
      <w:numFmt w:val="decimal"/>
      <w:lvlText w:val="%4."/>
      <w:lvlJc w:val="left"/>
      <w:pPr>
        <w:tabs>
          <w:tab w:val="num" w:pos="2145"/>
        </w:tabs>
        <w:ind w:left="2145" w:hanging="420"/>
      </w:pPr>
    </w:lvl>
    <w:lvl w:ilvl="4" w:tplc="04090017" w:tentative="1">
      <w:start w:val="1"/>
      <w:numFmt w:val="aiueoFullWidth"/>
      <w:lvlText w:val="(%5)"/>
      <w:lvlJc w:val="left"/>
      <w:pPr>
        <w:tabs>
          <w:tab w:val="num" w:pos="2565"/>
        </w:tabs>
        <w:ind w:left="2565" w:hanging="420"/>
      </w:pPr>
    </w:lvl>
    <w:lvl w:ilvl="5" w:tplc="04090011" w:tentative="1">
      <w:start w:val="1"/>
      <w:numFmt w:val="decimalEnclosedCircle"/>
      <w:lvlText w:val="%6"/>
      <w:lvlJc w:val="left"/>
      <w:pPr>
        <w:tabs>
          <w:tab w:val="num" w:pos="2985"/>
        </w:tabs>
        <w:ind w:left="2985" w:hanging="420"/>
      </w:pPr>
    </w:lvl>
    <w:lvl w:ilvl="6" w:tplc="0409000F" w:tentative="1">
      <w:start w:val="1"/>
      <w:numFmt w:val="decimal"/>
      <w:lvlText w:val="%7."/>
      <w:lvlJc w:val="left"/>
      <w:pPr>
        <w:tabs>
          <w:tab w:val="num" w:pos="3405"/>
        </w:tabs>
        <w:ind w:left="3405" w:hanging="420"/>
      </w:pPr>
    </w:lvl>
    <w:lvl w:ilvl="7" w:tplc="04090017" w:tentative="1">
      <w:start w:val="1"/>
      <w:numFmt w:val="aiueoFullWidth"/>
      <w:lvlText w:val="(%8)"/>
      <w:lvlJc w:val="left"/>
      <w:pPr>
        <w:tabs>
          <w:tab w:val="num" w:pos="3825"/>
        </w:tabs>
        <w:ind w:left="3825" w:hanging="420"/>
      </w:pPr>
    </w:lvl>
    <w:lvl w:ilvl="8" w:tplc="04090011" w:tentative="1">
      <w:start w:val="1"/>
      <w:numFmt w:val="decimalEnclosedCircle"/>
      <w:lvlText w:val="%9"/>
      <w:lvlJc w:val="left"/>
      <w:pPr>
        <w:tabs>
          <w:tab w:val="num" w:pos="4245"/>
        </w:tabs>
        <w:ind w:left="4245" w:hanging="420"/>
      </w:pPr>
    </w:lvl>
  </w:abstractNum>
  <w:abstractNum w:abstractNumId="2" w15:restartNumberingAfterBreak="0">
    <w:nsid w:val="16D06337"/>
    <w:multiLevelType w:val="hybridMultilevel"/>
    <w:tmpl w:val="30EE6872"/>
    <w:lvl w:ilvl="0" w:tplc="69FEBA14">
      <w:start w:val="1"/>
      <w:numFmt w:val="decimalEnclosedCircle"/>
      <w:lvlText w:val="%1"/>
      <w:lvlJc w:val="left"/>
      <w:pPr>
        <w:ind w:left="1843" w:hanging="360"/>
      </w:pPr>
      <w:rPr>
        <w:rFonts w:hint="default"/>
      </w:rPr>
    </w:lvl>
    <w:lvl w:ilvl="1" w:tplc="04090017" w:tentative="1">
      <w:start w:val="1"/>
      <w:numFmt w:val="aiueoFullWidth"/>
      <w:lvlText w:val="(%2)"/>
      <w:lvlJc w:val="left"/>
      <w:pPr>
        <w:ind w:left="2323" w:hanging="420"/>
      </w:pPr>
    </w:lvl>
    <w:lvl w:ilvl="2" w:tplc="04090011" w:tentative="1">
      <w:start w:val="1"/>
      <w:numFmt w:val="decimalEnclosedCircle"/>
      <w:lvlText w:val="%3"/>
      <w:lvlJc w:val="left"/>
      <w:pPr>
        <w:ind w:left="2743" w:hanging="420"/>
      </w:pPr>
    </w:lvl>
    <w:lvl w:ilvl="3" w:tplc="0409000F" w:tentative="1">
      <w:start w:val="1"/>
      <w:numFmt w:val="decimal"/>
      <w:lvlText w:val="%4."/>
      <w:lvlJc w:val="left"/>
      <w:pPr>
        <w:ind w:left="3163" w:hanging="420"/>
      </w:pPr>
    </w:lvl>
    <w:lvl w:ilvl="4" w:tplc="04090017" w:tentative="1">
      <w:start w:val="1"/>
      <w:numFmt w:val="aiueoFullWidth"/>
      <w:lvlText w:val="(%5)"/>
      <w:lvlJc w:val="left"/>
      <w:pPr>
        <w:ind w:left="3583" w:hanging="420"/>
      </w:pPr>
    </w:lvl>
    <w:lvl w:ilvl="5" w:tplc="04090011" w:tentative="1">
      <w:start w:val="1"/>
      <w:numFmt w:val="decimalEnclosedCircle"/>
      <w:lvlText w:val="%6"/>
      <w:lvlJc w:val="left"/>
      <w:pPr>
        <w:ind w:left="4003" w:hanging="420"/>
      </w:pPr>
    </w:lvl>
    <w:lvl w:ilvl="6" w:tplc="0409000F" w:tentative="1">
      <w:start w:val="1"/>
      <w:numFmt w:val="decimal"/>
      <w:lvlText w:val="%7."/>
      <w:lvlJc w:val="left"/>
      <w:pPr>
        <w:ind w:left="4423" w:hanging="420"/>
      </w:pPr>
    </w:lvl>
    <w:lvl w:ilvl="7" w:tplc="04090017" w:tentative="1">
      <w:start w:val="1"/>
      <w:numFmt w:val="aiueoFullWidth"/>
      <w:lvlText w:val="(%8)"/>
      <w:lvlJc w:val="left"/>
      <w:pPr>
        <w:ind w:left="4843" w:hanging="420"/>
      </w:pPr>
    </w:lvl>
    <w:lvl w:ilvl="8" w:tplc="04090011" w:tentative="1">
      <w:start w:val="1"/>
      <w:numFmt w:val="decimalEnclosedCircle"/>
      <w:lvlText w:val="%9"/>
      <w:lvlJc w:val="left"/>
      <w:pPr>
        <w:ind w:left="5263" w:hanging="420"/>
      </w:pPr>
    </w:lvl>
  </w:abstractNum>
  <w:abstractNum w:abstractNumId="3" w15:restartNumberingAfterBreak="0">
    <w:nsid w:val="19A62B4C"/>
    <w:multiLevelType w:val="singleLevel"/>
    <w:tmpl w:val="556436D8"/>
    <w:lvl w:ilvl="0">
      <w:numFmt w:val="bullet"/>
      <w:lvlText w:val="・"/>
      <w:lvlJc w:val="left"/>
      <w:pPr>
        <w:tabs>
          <w:tab w:val="num" w:pos="105"/>
        </w:tabs>
        <w:ind w:left="105" w:hanging="105"/>
      </w:pPr>
      <w:rPr>
        <w:rFonts w:ascii="ＭＳ Ｐ明朝" w:eastAsia="ＭＳ Ｐ明朝" w:hAnsi="ＭＳ Ｐ明朝" w:hint="eastAsia"/>
      </w:rPr>
    </w:lvl>
  </w:abstractNum>
  <w:abstractNum w:abstractNumId="4" w15:restartNumberingAfterBreak="0">
    <w:nsid w:val="1CDB2491"/>
    <w:multiLevelType w:val="multilevel"/>
    <w:tmpl w:val="27E24DE0"/>
    <w:lvl w:ilvl="0">
      <w:start w:val="1"/>
      <w:numFmt w:val="decimal"/>
      <w:suff w:val="space"/>
      <w:lvlText w:val="%1 "/>
      <w:lvlJc w:val="left"/>
      <w:pPr>
        <w:ind w:left="170" w:hanging="170"/>
      </w:pPr>
      <w:rPr>
        <w:rFonts w:ascii="ＪＳＰ明朝" w:eastAsia="ＪＳＰ明朝" w:hint="eastAsia"/>
        <w:b w:val="0"/>
        <w:i w:val="0"/>
        <w:sz w:val="21"/>
      </w:rPr>
    </w:lvl>
    <w:lvl w:ilvl="1">
      <w:start w:val="1"/>
      <w:numFmt w:val="decimal"/>
      <w:suff w:val="space"/>
      <w:lvlText w:val=" %1.%2"/>
      <w:lvlJc w:val="left"/>
      <w:pPr>
        <w:ind w:left="397" w:hanging="397"/>
      </w:pPr>
      <w:rPr>
        <w:rFonts w:ascii="ＪＳＰ明朝" w:eastAsia="ＪＳＰ明朝" w:hint="eastAsia"/>
        <w:b w:val="0"/>
        <w:i w:val="0"/>
        <w:sz w:val="21"/>
      </w:rPr>
    </w:lvl>
    <w:lvl w:ilvl="2">
      <w:start w:val="1"/>
      <w:numFmt w:val="decimal"/>
      <w:suff w:val="space"/>
      <w:lvlText w:val="  %1.%2.%3"/>
      <w:lvlJc w:val="left"/>
      <w:pPr>
        <w:ind w:left="680" w:hanging="680"/>
      </w:pPr>
      <w:rPr>
        <w:rFonts w:ascii="ＪＳＰ明朝" w:eastAsia="ＪＳＰ明朝" w:hint="eastAsia"/>
        <w:b w:val="0"/>
        <w:i w:val="0"/>
        <w:sz w:val="21"/>
      </w:rPr>
    </w:lvl>
    <w:lvl w:ilvl="3">
      <w:start w:val="1"/>
      <w:numFmt w:val="decimal"/>
      <w:suff w:val="nothing"/>
      <w:lvlText w:val="   (%4) "/>
      <w:lvlJc w:val="left"/>
      <w:pPr>
        <w:ind w:left="1701" w:hanging="1701"/>
      </w:pPr>
      <w:rPr>
        <w:rFonts w:ascii="ＪＳＰ明朝" w:eastAsia="ＪＳＰ明朝" w:hint="eastAsia"/>
        <w:b w:val="0"/>
        <w:i w:val="0"/>
        <w:sz w:val="21"/>
      </w:rPr>
    </w:lvl>
    <w:lvl w:ilvl="4">
      <w:start w:val="1"/>
      <w:numFmt w:val="lowerLetter"/>
      <w:lvlText w:val="(%5)"/>
      <w:lvlJc w:val="left"/>
      <w:pPr>
        <w:tabs>
          <w:tab w:val="num" w:pos="2126"/>
        </w:tabs>
        <w:ind w:left="2126" w:hanging="425"/>
      </w:pPr>
      <w:rPr>
        <w:rFonts w:hint="eastAsia"/>
      </w:rPr>
    </w:lvl>
    <w:lvl w:ilvl="5">
      <w:start w:val="1"/>
      <w:numFmt w:val="lowerRoman"/>
      <w:lvlText w:val="(%6)"/>
      <w:lvlJc w:val="left"/>
      <w:pPr>
        <w:tabs>
          <w:tab w:val="num" w:pos="2551"/>
        </w:tabs>
        <w:ind w:left="2551" w:hanging="425"/>
      </w:pPr>
      <w:rPr>
        <w:rFonts w:hint="eastAsia"/>
      </w:rPr>
    </w:lvl>
    <w:lvl w:ilvl="6">
      <w:start w:val="1"/>
      <w:numFmt w:val="decimal"/>
      <w:lvlText w:val="(%7)"/>
      <w:lvlJc w:val="left"/>
      <w:pPr>
        <w:tabs>
          <w:tab w:val="num" w:pos="2976"/>
        </w:tabs>
        <w:ind w:left="2976" w:hanging="425"/>
      </w:pPr>
      <w:rPr>
        <w:rFonts w:hint="eastAsia"/>
      </w:rPr>
    </w:lvl>
    <w:lvl w:ilvl="7">
      <w:start w:val="1"/>
      <w:numFmt w:val="lowerLetter"/>
      <w:lvlText w:val="(%8)"/>
      <w:lvlJc w:val="left"/>
      <w:pPr>
        <w:tabs>
          <w:tab w:val="num" w:pos="3402"/>
        </w:tabs>
        <w:ind w:left="3402" w:hanging="426"/>
      </w:pPr>
      <w:rPr>
        <w:rFonts w:hint="eastAsia"/>
      </w:rPr>
    </w:lvl>
    <w:lvl w:ilvl="8">
      <w:start w:val="1"/>
      <w:numFmt w:val="lowerRoman"/>
      <w:lvlText w:val="(%9)"/>
      <w:lvlJc w:val="left"/>
      <w:pPr>
        <w:tabs>
          <w:tab w:val="num" w:pos="3827"/>
        </w:tabs>
        <w:ind w:left="3827" w:hanging="425"/>
      </w:pPr>
      <w:rPr>
        <w:rFonts w:hint="eastAsia"/>
      </w:rPr>
    </w:lvl>
  </w:abstractNum>
  <w:abstractNum w:abstractNumId="5" w15:restartNumberingAfterBreak="0">
    <w:nsid w:val="1E165DAE"/>
    <w:multiLevelType w:val="multilevel"/>
    <w:tmpl w:val="B4FC9AE8"/>
    <w:lvl w:ilvl="0">
      <w:start w:val="1"/>
      <w:numFmt w:val="aiueoFullWidth"/>
      <w:pStyle w:val="1"/>
      <w:lvlText w:val="%1　"/>
      <w:lvlJc w:val="left"/>
      <w:pPr>
        <w:tabs>
          <w:tab w:val="num" w:pos="360"/>
        </w:tabs>
        <w:ind w:left="-420" w:firstLine="420"/>
      </w:pPr>
      <w:rPr>
        <w:rFonts w:ascii="ＭＳ 明朝" w:eastAsia="ＭＳ 明朝" w:hint="eastAsia"/>
        <w:sz w:val="21"/>
      </w:rPr>
    </w:lvl>
    <w:lvl w:ilvl="1">
      <w:start w:val="1"/>
      <w:numFmt w:val="decimal"/>
      <w:suff w:val="space"/>
      <w:lvlText w:val=" %1.%2"/>
      <w:lvlJc w:val="left"/>
      <w:pPr>
        <w:ind w:left="397" w:hanging="397"/>
      </w:pPr>
      <w:rPr>
        <w:rFonts w:ascii="ＪＳＰ明朝" w:eastAsia="ＪＳＰ明朝" w:hint="eastAsia"/>
        <w:b w:val="0"/>
        <w:i w:val="0"/>
        <w:sz w:val="21"/>
      </w:rPr>
    </w:lvl>
    <w:lvl w:ilvl="2">
      <w:start w:val="1"/>
      <w:numFmt w:val="decimal"/>
      <w:suff w:val="space"/>
      <w:lvlText w:val="  %1.%2.%3"/>
      <w:lvlJc w:val="left"/>
      <w:pPr>
        <w:ind w:left="680" w:hanging="680"/>
      </w:pPr>
      <w:rPr>
        <w:rFonts w:ascii="ＪＳＰ明朝" w:eastAsia="ＪＳＰ明朝" w:hint="eastAsia"/>
        <w:b w:val="0"/>
        <w:i w:val="0"/>
        <w:sz w:val="21"/>
      </w:rPr>
    </w:lvl>
    <w:lvl w:ilvl="3">
      <w:start w:val="1"/>
      <w:numFmt w:val="decimal"/>
      <w:lvlText w:val="(%4) "/>
      <w:lvlJc w:val="left"/>
      <w:pPr>
        <w:tabs>
          <w:tab w:val="num" w:pos="720"/>
        </w:tabs>
        <w:ind w:left="0" w:firstLine="0"/>
      </w:pPr>
      <w:rPr>
        <w:rFonts w:ascii="ＭＳ 明朝" w:eastAsia="ＭＳ 明朝" w:hint="eastAsia"/>
        <w:sz w:val="21"/>
      </w:rPr>
    </w:lvl>
    <w:lvl w:ilvl="4">
      <w:start w:val="1"/>
      <w:numFmt w:val="lowerLetter"/>
      <w:lvlText w:val="(%5)"/>
      <w:lvlJc w:val="left"/>
      <w:pPr>
        <w:tabs>
          <w:tab w:val="num" w:pos="2126"/>
        </w:tabs>
        <w:ind w:left="2126" w:hanging="425"/>
      </w:pPr>
      <w:rPr>
        <w:rFonts w:hint="eastAsia"/>
      </w:rPr>
    </w:lvl>
    <w:lvl w:ilvl="5">
      <w:start w:val="1"/>
      <w:numFmt w:val="lowerRoman"/>
      <w:lvlText w:val="(%6)"/>
      <w:lvlJc w:val="left"/>
      <w:pPr>
        <w:tabs>
          <w:tab w:val="num" w:pos="2551"/>
        </w:tabs>
        <w:ind w:left="2551" w:hanging="425"/>
      </w:pPr>
      <w:rPr>
        <w:rFonts w:hint="eastAsia"/>
      </w:rPr>
    </w:lvl>
    <w:lvl w:ilvl="6">
      <w:start w:val="1"/>
      <w:numFmt w:val="decimal"/>
      <w:lvlText w:val="(%7)"/>
      <w:lvlJc w:val="left"/>
      <w:pPr>
        <w:tabs>
          <w:tab w:val="num" w:pos="2976"/>
        </w:tabs>
        <w:ind w:left="2976" w:hanging="425"/>
      </w:pPr>
      <w:rPr>
        <w:rFonts w:hint="eastAsia"/>
      </w:rPr>
    </w:lvl>
    <w:lvl w:ilvl="7">
      <w:start w:val="1"/>
      <w:numFmt w:val="lowerLetter"/>
      <w:lvlText w:val="(%8)"/>
      <w:lvlJc w:val="left"/>
      <w:pPr>
        <w:tabs>
          <w:tab w:val="num" w:pos="3402"/>
        </w:tabs>
        <w:ind w:left="3402" w:hanging="426"/>
      </w:pPr>
      <w:rPr>
        <w:rFonts w:hint="eastAsia"/>
      </w:rPr>
    </w:lvl>
    <w:lvl w:ilvl="8">
      <w:start w:val="1"/>
      <w:numFmt w:val="lowerRoman"/>
      <w:lvlText w:val="(%9)"/>
      <w:lvlJc w:val="left"/>
      <w:pPr>
        <w:tabs>
          <w:tab w:val="num" w:pos="3827"/>
        </w:tabs>
        <w:ind w:left="3827" w:hanging="425"/>
      </w:pPr>
      <w:rPr>
        <w:rFonts w:hint="eastAsia"/>
      </w:rPr>
    </w:lvl>
  </w:abstractNum>
  <w:abstractNum w:abstractNumId="6" w15:restartNumberingAfterBreak="0">
    <w:nsid w:val="20A875A5"/>
    <w:multiLevelType w:val="hybridMultilevel"/>
    <w:tmpl w:val="522A7C62"/>
    <w:lvl w:ilvl="0" w:tplc="D0DC06D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1EA1CF0"/>
    <w:multiLevelType w:val="hybridMultilevel"/>
    <w:tmpl w:val="88942CC6"/>
    <w:lvl w:ilvl="0" w:tplc="57B06C62">
      <w:start w:val="4"/>
      <w:numFmt w:val="decimalFullWidth"/>
      <w:lvlText w:val="第%1条"/>
      <w:lvlJc w:val="left"/>
      <w:pPr>
        <w:tabs>
          <w:tab w:val="num" w:pos="960"/>
        </w:tabs>
        <w:ind w:left="960" w:hanging="960"/>
      </w:pPr>
      <w:rPr>
        <w:rFonts w:hint="eastAsia"/>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8" w15:restartNumberingAfterBreak="0">
    <w:nsid w:val="37AC0A92"/>
    <w:multiLevelType w:val="hybridMultilevel"/>
    <w:tmpl w:val="E47046B4"/>
    <w:lvl w:ilvl="0" w:tplc="23B67188">
      <w:start w:val="2"/>
      <w:numFmt w:val="decimalFullWidth"/>
      <w:lvlText w:val="%1）"/>
      <w:lvlJc w:val="left"/>
      <w:pPr>
        <w:tabs>
          <w:tab w:val="num" w:pos="720"/>
        </w:tabs>
        <w:ind w:left="720" w:hanging="720"/>
      </w:pPr>
      <w:rPr>
        <w:rFonts w:ascii="Times New Roman" w:hint="eastAsia"/>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9" w15:restartNumberingAfterBreak="0">
    <w:nsid w:val="39CC0CD6"/>
    <w:multiLevelType w:val="hybridMultilevel"/>
    <w:tmpl w:val="4FD03180"/>
    <w:lvl w:ilvl="0" w:tplc="9C367372">
      <w:start w:val="2"/>
      <w:numFmt w:val="decimalFullWidth"/>
      <w:lvlText w:val="%1）"/>
      <w:lvlJc w:val="left"/>
      <w:pPr>
        <w:tabs>
          <w:tab w:val="num" w:pos="1446"/>
        </w:tabs>
        <w:ind w:left="1446" w:hanging="720"/>
      </w:pPr>
      <w:rPr>
        <w:rFonts w:ascii="Times New Roman" w:hint="eastAsia"/>
      </w:rPr>
    </w:lvl>
    <w:lvl w:ilvl="1" w:tplc="04090017">
      <w:start w:val="1"/>
      <w:numFmt w:val="aiueoFullWidth"/>
      <w:lvlText w:val="(%2)"/>
      <w:lvlJc w:val="left"/>
      <w:pPr>
        <w:tabs>
          <w:tab w:val="num" w:pos="1566"/>
        </w:tabs>
        <w:ind w:left="1566" w:hanging="420"/>
      </w:pPr>
    </w:lvl>
    <w:lvl w:ilvl="2" w:tplc="04090011">
      <w:start w:val="1"/>
      <w:numFmt w:val="decimalEnclosedCircle"/>
      <w:lvlText w:val="%3"/>
      <w:lvlJc w:val="left"/>
      <w:pPr>
        <w:tabs>
          <w:tab w:val="num" w:pos="1986"/>
        </w:tabs>
        <w:ind w:left="1986" w:hanging="420"/>
      </w:pPr>
    </w:lvl>
    <w:lvl w:ilvl="3" w:tplc="0409000F">
      <w:start w:val="1"/>
      <w:numFmt w:val="decimal"/>
      <w:lvlText w:val="%4."/>
      <w:lvlJc w:val="left"/>
      <w:pPr>
        <w:tabs>
          <w:tab w:val="num" w:pos="2406"/>
        </w:tabs>
        <w:ind w:left="2406" w:hanging="420"/>
      </w:pPr>
    </w:lvl>
    <w:lvl w:ilvl="4" w:tplc="04090017">
      <w:start w:val="1"/>
      <w:numFmt w:val="aiueoFullWidth"/>
      <w:lvlText w:val="(%5)"/>
      <w:lvlJc w:val="left"/>
      <w:pPr>
        <w:tabs>
          <w:tab w:val="num" w:pos="2826"/>
        </w:tabs>
        <w:ind w:left="2826" w:hanging="420"/>
      </w:pPr>
    </w:lvl>
    <w:lvl w:ilvl="5" w:tplc="04090011">
      <w:start w:val="1"/>
      <w:numFmt w:val="decimalEnclosedCircle"/>
      <w:lvlText w:val="%6"/>
      <w:lvlJc w:val="left"/>
      <w:pPr>
        <w:tabs>
          <w:tab w:val="num" w:pos="3246"/>
        </w:tabs>
        <w:ind w:left="3246" w:hanging="420"/>
      </w:pPr>
    </w:lvl>
    <w:lvl w:ilvl="6" w:tplc="0409000F">
      <w:start w:val="1"/>
      <w:numFmt w:val="decimal"/>
      <w:lvlText w:val="%7."/>
      <w:lvlJc w:val="left"/>
      <w:pPr>
        <w:tabs>
          <w:tab w:val="num" w:pos="3666"/>
        </w:tabs>
        <w:ind w:left="3666" w:hanging="420"/>
      </w:pPr>
    </w:lvl>
    <w:lvl w:ilvl="7" w:tplc="04090017">
      <w:start w:val="1"/>
      <w:numFmt w:val="aiueoFullWidth"/>
      <w:lvlText w:val="(%8)"/>
      <w:lvlJc w:val="left"/>
      <w:pPr>
        <w:tabs>
          <w:tab w:val="num" w:pos="4086"/>
        </w:tabs>
        <w:ind w:left="4086" w:hanging="420"/>
      </w:pPr>
    </w:lvl>
    <w:lvl w:ilvl="8" w:tplc="04090011">
      <w:start w:val="1"/>
      <w:numFmt w:val="decimalEnclosedCircle"/>
      <w:lvlText w:val="%9"/>
      <w:lvlJc w:val="left"/>
      <w:pPr>
        <w:tabs>
          <w:tab w:val="num" w:pos="4506"/>
        </w:tabs>
        <w:ind w:left="4506" w:hanging="420"/>
      </w:pPr>
    </w:lvl>
  </w:abstractNum>
  <w:abstractNum w:abstractNumId="10" w15:restartNumberingAfterBreak="0">
    <w:nsid w:val="42294F58"/>
    <w:multiLevelType w:val="hybridMultilevel"/>
    <w:tmpl w:val="386027BC"/>
    <w:lvl w:ilvl="0" w:tplc="48B2353A">
      <w:start w:val="6"/>
      <w:numFmt w:val="decimal"/>
      <w:lvlText w:val="%1."/>
      <w:lvlJc w:val="left"/>
      <w:pPr>
        <w:tabs>
          <w:tab w:val="num" w:pos="435"/>
        </w:tabs>
        <w:ind w:left="435" w:hanging="435"/>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1" w15:restartNumberingAfterBreak="0">
    <w:nsid w:val="44D279ED"/>
    <w:multiLevelType w:val="hybridMultilevel"/>
    <w:tmpl w:val="16E6BB4E"/>
    <w:lvl w:ilvl="0" w:tplc="722681CC">
      <w:start w:val="1"/>
      <w:numFmt w:val="decimalFullWidth"/>
      <w:lvlText w:val="%1．"/>
      <w:lvlJc w:val="left"/>
      <w:pPr>
        <w:tabs>
          <w:tab w:val="num" w:pos="900"/>
        </w:tabs>
        <w:ind w:left="900" w:hanging="450"/>
      </w:pPr>
      <w:rPr>
        <w:rFonts w:hint="eastAsia"/>
      </w:rPr>
    </w:lvl>
    <w:lvl w:ilvl="1" w:tplc="04090017">
      <w:start w:val="1"/>
      <w:numFmt w:val="aiueoFullWidth"/>
      <w:lvlText w:val="(%2)"/>
      <w:lvlJc w:val="left"/>
      <w:pPr>
        <w:tabs>
          <w:tab w:val="num" w:pos="1290"/>
        </w:tabs>
        <w:ind w:left="1290" w:hanging="420"/>
      </w:pPr>
    </w:lvl>
    <w:lvl w:ilvl="2" w:tplc="04090011">
      <w:start w:val="1"/>
      <w:numFmt w:val="decimalEnclosedCircle"/>
      <w:lvlText w:val="%3"/>
      <w:lvlJc w:val="left"/>
      <w:pPr>
        <w:tabs>
          <w:tab w:val="num" w:pos="1710"/>
        </w:tabs>
        <w:ind w:left="1710" w:hanging="420"/>
      </w:pPr>
    </w:lvl>
    <w:lvl w:ilvl="3" w:tplc="0409000F">
      <w:start w:val="1"/>
      <w:numFmt w:val="decimal"/>
      <w:lvlText w:val="%4."/>
      <w:lvlJc w:val="left"/>
      <w:pPr>
        <w:tabs>
          <w:tab w:val="num" w:pos="2130"/>
        </w:tabs>
        <w:ind w:left="2130" w:hanging="420"/>
      </w:pPr>
    </w:lvl>
    <w:lvl w:ilvl="4" w:tplc="04090017">
      <w:start w:val="1"/>
      <w:numFmt w:val="aiueoFullWidth"/>
      <w:lvlText w:val="(%5)"/>
      <w:lvlJc w:val="left"/>
      <w:pPr>
        <w:tabs>
          <w:tab w:val="num" w:pos="2550"/>
        </w:tabs>
        <w:ind w:left="2550" w:hanging="420"/>
      </w:pPr>
    </w:lvl>
    <w:lvl w:ilvl="5" w:tplc="04090011">
      <w:start w:val="1"/>
      <w:numFmt w:val="decimalEnclosedCircle"/>
      <w:lvlText w:val="%6"/>
      <w:lvlJc w:val="left"/>
      <w:pPr>
        <w:tabs>
          <w:tab w:val="num" w:pos="2970"/>
        </w:tabs>
        <w:ind w:left="2970" w:hanging="420"/>
      </w:pPr>
    </w:lvl>
    <w:lvl w:ilvl="6" w:tplc="0409000F">
      <w:start w:val="1"/>
      <w:numFmt w:val="decimal"/>
      <w:lvlText w:val="%7."/>
      <w:lvlJc w:val="left"/>
      <w:pPr>
        <w:tabs>
          <w:tab w:val="num" w:pos="3390"/>
        </w:tabs>
        <w:ind w:left="3390" w:hanging="420"/>
      </w:pPr>
    </w:lvl>
    <w:lvl w:ilvl="7" w:tplc="04090017">
      <w:start w:val="1"/>
      <w:numFmt w:val="aiueoFullWidth"/>
      <w:lvlText w:val="(%8)"/>
      <w:lvlJc w:val="left"/>
      <w:pPr>
        <w:tabs>
          <w:tab w:val="num" w:pos="3810"/>
        </w:tabs>
        <w:ind w:left="3810" w:hanging="420"/>
      </w:pPr>
    </w:lvl>
    <w:lvl w:ilvl="8" w:tplc="04090011">
      <w:start w:val="1"/>
      <w:numFmt w:val="decimalEnclosedCircle"/>
      <w:lvlText w:val="%9"/>
      <w:lvlJc w:val="left"/>
      <w:pPr>
        <w:tabs>
          <w:tab w:val="num" w:pos="4230"/>
        </w:tabs>
        <w:ind w:left="4230" w:hanging="420"/>
      </w:pPr>
    </w:lvl>
  </w:abstractNum>
  <w:abstractNum w:abstractNumId="12" w15:restartNumberingAfterBreak="0">
    <w:nsid w:val="4AA9695B"/>
    <w:multiLevelType w:val="hybridMultilevel"/>
    <w:tmpl w:val="52423D14"/>
    <w:lvl w:ilvl="0" w:tplc="F574282E">
      <w:start w:val="3"/>
      <w:numFmt w:val="decimalFullWidth"/>
      <w:lvlText w:val="第%1条"/>
      <w:lvlJc w:val="left"/>
      <w:pPr>
        <w:tabs>
          <w:tab w:val="num" w:pos="900"/>
        </w:tabs>
        <w:ind w:left="900" w:hanging="900"/>
      </w:pPr>
      <w:rPr>
        <w:rFonts w:hint="eastAsia"/>
      </w:rPr>
    </w:lvl>
    <w:lvl w:ilvl="1" w:tplc="A3CEB658">
      <w:start w:val="1"/>
      <w:numFmt w:val="decimalEnclosedCircle"/>
      <w:lvlText w:val="%2"/>
      <w:lvlJc w:val="left"/>
      <w:pPr>
        <w:tabs>
          <w:tab w:val="num" w:pos="780"/>
        </w:tabs>
        <w:ind w:left="780" w:hanging="360"/>
      </w:pPr>
      <w:rPr>
        <w:rFonts w:hint="eastAsia"/>
      </w:r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13" w15:restartNumberingAfterBreak="0">
    <w:nsid w:val="4ADF0A80"/>
    <w:multiLevelType w:val="hybridMultilevel"/>
    <w:tmpl w:val="FEB06A02"/>
    <w:lvl w:ilvl="0" w:tplc="9B8CEDA8">
      <w:start w:val="2"/>
      <w:numFmt w:val="decimalEnclosedCircle"/>
      <w:lvlText w:val="%1"/>
      <w:lvlJc w:val="left"/>
      <w:pPr>
        <w:tabs>
          <w:tab w:val="num" w:pos="829"/>
        </w:tabs>
        <w:ind w:left="829" w:hanging="360"/>
      </w:pPr>
      <w:rPr>
        <w:rFonts w:hint="eastAsia"/>
      </w:rPr>
    </w:lvl>
    <w:lvl w:ilvl="1" w:tplc="04090017" w:tentative="1">
      <w:start w:val="1"/>
      <w:numFmt w:val="aiueoFullWidth"/>
      <w:lvlText w:val="(%2)"/>
      <w:lvlJc w:val="left"/>
      <w:pPr>
        <w:tabs>
          <w:tab w:val="num" w:pos="1309"/>
        </w:tabs>
        <w:ind w:left="1309" w:hanging="420"/>
      </w:pPr>
    </w:lvl>
    <w:lvl w:ilvl="2" w:tplc="04090011" w:tentative="1">
      <w:start w:val="1"/>
      <w:numFmt w:val="decimalEnclosedCircle"/>
      <w:lvlText w:val="%3"/>
      <w:lvlJc w:val="left"/>
      <w:pPr>
        <w:tabs>
          <w:tab w:val="num" w:pos="1729"/>
        </w:tabs>
        <w:ind w:left="1729" w:hanging="420"/>
      </w:pPr>
    </w:lvl>
    <w:lvl w:ilvl="3" w:tplc="0409000F" w:tentative="1">
      <w:start w:val="1"/>
      <w:numFmt w:val="decimal"/>
      <w:lvlText w:val="%4."/>
      <w:lvlJc w:val="left"/>
      <w:pPr>
        <w:tabs>
          <w:tab w:val="num" w:pos="2149"/>
        </w:tabs>
        <w:ind w:left="2149" w:hanging="420"/>
      </w:pPr>
    </w:lvl>
    <w:lvl w:ilvl="4" w:tplc="04090017" w:tentative="1">
      <w:start w:val="1"/>
      <w:numFmt w:val="aiueoFullWidth"/>
      <w:lvlText w:val="(%5)"/>
      <w:lvlJc w:val="left"/>
      <w:pPr>
        <w:tabs>
          <w:tab w:val="num" w:pos="2569"/>
        </w:tabs>
        <w:ind w:left="2569" w:hanging="420"/>
      </w:pPr>
    </w:lvl>
    <w:lvl w:ilvl="5" w:tplc="04090011" w:tentative="1">
      <w:start w:val="1"/>
      <w:numFmt w:val="decimalEnclosedCircle"/>
      <w:lvlText w:val="%6"/>
      <w:lvlJc w:val="left"/>
      <w:pPr>
        <w:tabs>
          <w:tab w:val="num" w:pos="2989"/>
        </w:tabs>
        <w:ind w:left="2989" w:hanging="420"/>
      </w:pPr>
    </w:lvl>
    <w:lvl w:ilvl="6" w:tplc="0409000F" w:tentative="1">
      <w:start w:val="1"/>
      <w:numFmt w:val="decimal"/>
      <w:lvlText w:val="%7."/>
      <w:lvlJc w:val="left"/>
      <w:pPr>
        <w:tabs>
          <w:tab w:val="num" w:pos="3409"/>
        </w:tabs>
        <w:ind w:left="3409" w:hanging="420"/>
      </w:pPr>
    </w:lvl>
    <w:lvl w:ilvl="7" w:tplc="04090017" w:tentative="1">
      <w:start w:val="1"/>
      <w:numFmt w:val="aiueoFullWidth"/>
      <w:lvlText w:val="(%8)"/>
      <w:lvlJc w:val="left"/>
      <w:pPr>
        <w:tabs>
          <w:tab w:val="num" w:pos="3829"/>
        </w:tabs>
        <w:ind w:left="3829" w:hanging="420"/>
      </w:pPr>
    </w:lvl>
    <w:lvl w:ilvl="8" w:tplc="04090011" w:tentative="1">
      <w:start w:val="1"/>
      <w:numFmt w:val="decimalEnclosedCircle"/>
      <w:lvlText w:val="%9"/>
      <w:lvlJc w:val="left"/>
      <w:pPr>
        <w:tabs>
          <w:tab w:val="num" w:pos="4249"/>
        </w:tabs>
        <w:ind w:left="4249" w:hanging="420"/>
      </w:pPr>
    </w:lvl>
  </w:abstractNum>
  <w:abstractNum w:abstractNumId="14" w15:restartNumberingAfterBreak="0">
    <w:nsid w:val="535F2374"/>
    <w:multiLevelType w:val="singleLevel"/>
    <w:tmpl w:val="9C525D58"/>
    <w:lvl w:ilvl="0">
      <w:start w:val="1"/>
      <w:numFmt w:val="decimalEnclosedCircle"/>
      <w:lvlText w:val="%1"/>
      <w:lvlJc w:val="left"/>
      <w:pPr>
        <w:tabs>
          <w:tab w:val="num" w:pos="792"/>
        </w:tabs>
        <w:ind w:left="792" w:hanging="360"/>
      </w:pPr>
      <w:rPr>
        <w:rFonts w:hint="eastAsia"/>
      </w:rPr>
    </w:lvl>
  </w:abstractNum>
  <w:abstractNum w:abstractNumId="15" w15:restartNumberingAfterBreak="0">
    <w:nsid w:val="53971F99"/>
    <w:multiLevelType w:val="hybridMultilevel"/>
    <w:tmpl w:val="4A1A2272"/>
    <w:lvl w:ilvl="0" w:tplc="4D3EBCFA">
      <w:start w:val="2"/>
      <w:numFmt w:val="decimalFullWidth"/>
      <w:lvlText w:val="%1）"/>
      <w:lvlJc w:val="left"/>
      <w:pPr>
        <w:tabs>
          <w:tab w:val="num" w:pos="1388"/>
        </w:tabs>
        <w:ind w:left="1388" w:hanging="720"/>
      </w:pPr>
      <w:rPr>
        <w:rFonts w:hint="eastAsia"/>
      </w:rPr>
    </w:lvl>
    <w:lvl w:ilvl="1" w:tplc="04090017">
      <w:start w:val="1"/>
      <w:numFmt w:val="aiueoFullWidth"/>
      <w:lvlText w:val="(%2)"/>
      <w:lvlJc w:val="left"/>
      <w:pPr>
        <w:tabs>
          <w:tab w:val="num" w:pos="1508"/>
        </w:tabs>
        <w:ind w:left="1508" w:hanging="420"/>
      </w:pPr>
    </w:lvl>
    <w:lvl w:ilvl="2" w:tplc="04090011">
      <w:start w:val="1"/>
      <w:numFmt w:val="decimalEnclosedCircle"/>
      <w:lvlText w:val="%3"/>
      <w:lvlJc w:val="left"/>
      <w:pPr>
        <w:tabs>
          <w:tab w:val="num" w:pos="1928"/>
        </w:tabs>
        <w:ind w:left="1928" w:hanging="420"/>
      </w:pPr>
    </w:lvl>
    <w:lvl w:ilvl="3" w:tplc="0409000F">
      <w:start w:val="1"/>
      <w:numFmt w:val="decimal"/>
      <w:lvlText w:val="%4."/>
      <w:lvlJc w:val="left"/>
      <w:pPr>
        <w:tabs>
          <w:tab w:val="num" w:pos="2348"/>
        </w:tabs>
        <w:ind w:left="2348" w:hanging="420"/>
      </w:pPr>
    </w:lvl>
    <w:lvl w:ilvl="4" w:tplc="04090017">
      <w:start w:val="1"/>
      <w:numFmt w:val="aiueoFullWidth"/>
      <w:lvlText w:val="(%5)"/>
      <w:lvlJc w:val="left"/>
      <w:pPr>
        <w:tabs>
          <w:tab w:val="num" w:pos="2768"/>
        </w:tabs>
        <w:ind w:left="2768" w:hanging="420"/>
      </w:pPr>
    </w:lvl>
    <w:lvl w:ilvl="5" w:tplc="04090011">
      <w:start w:val="1"/>
      <w:numFmt w:val="decimalEnclosedCircle"/>
      <w:lvlText w:val="%6"/>
      <w:lvlJc w:val="left"/>
      <w:pPr>
        <w:tabs>
          <w:tab w:val="num" w:pos="3188"/>
        </w:tabs>
        <w:ind w:left="3188" w:hanging="420"/>
      </w:pPr>
    </w:lvl>
    <w:lvl w:ilvl="6" w:tplc="0409000F">
      <w:start w:val="1"/>
      <w:numFmt w:val="decimal"/>
      <w:lvlText w:val="%7."/>
      <w:lvlJc w:val="left"/>
      <w:pPr>
        <w:tabs>
          <w:tab w:val="num" w:pos="3608"/>
        </w:tabs>
        <w:ind w:left="3608" w:hanging="420"/>
      </w:pPr>
    </w:lvl>
    <w:lvl w:ilvl="7" w:tplc="04090017">
      <w:start w:val="1"/>
      <w:numFmt w:val="aiueoFullWidth"/>
      <w:lvlText w:val="(%8)"/>
      <w:lvlJc w:val="left"/>
      <w:pPr>
        <w:tabs>
          <w:tab w:val="num" w:pos="4028"/>
        </w:tabs>
        <w:ind w:left="4028" w:hanging="420"/>
      </w:pPr>
    </w:lvl>
    <w:lvl w:ilvl="8" w:tplc="04090011">
      <w:start w:val="1"/>
      <w:numFmt w:val="decimalEnclosedCircle"/>
      <w:lvlText w:val="%9"/>
      <w:lvlJc w:val="left"/>
      <w:pPr>
        <w:tabs>
          <w:tab w:val="num" w:pos="4448"/>
        </w:tabs>
        <w:ind w:left="4448" w:hanging="420"/>
      </w:pPr>
    </w:lvl>
  </w:abstractNum>
  <w:abstractNum w:abstractNumId="16" w15:restartNumberingAfterBreak="0">
    <w:nsid w:val="5E1E00D7"/>
    <w:multiLevelType w:val="hybridMultilevel"/>
    <w:tmpl w:val="07C8BF28"/>
    <w:lvl w:ilvl="0" w:tplc="411C60C0">
      <w:start w:val="3"/>
      <w:numFmt w:val="decimalFullWidth"/>
      <w:lvlText w:val="第%1章"/>
      <w:lvlJc w:val="left"/>
      <w:pPr>
        <w:tabs>
          <w:tab w:val="num" w:pos="1425"/>
        </w:tabs>
        <w:ind w:left="1425" w:hanging="1425"/>
      </w:pPr>
      <w:rPr>
        <w:rFonts w:hint="eastAsia"/>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17" w15:restartNumberingAfterBreak="0">
    <w:nsid w:val="68C800E7"/>
    <w:multiLevelType w:val="hybridMultilevel"/>
    <w:tmpl w:val="3776026A"/>
    <w:lvl w:ilvl="0" w:tplc="1D50CBC0">
      <w:start w:val="1"/>
      <w:numFmt w:val="decimalFullWidth"/>
      <w:lvlText w:val="%1．"/>
      <w:lvlJc w:val="left"/>
      <w:pPr>
        <w:tabs>
          <w:tab w:val="num" w:pos="675"/>
        </w:tabs>
        <w:ind w:left="675" w:hanging="450"/>
      </w:pPr>
      <w:rPr>
        <w:rFonts w:hint="eastAsia"/>
      </w:rPr>
    </w:lvl>
    <w:lvl w:ilvl="1" w:tplc="04090017" w:tentative="1">
      <w:start w:val="1"/>
      <w:numFmt w:val="aiueoFullWidth"/>
      <w:lvlText w:val="(%2)"/>
      <w:lvlJc w:val="left"/>
      <w:pPr>
        <w:tabs>
          <w:tab w:val="num" w:pos="1065"/>
        </w:tabs>
        <w:ind w:left="1065" w:hanging="420"/>
      </w:pPr>
    </w:lvl>
    <w:lvl w:ilvl="2" w:tplc="04090011" w:tentative="1">
      <w:start w:val="1"/>
      <w:numFmt w:val="decimalEnclosedCircle"/>
      <w:lvlText w:val="%3"/>
      <w:lvlJc w:val="lef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7" w:tentative="1">
      <w:start w:val="1"/>
      <w:numFmt w:val="aiueoFullWidth"/>
      <w:lvlText w:val="(%5)"/>
      <w:lvlJc w:val="left"/>
      <w:pPr>
        <w:tabs>
          <w:tab w:val="num" w:pos="2325"/>
        </w:tabs>
        <w:ind w:left="2325" w:hanging="420"/>
      </w:pPr>
    </w:lvl>
    <w:lvl w:ilvl="5" w:tplc="04090011" w:tentative="1">
      <w:start w:val="1"/>
      <w:numFmt w:val="decimalEnclosedCircle"/>
      <w:lvlText w:val="%6"/>
      <w:lvlJc w:val="lef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7" w:tentative="1">
      <w:start w:val="1"/>
      <w:numFmt w:val="aiueoFullWidth"/>
      <w:lvlText w:val="(%8)"/>
      <w:lvlJc w:val="left"/>
      <w:pPr>
        <w:tabs>
          <w:tab w:val="num" w:pos="3585"/>
        </w:tabs>
        <w:ind w:left="3585" w:hanging="420"/>
      </w:pPr>
    </w:lvl>
    <w:lvl w:ilvl="8" w:tplc="04090011" w:tentative="1">
      <w:start w:val="1"/>
      <w:numFmt w:val="decimalEnclosedCircle"/>
      <w:lvlText w:val="%9"/>
      <w:lvlJc w:val="left"/>
      <w:pPr>
        <w:tabs>
          <w:tab w:val="num" w:pos="4005"/>
        </w:tabs>
        <w:ind w:left="4005" w:hanging="420"/>
      </w:pPr>
    </w:lvl>
  </w:abstractNum>
  <w:abstractNum w:abstractNumId="18" w15:restartNumberingAfterBreak="0">
    <w:nsid w:val="691C2730"/>
    <w:multiLevelType w:val="multilevel"/>
    <w:tmpl w:val="6B2834D2"/>
    <w:lvl w:ilvl="0">
      <w:start w:val="1"/>
      <w:numFmt w:val="decimal"/>
      <w:lvlText w:val="%1　"/>
      <w:lvlJc w:val="left"/>
      <w:pPr>
        <w:tabs>
          <w:tab w:val="num" w:pos="425"/>
        </w:tabs>
        <w:ind w:left="425" w:hanging="425"/>
      </w:pPr>
      <w:rPr>
        <w:rFonts w:hint="eastAsia"/>
      </w:rPr>
    </w:lvl>
    <w:lvl w:ilvl="1">
      <w:start w:val="1"/>
      <w:numFmt w:val="decimal"/>
      <w:suff w:val="space"/>
      <w:lvlText w:val="%1.%2"/>
      <w:lvlJc w:val="left"/>
      <w:pPr>
        <w:ind w:left="851" w:hanging="426"/>
      </w:pPr>
      <w:rPr>
        <w:rFonts w:hint="eastAsia"/>
      </w:rPr>
    </w:lvl>
    <w:lvl w:ilvl="2">
      <w:start w:val="1"/>
      <w:numFmt w:val="decimal"/>
      <w:lvlText w:val="(%3)"/>
      <w:lvlJc w:val="left"/>
      <w:pPr>
        <w:tabs>
          <w:tab w:val="num" w:pos="1276"/>
        </w:tabs>
        <w:ind w:left="1276" w:hanging="425"/>
      </w:pPr>
      <w:rPr>
        <w:rFonts w:hint="eastAsia"/>
      </w:rPr>
    </w:lvl>
    <w:lvl w:ilvl="3">
      <w:start w:val="1"/>
      <w:numFmt w:val="decimalEnclosedCircle"/>
      <w:lvlText w:val="%4"/>
      <w:lvlJc w:val="left"/>
      <w:pPr>
        <w:tabs>
          <w:tab w:val="num" w:pos="1701"/>
        </w:tabs>
        <w:ind w:left="1701" w:hanging="425"/>
      </w:pPr>
      <w:rPr>
        <w:rFonts w:hint="eastAsia"/>
      </w:rPr>
    </w:lvl>
    <w:lvl w:ilvl="4">
      <w:start w:val="1"/>
      <w:numFmt w:val="lowerLetter"/>
      <w:lvlText w:val="(%5)"/>
      <w:lvlJc w:val="left"/>
      <w:pPr>
        <w:tabs>
          <w:tab w:val="num" w:pos="2126"/>
        </w:tabs>
        <w:ind w:left="2126" w:hanging="425"/>
      </w:pPr>
      <w:rPr>
        <w:rFonts w:hint="eastAsia"/>
      </w:rPr>
    </w:lvl>
    <w:lvl w:ilvl="5">
      <w:start w:val="1"/>
      <w:numFmt w:val="lowerRoman"/>
      <w:lvlText w:val="(%6)"/>
      <w:lvlJc w:val="left"/>
      <w:pPr>
        <w:tabs>
          <w:tab w:val="num" w:pos="2551"/>
        </w:tabs>
        <w:ind w:left="2551" w:hanging="425"/>
      </w:pPr>
      <w:rPr>
        <w:rFonts w:hint="eastAsia"/>
      </w:rPr>
    </w:lvl>
    <w:lvl w:ilvl="6">
      <w:start w:val="1"/>
      <w:numFmt w:val="decimal"/>
      <w:lvlText w:val="(%7)"/>
      <w:lvlJc w:val="left"/>
      <w:pPr>
        <w:tabs>
          <w:tab w:val="num" w:pos="2976"/>
        </w:tabs>
        <w:ind w:left="2976" w:hanging="425"/>
      </w:pPr>
      <w:rPr>
        <w:rFonts w:hint="eastAsia"/>
      </w:rPr>
    </w:lvl>
    <w:lvl w:ilvl="7">
      <w:start w:val="1"/>
      <w:numFmt w:val="lowerLetter"/>
      <w:lvlText w:val="(%8)"/>
      <w:lvlJc w:val="left"/>
      <w:pPr>
        <w:tabs>
          <w:tab w:val="num" w:pos="3402"/>
        </w:tabs>
        <w:ind w:left="3402" w:hanging="426"/>
      </w:pPr>
      <w:rPr>
        <w:rFonts w:hint="eastAsia"/>
      </w:rPr>
    </w:lvl>
    <w:lvl w:ilvl="8">
      <w:start w:val="1"/>
      <w:numFmt w:val="lowerRoman"/>
      <w:lvlText w:val="(%9)"/>
      <w:lvlJc w:val="left"/>
      <w:pPr>
        <w:tabs>
          <w:tab w:val="num" w:pos="3827"/>
        </w:tabs>
        <w:ind w:left="3827" w:hanging="425"/>
      </w:pPr>
      <w:rPr>
        <w:rFonts w:hint="eastAsia"/>
      </w:rPr>
    </w:lvl>
  </w:abstractNum>
  <w:abstractNum w:abstractNumId="19" w15:restartNumberingAfterBreak="0">
    <w:nsid w:val="69C86DBB"/>
    <w:multiLevelType w:val="hybridMultilevel"/>
    <w:tmpl w:val="AA4A5E00"/>
    <w:lvl w:ilvl="0" w:tplc="2D187624">
      <w:start w:val="2"/>
      <w:numFmt w:val="decimalFullWidth"/>
      <w:lvlText w:val="%1）"/>
      <w:lvlJc w:val="left"/>
      <w:pPr>
        <w:tabs>
          <w:tab w:val="num" w:pos="1388"/>
        </w:tabs>
        <w:ind w:left="1388" w:hanging="720"/>
      </w:pPr>
      <w:rPr>
        <w:rFonts w:hint="eastAsia"/>
      </w:rPr>
    </w:lvl>
    <w:lvl w:ilvl="1" w:tplc="04090017">
      <w:start w:val="1"/>
      <w:numFmt w:val="aiueoFullWidth"/>
      <w:lvlText w:val="(%2)"/>
      <w:lvlJc w:val="left"/>
      <w:pPr>
        <w:tabs>
          <w:tab w:val="num" w:pos="1508"/>
        </w:tabs>
        <w:ind w:left="1508" w:hanging="420"/>
      </w:pPr>
    </w:lvl>
    <w:lvl w:ilvl="2" w:tplc="04090011">
      <w:start w:val="1"/>
      <w:numFmt w:val="decimalEnclosedCircle"/>
      <w:lvlText w:val="%3"/>
      <w:lvlJc w:val="left"/>
      <w:pPr>
        <w:tabs>
          <w:tab w:val="num" w:pos="1928"/>
        </w:tabs>
        <w:ind w:left="1928" w:hanging="420"/>
      </w:pPr>
    </w:lvl>
    <w:lvl w:ilvl="3" w:tplc="0409000F">
      <w:start w:val="1"/>
      <w:numFmt w:val="decimal"/>
      <w:lvlText w:val="%4."/>
      <w:lvlJc w:val="left"/>
      <w:pPr>
        <w:tabs>
          <w:tab w:val="num" w:pos="2348"/>
        </w:tabs>
        <w:ind w:left="2348" w:hanging="420"/>
      </w:pPr>
    </w:lvl>
    <w:lvl w:ilvl="4" w:tplc="04090017">
      <w:start w:val="1"/>
      <w:numFmt w:val="aiueoFullWidth"/>
      <w:lvlText w:val="(%5)"/>
      <w:lvlJc w:val="left"/>
      <w:pPr>
        <w:tabs>
          <w:tab w:val="num" w:pos="2768"/>
        </w:tabs>
        <w:ind w:left="2768" w:hanging="420"/>
      </w:pPr>
    </w:lvl>
    <w:lvl w:ilvl="5" w:tplc="04090011">
      <w:start w:val="1"/>
      <w:numFmt w:val="decimalEnclosedCircle"/>
      <w:lvlText w:val="%6"/>
      <w:lvlJc w:val="left"/>
      <w:pPr>
        <w:tabs>
          <w:tab w:val="num" w:pos="3188"/>
        </w:tabs>
        <w:ind w:left="3188" w:hanging="420"/>
      </w:pPr>
    </w:lvl>
    <w:lvl w:ilvl="6" w:tplc="0409000F">
      <w:start w:val="1"/>
      <w:numFmt w:val="decimal"/>
      <w:lvlText w:val="%7."/>
      <w:lvlJc w:val="left"/>
      <w:pPr>
        <w:tabs>
          <w:tab w:val="num" w:pos="3608"/>
        </w:tabs>
        <w:ind w:left="3608" w:hanging="420"/>
      </w:pPr>
    </w:lvl>
    <w:lvl w:ilvl="7" w:tplc="04090017">
      <w:start w:val="1"/>
      <w:numFmt w:val="aiueoFullWidth"/>
      <w:lvlText w:val="(%8)"/>
      <w:lvlJc w:val="left"/>
      <w:pPr>
        <w:tabs>
          <w:tab w:val="num" w:pos="4028"/>
        </w:tabs>
        <w:ind w:left="4028" w:hanging="420"/>
      </w:pPr>
    </w:lvl>
    <w:lvl w:ilvl="8" w:tplc="04090011">
      <w:start w:val="1"/>
      <w:numFmt w:val="decimalEnclosedCircle"/>
      <w:lvlText w:val="%9"/>
      <w:lvlJc w:val="left"/>
      <w:pPr>
        <w:tabs>
          <w:tab w:val="num" w:pos="4448"/>
        </w:tabs>
        <w:ind w:left="4448" w:hanging="420"/>
      </w:pPr>
    </w:lvl>
  </w:abstractNum>
  <w:abstractNum w:abstractNumId="20" w15:restartNumberingAfterBreak="0">
    <w:nsid w:val="6B76500E"/>
    <w:multiLevelType w:val="hybridMultilevel"/>
    <w:tmpl w:val="33281736"/>
    <w:lvl w:ilvl="0" w:tplc="F7340D80">
      <w:start w:val="1"/>
      <w:numFmt w:val="decimalFullWidth"/>
      <w:lvlText w:val="%1．"/>
      <w:lvlJc w:val="left"/>
      <w:pPr>
        <w:tabs>
          <w:tab w:val="num" w:pos="885"/>
        </w:tabs>
        <w:ind w:left="885" w:hanging="435"/>
      </w:pPr>
      <w:rPr>
        <w:rFonts w:hint="default"/>
      </w:rPr>
    </w:lvl>
    <w:lvl w:ilvl="1" w:tplc="04090017" w:tentative="1">
      <w:start w:val="1"/>
      <w:numFmt w:val="aiueoFullWidth"/>
      <w:lvlText w:val="(%2)"/>
      <w:lvlJc w:val="left"/>
      <w:pPr>
        <w:tabs>
          <w:tab w:val="num" w:pos="1290"/>
        </w:tabs>
        <w:ind w:left="1290" w:hanging="420"/>
      </w:pPr>
    </w:lvl>
    <w:lvl w:ilvl="2" w:tplc="04090011" w:tentative="1">
      <w:start w:val="1"/>
      <w:numFmt w:val="decimalEnclosedCircle"/>
      <w:lvlText w:val="%3"/>
      <w:lvlJc w:val="left"/>
      <w:pPr>
        <w:tabs>
          <w:tab w:val="num" w:pos="1710"/>
        </w:tabs>
        <w:ind w:left="1710" w:hanging="420"/>
      </w:pPr>
    </w:lvl>
    <w:lvl w:ilvl="3" w:tplc="0409000F" w:tentative="1">
      <w:start w:val="1"/>
      <w:numFmt w:val="decimal"/>
      <w:lvlText w:val="%4."/>
      <w:lvlJc w:val="left"/>
      <w:pPr>
        <w:tabs>
          <w:tab w:val="num" w:pos="2130"/>
        </w:tabs>
        <w:ind w:left="2130" w:hanging="420"/>
      </w:pPr>
    </w:lvl>
    <w:lvl w:ilvl="4" w:tplc="04090017" w:tentative="1">
      <w:start w:val="1"/>
      <w:numFmt w:val="aiueoFullWidth"/>
      <w:lvlText w:val="(%5)"/>
      <w:lvlJc w:val="left"/>
      <w:pPr>
        <w:tabs>
          <w:tab w:val="num" w:pos="2550"/>
        </w:tabs>
        <w:ind w:left="2550" w:hanging="420"/>
      </w:pPr>
    </w:lvl>
    <w:lvl w:ilvl="5" w:tplc="04090011" w:tentative="1">
      <w:start w:val="1"/>
      <w:numFmt w:val="decimalEnclosedCircle"/>
      <w:lvlText w:val="%6"/>
      <w:lvlJc w:val="left"/>
      <w:pPr>
        <w:tabs>
          <w:tab w:val="num" w:pos="2970"/>
        </w:tabs>
        <w:ind w:left="2970" w:hanging="420"/>
      </w:pPr>
    </w:lvl>
    <w:lvl w:ilvl="6" w:tplc="0409000F" w:tentative="1">
      <w:start w:val="1"/>
      <w:numFmt w:val="decimal"/>
      <w:lvlText w:val="%7."/>
      <w:lvlJc w:val="left"/>
      <w:pPr>
        <w:tabs>
          <w:tab w:val="num" w:pos="3390"/>
        </w:tabs>
        <w:ind w:left="3390" w:hanging="420"/>
      </w:pPr>
    </w:lvl>
    <w:lvl w:ilvl="7" w:tplc="04090017" w:tentative="1">
      <w:start w:val="1"/>
      <w:numFmt w:val="aiueoFullWidth"/>
      <w:lvlText w:val="(%8)"/>
      <w:lvlJc w:val="left"/>
      <w:pPr>
        <w:tabs>
          <w:tab w:val="num" w:pos="3810"/>
        </w:tabs>
        <w:ind w:left="3810" w:hanging="420"/>
      </w:pPr>
    </w:lvl>
    <w:lvl w:ilvl="8" w:tplc="04090011" w:tentative="1">
      <w:start w:val="1"/>
      <w:numFmt w:val="decimalEnclosedCircle"/>
      <w:lvlText w:val="%9"/>
      <w:lvlJc w:val="left"/>
      <w:pPr>
        <w:tabs>
          <w:tab w:val="num" w:pos="4230"/>
        </w:tabs>
        <w:ind w:left="4230" w:hanging="420"/>
      </w:pPr>
    </w:lvl>
  </w:abstractNum>
  <w:abstractNum w:abstractNumId="21" w15:restartNumberingAfterBreak="0">
    <w:nsid w:val="6BFD1D07"/>
    <w:multiLevelType w:val="hybridMultilevel"/>
    <w:tmpl w:val="2EB2A7A6"/>
    <w:lvl w:ilvl="0" w:tplc="456A8ADC">
      <w:start w:val="6"/>
      <w:numFmt w:val="decimalFullWidth"/>
      <w:lvlText w:val="第%1条"/>
      <w:lvlJc w:val="left"/>
      <w:pPr>
        <w:tabs>
          <w:tab w:val="num" w:pos="962"/>
        </w:tabs>
        <w:ind w:left="962" w:hanging="960"/>
      </w:pPr>
      <w:rPr>
        <w:rFonts w:hint="eastAsia"/>
      </w:rPr>
    </w:lvl>
    <w:lvl w:ilvl="1" w:tplc="04090017">
      <w:start w:val="1"/>
      <w:numFmt w:val="aiueoFullWidth"/>
      <w:lvlText w:val="(%2)"/>
      <w:lvlJc w:val="left"/>
      <w:pPr>
        <w:tabs>
          <w:tab w:val="num" w:pos="842"/>
        </w:tabs>
        <w:ind w:left="842" w:hanging="420"/>
      </w:pPr>
    </w:lvl>
    <w:lvl w:ilvl="2" w:tplc="04090011">
      <w:start w:val="1"/>
      <w:numFmt w:val="decimalEnclosedCircle"/>
      <w:lvlText w:val="%3"/>
      <w:lvlJc w:val="left"/>
      <w:pPr>
        <w:tabs>
          <w:tab w:val="num" w:pos="1262"/>
        </w:tabs>
        <w:ind w:left="1262" w:hanging="420"/>
      </w:pPr>
    </w:lvl>
    <w:lvl w:ilvl="3" w:tplc="0409000F">
      <w:start w:val="1"/>
      <w:numFmt w:val="decimal"/>
      <w:lvlText w:val="%4."/>
      <w:lvlJc w:val="left"/>
      <w:pPr>
        <w:tabs>
          <w:tab w:val="num" w:pos="1682"/>
        </w:tabs>
        <w:ind w:left="1682" w:hanging="420"/>
      </w:pPr>
    </w:lvl>
    <w:lvl w:ilvl="4" w:tplc="04090017">
      <w:start w:val="1"/>
      <w:numFmt w:val="aiueoFullWidth"/>
      <w:lvlText w:val="(%5)"/>
      <w:lvlJc w:val="left"/>
      <w:pPr>
        <w:tabs>
          <w:tab w:val="num" w:pos="2102"/>
        </w:tabs>
        <w:ind w:left="2102" w:hanging="420"/>
      </w:pPr>
    </w:lvl>
    <w:lvl w:ilvl="5" w:tplc="04090011">
      <w:start w:val="1"/>
      <w:numFmt w:val="decimalEnclosedCircle"/>
      <w:lvlText w:val="%6"/>
      <w:lvlJc w:val="left"/>
      <w:pPr>
        <w:tabs>
          <w:tab w:val="num" w:pos="2522"/>
        </w:tabs>
        <w:ind w:left="2522" w:hanging="420"/>
      </w:pPr>
    </w:lvl>
    <w:lvl w:ilvl="6" w:tplc="0409000F">
      <w:start w:val="1"/>
      <w:numFmt w:val="decimal"/>
      <w:lvlText w:val="%7."/>
      <w:lvlJc w:val="left"/>
      <w:pPr>
        <w:tabs>
          <w:tab w:val="num" w:pos="2942"/>
        </w:tabs>
        <w:ind w:left="2942" w:hanging="420"/>
      </w:pPr>
    </w:lvl>
    <w:lvl w:ilvl="7" w:tplc="04090017">
      <w:start w:val="1"/>
      <w:numFmt w:val="aiueoFullWidth"/>
      <w:lvlText w:val="(%8)"/>
      <w:lvlJc w:val="left"/>
      <w:pPr>
        <w:tabs>
          <w:tab w:val="num" w:pos="3362"/>
        </w:tabs>
        <w:ind w:left="3362" w:hanging="420"/>
      </w:pPr>
    </w:lvl>
    <w:lvl w:ilvl="8" w:tplc="04090011">
      <w:start w:val="1"/>
      <w:numFmt w:val="decimalEnclosedCircle"/>
      <w:lvlText w:val="%9"/>
      <w:lvlJc w:val="left"/>
      <w:pPr>
        <w:tabs>
          <w:tab w:val="num" w:pos="3782"/>
        </w:tabs>
        <w:ind w:left="3782" w:hanging="420"/>
      </w:pPr>
    </w:lvl>
  </w:abstractNum>
  <w:abstractNum w:abstractNumId="22" w15:restartNumberingAfterBreak="0">
    <w:nsid w:val="76283ABA"/>
    <w:multiLevelType w:val="hybridMultilevel"/>
    <w:tmpl w:val="A83EC51E"/>
    <w:lvl w:ilvl="0" w:tplc="26084B44">
      <w:start w:val="1"/>
      <w:numFmt w:val="decimalEnclosedCircle"/>
      <w:lvlText w:val="%1"/>
      <w:lvlJc w:val="left"/>
      <w:pPr>
        <w:tabs>
          <w:tab w:val="num" w:pos="360"/>
        </w:tabs>
        <w:ind w:left="360" w:hanging="360"/>
      </w:pPr>
      <w:rPr>
        <w:rFonts w:hint="eastAsia"/>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23" w15:restartNumberingAfterBreak="0">
    <w:nsid w:val="7BED14BF"/>
    <w:multiLevelType w:val="hybridMultilevel"/>
    <w:tmpl w:val="E7CE69C6"/>
    <w:lvl w:ilvl="0" w:tplc="67105FFE">
      <w:start w:val="1"/>
      <w:numFmt w:val="decimalFullWidth"/>
      <w:lvlText w:val="%1．"/>
      <w:lvlJc w:val="left"/>
      <w:pPr>
        <w:tabs>
          <w:tab w:val="num" w:pos="672"/>
        </w:tabs>
        <w:ind w:left="672" w:hanging="450"/>
      </w:pPr>
      <w:rPr>
        <w:rFonts w:hint="default"/>
      </w:rPr>
    </w:lvl>
    <w:lvl w:ilvl="1" w:tplc="04090017" w:tentative="1">
      <w:start w:val="1"/>
      <w:numFmt w:val="aiueoFullWidth"/>
      <w:lvlText w:val="(%2)"/>
      <w:lvlJc w:val="left"/>
      <w:pPr>
        <w:tabs>
          <w:tab w:val="num" w:pos="1062"/>
        </w:tabs>
        <w:ind w:left="1062" w:hanging="420"/>
      </w:pPr>
    </w:lvl>
    <w:lvl w:ilvl="2" w:tplc="04090011" w:tentative="1">
      <w:start w:val="1"/>
      <w:numFmt w:val="decimalEnclosedCircle"/>
      <w:lvlText w:val="%3"/>
      <w:lvlJc w:val="left"/>
      <w:pPr>
        <w:tabs>
          <w:tab w:val="num" w:pos="1482"/>
        </w:tabs>
        <w:ind w:left="1482" w:hanging="420"/>
      </w:pPr>
    </w:lvl>
    <w:lvl w:ilvl="3" w:tplc="0409000F" w:tentative="1">
      <w:start w:val="1"/>
      <w:numFmt w:val="decimal"/>
      <w:lvlText w:val="%4."/>
      <w:lvlJc w:val="left"/>
      <w:pPr>
        <w:tabs>
          <w:tab w:val="num" w:pos="1902"/>
        </w:tabs>
        <w:ind w:left="1902" w:hanging="420"/>
      </w:pPr>
    </w:lvl>
    <w:lvl w:ilvl="4" w:tplc="04090017" w:tentative="1">
      <w:start w:val="1"/>
      <w:numFmt w:val="aiueoFullWidth"/>
      <w:lvlText w:val="(%5)"/>
      <w:lvlJc w:val="left"/>
      <w:pPr>
        <w:tabs>
          <w:tab w:val="num" w:pos="2322"/>
        </w:tabs>
        <w:ind w:left="2322" w:hanging="420"/>
      </w:pPr>
    </w:lvl>
    <w:lvl w:ilvl="5" w:tplc="04090011" w:tentative="1">
      <w:start w:val="1"/>
      <w:numFmt w:val="decimalEnclosedCircle"/>
      <w:lvlText w:val="%6"/>
      <w:lvlJc w:val="left"/>
      <w:pPr>
        <w:tabs>
          <w:tab w:val="num" w:pos="2742"/>
        </w:tabs>
        <w:ind w:left="2742" w:hanging="420"/>
      </w:pPr>
    </w:lvl>
    <w:lvl w:ilvl="6" w:tplc="0409000F" w:tentative="1">
      <w:start w:val="1"/>
      <w:numFmt w:val="decimal"/>
      <w:lvlText w:val="%7."/>
      <w:lvlJc w:val="left"/>
      <w:pPr>
        <w:tabs>
          <w:tab w:val="num" w:pos="3162"/>
        </w:tabs>
        <w:ind w:left="3162" w:hanging="420"/>
      </w:pPr>
    </w:lvl>
    <w:lvl w:ilvl="7" w:tplc="04090017" w:tentative="1">
      <w:start w:val="1"/>
      <w:numFmt w:val="aiueoFullWidth"/>
      <w:lvlText w:val="(%8)"/>
      <w:lvlJc w:val="left"/>
      <w:pPr>
        <w:tabs>
          <w:tab w:val="num" w:pos="3582"/>
        </w:tabs>
        <w:ind w:left="3582" w:hanging="420"/>
      </w:pPr>
    </w:lvl>
    <w:lvl w:ilvl="8" w:tplc="04090011" w:tentative="1">
      <w:start w:val="1"/>
      <w:numFmt w:val="decimalEnclosedCircle"/>
      <w:lvlText w:val="%9"/>
      <w:lvlJc w:val="left"/>
      <w:pPr>
        <w:tabs>
          <w:tab w:val="num" w:pos="4002"/>
        </w:tabs>
        <w:ind w:left="4002" w:hanging="420"/>
      </w:pPr>
    </w:lvl>
  </w:abstractNum>
  <w:abstractNum w:abstractNumId="24" w15:restartNumberingAfterBreak="0">
    <w:nsid w:val="7C952593"/>
    <w:multiLevelType w:val="hybridMultilevel"/>
    <w:tmpl w:val="0DDABC58"/>
    <w:lvl w:ilvl="0" w:tplc="6AD27982">
      <w:start w:val="2"/>
      <w:numFmt w:val="decimalFullWidth"/>
      <w:lvlText w:val="%1）"/>
      <w:lvlJc w:val="left"/>
      <w:pPr>
        <w:tabs>
          <w:tab w:val="num" w:pos="720"/>
        </w:tabs>
        <w:ind w:left="720" w:hanging="720"/>
      </w:pPr>
      <w:rPr>
        <w:rFonts w:hint="eastAsia"/>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25" w15:restartNumberingAfterBreak="0">
    <w:nsid w:val="7E5C62C3"/>
    <w:multiLevelType w:val="hybridMultilevel"/>
    <w:tmpl w:val="3E48D3CC"/>
    <w:lvl w:ilvl="0" w:tplc="11FC69B8">
      <w:start w:val="1"/>
      <w:numFmt w:val="decimalFullWidth"/>
      <w:lvlText w:val="%1．"/>
      <w:lvlJc w:val="left"/>
      <w:pPr>
        <w:tabs>
          <w:tab w:val="num" w:pos="672"/>
        </w:tabs>
        <w:ind w:left="672" w:hanging="450"/>
      </w:pPr>
      <w:rPr>
        <w:rFonts w:hint="eastAsia"/>
      </w:rPr>
    </w:lvl>
    <w:lvl w:ilvl="1" w:tplc="04090017">
      <w:start w:val="1"/>
      <w:numFmt w:val="aiueoFullWidth"/>
      <w:lvlText w:val="(%2)"/>
      <w:lvlJc w:val="left"/>
      <w:pPr>
        <w:tabs>
          <w:tab w:val="num" w:pos="1062"/>
        </w:tabs>
        <w:ind w:left="1062" w:hanging="420"/>
      </w:pPr>
    </w:lvl>
    <w:lvl w:ilvl="2" w:tplc="04090011">
      <w:start w:val="1"/>
      <w:numFmt w:val="decimalEnclosedCircle"/>
      <w:lvlText w:val="%3"/>
      <w:lvlJc w:val="left"/>
      <w:pPr>
        <w:tabs>
          <w:tab w:val="num" w:pos="1482"/>
        </w:tabs>
        <w:ind w:left="1482" w:hanging="420"/>
      </w:pPr>
    </w:lvl>
    <w:lvl w:ilvl="3" w:tplc="0409000F">
      <w:start w:val="1"/>
      <w:numFmt w:val="decimal"/>
      <w:lvlText w:val="%4."/>
      <w:lvlJc w:val="left"/>
      <w:pPr>
        <w:tabs>
          <w:tab w:val="num" w:pos="1902"/>
        </w:tabs>
        <w:ind w:left="1902" w:hanging="420"/>
      </w:pPr>
    </w:lvl>
    <w:lvl w:ilvl="4" w:tplc="04090017">
      <w:start w:val="1"/>
      <w:numFmt w:val="aiueoFullWidth"/>
      <w:lvlText w:val="(%5)"/>
      <w:lvlJc w:val="left"/>
      <w:pPr>
        <w:tabs>
          <w:tab w:val="num" w:pos="2322"/>
        </w:tabs>
        <w:ind w:left="2322" w:hanging="420"/>
      </w:pPr>
    </w:lvl>
    <w:lvl w:ilvl="5" w:tplc="04090011">
      <w:start w:val="1"/>
      <w:numFmt w:val="decimalEnclosedCircle"/>
      <w:lvlText w:val="%6"/>
      <w:lvlJc w:val="left"/>
      <w:pPr>
        <w:tabs>
          <w:tab w:val="num" w:pos="2742"/>
        </w:tabs>
        <w:ind w:left="2742" w:hanging="420"/>
      </w:pPr>
    </w:lvl>
    <w:lvl w:ilvl="6" w:tplc="0409000F">
      <w:start w:val="1"/>
      <w:numFmt w:val="decimal"/>
      <w:lvlText w:val="%7."/>
      <w:lvlJc w:val="left"/>
      <w:pPr>
        <w:tabs>
          <w:tab w:val="num" w:pos="3162"/>
        </w:tabs>
        <w:ind w:left="3162" w:hanging="420"/>
      </w:pPr>
    </w:lvl>
    <w:lvl w:ilvl="7" w:tplc="04090017">
      <w:start w:val="1"/>
      <w:numFmt w:val="aiueoFullWidth"/>
      <w:lvlText w:val="(%8)"/>
      <w:lvlJc w:val="left"/>
      <w:pPr>
        <w:tabs>
          <w:tab w:val="num" w:pos="3582"/>
        </w:tabs>
        <w:ind w:left="3582" w:hanging="420"/>
      </w:pPr>
    </w:lvl>
    <w:lvl w:ilvl="8" w:tplc="04090011">
      <w:start w:val="1"/>
      <w:numFmt w:val="decimalEnclosedCircle"/>
      <w:lvlText w:val="%9"/>
      <w:lvlJc w:val="left"/>
      <w:pPr>
        <w:tabs>
          <w:tab w:val="num" w:pos="4002"/>
        </w:tabs>
        <w:ind w:left="4002" w:hanging="420"/>
      </w:pPr>
    </w:lvl>
  </w:abstractNum>
  <w:num w:numId="1" w16cid:durableId="1947039928">
    <w:abstractNumId w:val="5"/>
  </w:num>
  <w:num w:numId="2" w16cid:durableId="481041804">
    <w:abstractNumId w:val="4"/>
  </w:num>
  <w:num w:numId="3" w16cid:durableId="1523396715">
    <w:abstractNumId w:val="14"/>
  </w:num>
  <w:num w:numId="4" w16cid:durableId="600991971">
    <w:abstractNumId w:val="18"/>
  </w:num>
  <w:num w:numId="5" w16cid:durableId="1698003036">
    <w:abstractNumId w:val="7"/>
  </w:num>
  <w:num w:numId="6" w16cid:durableId="461927361">
    <w:abstractNumId w:val="19"/>
  </w:num>
  <w:num w:numId="7" w16cid:durableId="2059931566">
    <w:abstractNumId w:val="15"/>
  </w:num>
  <w:num w:numId="8" w16cid:durableId="1326935992">
    <w:abstractNumId w:val="24"/>
  </w:num>
  <w:num w:numId="9" w16cid:durableId="1192307251">
    <w:abstractNumId w:val="9"/>
  </w:num>
  <w:num w:numId="10" w16cid:durableId="340161699">
    <w:abstractNumId w:val="8"/>
  </w:num>
  <w:num w:numId="11" w16cid:durableId="1420131274">
    <w:abstractNumId w:val="21"/>
  </w:num>
  <w:num w:numId="12" w16cid:durableId="320544164">
    <w:abstractNumId w:val="16"/>
  </w:num>
  <w:num w:numId="13" w16cid:durableId="1383402081">
    <w:abstractNumId w:val="11"/>
  </w:num>
  <w:num w:numId="14" w16cid:durableId="1883439733">
    <w:abstractNumId w:val="12"/>
  </w:num>
  <w:num w:numId="15" w16cid:durableId="1308170838">
    <w:abstractNumId w:val="25"/>
  </w:num>
  <w:num w:numId="16" w16cid:durableId="1917980235">
    <w:abstractNumId w:val="22"/>
  </w:num>
  <w:num w:numId="17" w16cid:durableId="1365788687">
    <w:abstractNumId w:val="0"/>
  </w:num>
  <w:num w:numId="18" w16cid:durableId="1366179004">
    <w:abstractNumId w:val="17"/>
  </w:num>
  <w:num w:numId="19" w16cid:durableId="1470510005">
    <w:abstractNumId w:val="1"/>
  </w:num>
  <w:num w:numId="20" w16cid:durableId="523711081">
    <w:abstractNumId w:val="13"/>
  </w:num>
  <w:num w:numId="21" w16cid:durableId="1642728546">
    <w:abstractNumId w:val="20"/>
  </w:num>
  <w:num w:numId="22" w16cid:durableId="1878933202">
    <w:abstractNumId w:val="23"/>
  </w:num>
  <w:num w:numId="23" w16cid:durableId="896672988">
    <w:abstractNumId w:val="10"/>
  </w:num>
  <w:num w:numId="24" w16cid:durableId="246693674">
    <w:abstractNumId w:val="3"/>
  </w:num>
  <w:num w:numId="25" w16cid:durableId="1481078402">
    <w:abstractNumId w:val="2"/>
  </w:num>
  <w:num w:numId="26" w16cid:durableId="71789891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山田芽衣">
    <w15:presenceInfo w15:providerId="AD" w15:userId="S::me-yamada@prec.co.jp::69a0f530-2f8a-4dd0-8c35-e8178f08f543"/>
  </w15:person>
  <w15:person w15:author="本田志保">
    <w15:presenceInfo w15:providerId="AD" w15:userId="S::s-honda@prec.co.jp::39d152ab-a372-4b23-9eb2-51467cc09a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drawingGridHorizontalSpacing w:val="108"/>
  <w:drawingGridVerticalSpacing w:val="175"/>
  <w:displayHorizontalDrawingGridEvery w:val="0"/>
  <w:displayVerticalDrawingGridEvery w:val="2"/>
  <w:characterSpacingControl w:val="compressPunctuation"/>
  <w:hdrShapeDefaults>
    <o:shapedefaults v:ext="edit" spidmax="2050" fill="f" fillcolor="white" stroke="f">
      <v:fill color="white" on="f"/>
      <v:stroke on="f"/>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DD8"/>
    <w:rsid w:val="00000512"/>
    <w:rsid w:val="00000563"/>
    <w:rsid w:val="00000572"/>
    <w:rsid w:val="00000820"/>
    <w:rsid w:val="00000EF4"/>
    <w:rsid w:val="00001722"/>
    <w:rsid w:val="000027A5"/>
    <w:rsid w:val="00002BFD"/>
    <w:rsid w:val="00003ABB"/>
    <w:rsid w:val="00003F6E"/>
    <w:rsid w:val="00004B21"/>
    <w:rsid w:val="00005F19"/>
    <w:rsid w:val="000062B3"/>
    <w:rsid w:val="00006BFF"/>
    <w:rsid w:val="000070E8"/>
    <w:rsid w:val="00007284"/>
    <w:rsid w:val="000074AF"/>
    <w:rsid w:val="00010384"/>
    <w:rsid w:val="000148D2"/>
    <w:rsid w:val="00014ECD"/>
    <w:rsid w:val="0001514E"/>
    <w:rsid w:val="0001563F"/>
    <w:rsid w:val="00015EB5"/>
    <w:rsid w:val="00015F04"/>
    <w:rsid w:val="00020881"/>
    <w:rsid w:val="000212B9"/>
    <w:rsid w:val="0002163D"/>
    <w:rsid w:val="00021652"/>
    <w:rsid w:val="00021CF1"/>
    <w:rsid w:val="00021D57"/>
    <w:rsid w:val="00023E04"/>
    <w:rsid w:val="00024313"/>
    <w:rsid w:val="000260C8"/>
    <w:rsid w:val="000300E4"/>
    <w:rsid w:val="00032F39"/>
    <w:rsid w:val="00033C3D"/>
    <w:rsid w:val="00035C1A"/>
    <w:rsid w:val="00037C7B"/>
    <w:rsid w:val="00041151"/>
    <w:rsid w:val="00041400"/>
    <w:rsid w:val="00042AAD"/>
    <w:rsid w:val="00042FD9"/>
    <w:rsid w:val="00043FB1"/>
    <w:rsid w:val="00044A43"/>
    <w:rsid w:val="000452C9"/>
    <w:rsid w:val="00045B82"/>
    <w:rsid w:val="0004662F"/>
    <w:rsid w:val="00046F1F"/>
    <w:rsid w:val="00047369"/>
    <w:rsid w:val="00050C9F"/>
    <w:rsid w:val="000532BE"/>
    <w:rsid w:val="000559B3"/>
    <w:rsid w:val="00055A6B"/>
    <w:rsid w:val="00055D4A"/>
    <w:rsid w:val="00056EBB"/>
    <w:rsid w:val="000577C9"/>
    <w:rsid w:val="00057B71"/>
    <w:rsid w:val="00060FED"/>
    <w:rsid w:val="00061141"/>
    <w:rsid w:val="0006215A"/>
    <w:rsid w:val="00062C3B"/>
    <w:rsid w:val="00063698"/>
    <w:rsid w:val="00064C11"/>
    <w:rsid w:val="00064F63"/>
    <w:rsid w:val="00065453"/>
    <w:rsid w:val="00065638"/>
    <w:rsid w:val="00065934"/>
    <w:rsid w:val="00066DCF"/>
    <w:rsid w:val="00067B0C"/>
    <w:rsid w:val="000704DA"/>
    <w:rsid w:val="0007074D"/>
    <w:rsid w:val="00070E69"/>
    <w:rsid w:val="0007122A"/>
    <w:rsid w:val="00071E97"/>
    <w:rsid w:val="00072053"/>
    <w:rsid w:val="000726E7"/>
    <w:rsid w:val="00073630"/>
    <w:rsid w:val="0007397A"/>
    <w:rsid w:val="00074965"/>
    <w:rsid w:val="00074C3F"/>
    <w:rsid w:val="000758CE"/>
    <w:rsid w:val="00075BDD"/>
    <w:rsid w:val="00076E68"/>
    <w:rsid w:val="00080B24"/>
    <w:rsid w:val="00081271"/>
    <w:rsid w:val="00081863"/>
    <w:rsid w:val="00083CFA"/>
    <w:rsid w:val="00084DBE"/>
    <w:rsid w:val="00086532"/>
    <w:rsid w:val="000865C7"/>
    <w:rsid w:val="00091A9D"/>
    <w:rsid w:val="000929BF"/>
    <w:rsid w:val="00093342"/>
    <w:rsid w:val="000950C4"/>
    <w:rsid w:val="00095574"/>
    <w:rsid w:val="000973A7"/>
    <w:rsid w:val="00097AA7"/>
    <w:rsid w:val="00097C7C"/>
    <w:rsid w:val="00097E5F"/>
    <w:rsid w:val="000A01D7"/>
    <w:rsid w:val="000A1060"/>
    <w:rsid w:val="000A126F"/>
    <w:rsid w:val="000A1B9C"/>
    <w:rsid w:val="000A3088"/>
    <w:rsid w:val="000A4822"/>
    <w:rsid w:val="000A4DAB"/>
    <w:rsid w:val="000B0E06"/>
    <w:rsid w:val="000B0E18"/>
    <w:rsid w:val="000B25D2"/>
    <w:rsid w:val="000B25E3"/>
    <w:rsid w:val="000B3F77"/>
    <w:rsid w:val="000B420E"/>
    <w:rsid w:val="000B47AF"/>
    <w:rsid w:val="000B4874"/>
    <w:rsid w:val="000B4A27"/>
    <w:rsid w:val="000B7E4F"/>
    <w:rsid w:val="000C0E45"/>
    <w:rsid w:val="000C176A"/>
    <w:rsid w:val="000C1A41"/>
    <w:rsid w:val="000C1D31"/>
    <w:rsid w:val="000C1DDA"/>
    <w:rsid w:val="000C2183"/>
    <w:rsid w:val="000C227F"/>
    <w:rsid w:val="000C255A"/>
    <w:rsid w:val="000C2872"/>
    <w:rsid w:val="000C30F0"/>
    <w:rsid w:val="000C35CC"/>
    <w:rsid w:val="000C38DE"/>
    <w:rsid w:val="000C40FF"/>
    <w:rsid w:val="000C4A31"/>
    <w:rsid w:val="000C4A5F"/>
    <w:rsid w:val="000C520C"/>
    <w:rsid w:val="000C531D"/>
    <w:rsid w:val="000C5606"/>
    <w:rsid w:val="000C58BD"/>
    <w:rsid w:val="000C6CFD"/>
    <w:rsid w:val="000C787F"/>
    <w:rsid w:val="000C78AD"/>
    <w:rsid w:val="000D055E"/>
    <w:rsid w:val="000D0AE3"/>
    <w:rsid w:val="000D1883"/>
    <w:rsid w:val="000D1EE1"/>
    <w:rsid w:val="000D23BE"/>
    <w:rsid w:val="000D24F4"/>
    <w:rsid w:val="000D34B5"/>
    <w:rsid w:val="000D35CB"/>
    <w:rsid w:val="000D379B"/>
    <w:rsid w:val="000D459C"/>
    <w:rsid w:val="000D51F1"/>
    <w:rsid w:val="000D5EB5"/>
    <w:rsid w:val="000D69A0"/>
    <w:rsid w:val="000D6CD8"/>
    <w:rsid w:val="000D747C"/>
    <w:rsid w:val="000E04BC"/>
    <w:rsid w:val="000E0BE7"/>
    <w:rsid w:val="000E16F8"/>
    <w:rsid w:val="000E23F6"/>
    <w:rsid w:val="000E39BF"/>
    <w:rsid w:val="000E44A9"/>
    <w:rsid w:val="000E4571"/>
    <w:rsid w:val="000E4ACA"/>
    <w:rsid w:val="000E4C75"/>
    <w:rsid w:val="000E5FB5"/>
    <w:rsid w:val="000E6D18"/>
    <w:rsid w:val="000F003B"/>
    <w:rsid w:val="000F0B9A"/>
    <w:rsid w:val="000F2118"/>
    <w:rsid w:val="000F3D34"/>
    <w:rsid w:val="000F4951"/>
    <w:rsid w:val="000F56BB"/>
    <w:rsid w:val="000F5805"/>
    <w:rsid w:val="000F6F68"/>
    <w:rsid w:val="000F78C3"/>
    <w:rsid w:val="000F78F4"/>
    <w:rsid w:val="000F79F8"/>
    <w:rsid w:val="001006AA"/>
    <w:rsid w:val="001027DF"/>
    <w:rsid w:val="0010383F"/>
    <w:rsid w:val="001048D7"/>
    <w:rsid w:val="00104C54"/>
    <w:rsid w:val="00104F50"/>
    <w:rsid w:val="001054C3"/>
    <w:rsid w:val="00106640"/>
    <w:rsid w:val="00106C93"/>
    <w:rsid w:val="0010727F"/>
    <w:rsid w:val="001109AF"/>
    <w:rsid w:val="00110E26"/>
    <w:rsid w:val="0011129A"/>
    <w:rsid w:val="001112F5"/>
    <w:rsid w:val="001118F7"/>
    <w:rsid w:val="00112DD3"/>
    <w:rsid w:val="001130B8"/>
    <w:rsid w:val="00113176"/>
    <w:rsid w:val="00113326"/>
    <w:rsid w:val="00113C50"/>
    <w:rsid w:val="0011423A"/>
    <w:rsid w:val="0011441C"/>
    <w:rsid w:val="001151C2"/>
    <w:rsid w:val="0011596A"/>
    <w:rsid w:val="00115F24"/>
    <w:rsid w:val="001166A4"/>
    <w:rsid w:val="00116A72"/>
    <w:rsid w:val="0011772F"/>
    <w:rsid w:val="0011791A"/>
    <w:rsid w:val="00117961"/>
    <w:rsid w:val="00120DB7"/>
    <w:rsid w:val="00121B0B"/>
    <w:rsid w:val="00122B94"/>
    <w:rsid w:val="00123AF0"/>
    <w:rsid w:val="00124371"/>
    <w:rsid w:val="001253FC"/>
    <w:rsid w:val="001257D6"/>
    <w:rsid w:val="001260B5"/>
    <w:rsid w:val="001264C5"/>
    <w:rsid w:val="00126BCE"/>
    <w:rsid w:val="00127AAC"/>
    <w:rsid w:val="00130CB8"/>
    <w:rsid w:val="001325D1"/>
    <w:rsid w:val="00132E25"/>
    <w:rsid w:val="00134A73"/>
    <w:rsid w:val="00134BD4"/>
    <w:rsid w:val="00134D06"/>
    <w:rsid w:val="001352A8"/>
    <w:rsid w:val="00135EC4"/>
    <w:rsid w:val="001369C1"/>
    <w:rsid w:val="00136B3B"/>
    <w:rsid w:val="00136EB7"/>
    <w:rsid w:val="00136F97"/>
    <w:rsid w:val="00137CEA"/>
    <w:rsid w:val="0014000B"/>
    <w:rsid w:val="001406F9"/>
    <w:rsid w:val="00141809"/>
    <w:rsid w:val="00142033"/>
    <w:rsid w:val="001423DA"/>
    <w:rsid w:val="00142A3D"/>
    <w:rsid w:val="00142CD0"/>
    <w:rsid w:val="001439E2"/>
    <w:rsid w:val="00143AE7"/>
    <w:rsid w:val="00143E95"/>
    <w:rsid w:val="00144989"/>
    <w:rsid w:val="00145410"/>
    <w:rsid w:val="00145DB2"/>
    <w:rsid w:val="00146DE3"/>
    <w:rsid w:val="0014736F"/>
    <w:rsid w:val="00150CBE"/>
    <w:rsid w:val="00151CF6"/>
    <w:rsid w:val="00152780"/>
    <w:rsid w:val="0015278F"/>
    <w:rsid w:val="00153BD2"/>
    <w:rsid w:val="00154A1C"/>
    <w:rsid w:val="0015620F"/>
    <w:rsid w:val="001566D8"/>
    <w:rsid w:val="00156B79"/>
    <w:rsid w:val="0015782C"/>
    <w:rsid w:val="00157F16"/>
    <w:rsid w:val="00160245"/>
    <w:rsid w:val="00160D7E"/>
    <w:rsid w:val="00160D82"/>
    <w:rsid w:val="0016120B"/>
    <w:rsid w:val="00161E15"/>
    <w:rsid w:val="00162137"/>
    <w:rsid w:val="001623EB"/>
    <w:rsid w:val="001626D5"/>
    <w:rsid w:val="001633A2"/>
    <w:rsid w:val="0016364A"/>
    <w:rsid w:val="00164B5F"/>
    <w:rsid w:val="00172D95"/>
    <w:rsid w:val="00173185"/>
    <w:rsid w:val="00173898"/>
    <w:rsid w:val="00174329"/>
    <w:rsid w:val="00174820"/>
    <w:rsid w:val="00174916"/>
    <w:rsid w:val="00174B76"/>
    <w:rsid w:val="001755D0"/>
    <w:rsid w:val="00175F8C"/>
    <w:rsid w:val="00176224"/>
    <w:rsid w:val="00176847"/>
    <w:rsid w:val="00176F1E"/>
    <w:rsid w:val="00177FB2"/>
    <w:rsid w:val="001808E1"/>
    <w:rsid w:val="00181073"/>
    <w:rsid w:val="00182663"/>
    <w:rsid w:val="00182724"/>
    <w:rsid w:val="00182C48"/>
    <w:rsid w:val="00182E67"/>
    <w:rsid w:val="00182EFB"/>
    <w:rsid w:val="0018313B"/>
    <w:rsid w:val="00183882"/>
    <w:rsid w:val="00183CBB"/>
    <w:rsid w:val="0018411D"/>
    <w:rsid w:val="00184ED6"/>
    <w:rsid w:val="001872E2"/>
    <w:rsid w:val="00187DB7"/>
    <w:rsid w:val="00190161"/>
    <w:rsid w:val="00190175"/>
    <w:rsid w:val="0019057E"/>
    <w:rsid w:val="00190F67"/>
    <w:rsid w:val="001919F4"/>
    <w:rsid w:val="0019211A"/>
    <w:rsid w:val="00192E64"/>
    <w:rsid w:val="00193164"/>
    <w:rsid w:val="00193AC7"/>
    <w:rsid w:val="00193BFD"/>
    <w:rsid w:val="0019601C"/>
    <w:rsid w:val="00196384"/>
    <w:rsid w:val="001963ED"/>
    <w:rsid w:val="001972F7"/>
    <w:rsid w:val="001A1BC5"/>
    <w:rsid w:val="001A30D4"/>
    <w:rsid w:val="001A31EB"/>
    <w:rsid w:val="001A336E"/>
    <w:rsid w:val="001A33B2"/>
    <w:rsid w:val="001A3B42"/>
    <w:rsid w:val="001A3FDC"/>
    <w:rsid w:val="001A5BE1"/>
    <w:rsid w:val="001A5C5F"/>
    <w:rsid w:val="001A67A7"/>
    <w:rsid w:val="001B1DE3"/>
    <w:rsid w:val="001B212B"/>
    <w:rsid w:val="001B2218"/>
    <w:rsid w:val="001B2274"/>
    <w:rsid w:val="001B2EA8"/>
    <w:rsid w:val="001B3297"/>
    <w:rsid w:val="001B33DA"/>
    <w:rsid w:val="001B3B32"/>
    <w:rsid w:val="001B3C8A"/>
    <w:rsid w:val="001B4A50"/>
    <w:rsid w:val="001B55DC"/>
    <w:rsid w:val="001B7603"/>
    <w:rsid w:val="001B7B70"/>
    <w:rsid w:val="001C0E66"/>
    <w:rsid w:val="001C19BA"/>
    <w:rsid w:val="001C1CAD"/>
    <w:rsid w:val="001C4F42"/>
    <w:rsid w:val="001C56BC"/>
    <w:rsid w:val="001C5BE3"/>
    <w:rsid w:val="001C6890"/>
    <w:rsid w:val="001C7E80"/>
    <w:rsid w:val="001D046E"/>
    <w:rsid w:val="001D0BB0"/>
    <w:rsid w:val="001D0EE5"/>
    <w:rsid w:val="001D26D4"/>
    <w:rsid w:val="001D3897"/>
    <w:rsid w:val="001D4CF9"/>
    <w:rsid w:val="001D63A7"/>
    <w:rsid w:val="001D6520"/>
    <w:rsid w:val="001D6BF1"/>
    <w:rsid w:val="001D7FD3"/>
    <w:rsid w:val="001E0DD8"/>
    <w:rsid w:val="001E0EDE"/>
    <w:rsid w:val="001E12E0"/>
    <w:rsid w:val="001E5735"/>
    <w:rsid w:val="001E5C14"/>
    <w:rsid w:val="001E7225"/>
    <w:rsid w:val="001E74B2"/>
    <w:rsid w:val="001F0C82"/>
    <w:rsid w:val="001F17CE"/>
    <w:rsid w:val="001F34EC"/>
    <w:rsid w:val="001F3596"/>
    <w:rsid w:val="001F36B4"/>
    <w:rsid w:val="001F50F1"/>
    <w:rsid w:val="001F52F7"/>
    <w:rsid w:val="001F6AA4"/>
    <w:rsid w:val="001F6AF3"/>
    <w:rsid w:val="00200216"/>
    <w:rsid w:val="00200C7D"/>
    <w:rsid w:val="00200CB7"/>
    <w:rsid w:val="002014EA"/>
    <w:rsid w:val="00201F26"/>
    <w:rsid w:val="002020AB"/>
    <w:rsid w:val="00202323"/>
    <w:rsid w:val="00202D11"/>
    <w:rsid w:val="002031C6"/>
    <w:rsid w:val="00203B2F"/>
    <w:rsid w:val="00203BBC"/>
    <w:rsid w:val="0020424C"/>
    <w:rsid w:val="00206DCB"/>
    <w:rsid w:val="002072E6"/>
    <w:rsid w:val="00210309"/>
    <w:rsid w:val="00210532"/>
    <w:rsid w:val="002116C6"/>
    <w:rsid w:val="00211B68"/>
    <w:rsid w:val="00211F13"/>
    <w:rsid w:val="0021345F"/>
    <w:rsid w:val="00213631"/>
    <w:rsid w:val="00213F10"/>
    <w:rsid w:val="0021441F"/>
    <w:rsid w:val="0021491F"/>
    <w:rsid w:val="0021588A"/>
    <w:rsid w:val="00215C76"/>
    <w:rsid w:val="00215C8B"/>
    <w:rsid w:val="00216D71"/>
    <w:rsid w:val="00217AC5"/>
    <w:rsid w:val="00220B42"/>
    <w:rsid w:val="002210C0"/>
    <w:rsid w:val="002212BE"/>
    <w:rsid w:val="002227E9"/>
    <w:rsid w:val="00223A79"/>
    <w:rsid w:val="002240B3"/>
    <w:rsid w:val="0022523A"/>
    <w:rsid w:val="002259DE"/>
    <w:rsid w:val="00225C1E"/>
    <w:rsid w:val="002266C5"/>
    <w:rsid w:val="00226B7D"/>
    <w:rsid w:val="00226BA7"/>
    <w:rsid w:val="00226C26"/>
    <w:rsid w:val="00226DBD"/>
    <w:rsid w:val="00230CCE"/>
    <w:rsid w:val="002317FE"/>
    <w:rsid w:val="00232098"/>
    <w:rsid w:val="002331C2"/>
    <w:rsid w:val="002338FB"/>
    <w:rsid w:val="00233CA6"/>
    <w:rsid w:val="00233D93"/>
    <w:rsid w:val="00234908"/>
    <w:rsid w:val="002353EA"/>
    <w:rsid w:val="002354B4"/>
    <w:rsid w:val="002357DA"/>
    <w:rsid w:val="00235FCE"/>
    <w:rsid w:val="002361BD"/>
    <w:rsid w:val="00236F1E"/>
    <w:rsid w:val="00237C0B"/>
    <w:rsid w:val="0024084A"/>
    <w:rsid w:val="00240D9B"/>
    <w:rsid w:val="00240E1A"/>
    <w:rsid w:val="00240F6B"/>
    <w:rsid w:val="00240FAC"/>
    <w:rsid w:val="00241328"/>
    <w:rsid w:val="0024326A"/>
    <w:rsid w:val="00244063"/>
    <w:rsid w:val="00244408"/>
    <w:rsid w:val="0024480E"/>
    <w:rsid w:val="00244BCB"/>
    <w:rsid w:val="0024566D"/>
    <w:rsid w:val="00245C2B"/>
    <w:rsid w:val="00246C1C"/>
    <w:rsid w:val="00247639"/>
    <w:rsid w:val="0024778F"/>
    <w:rsid w:val="0025424C"/>
    <w:rsid w:val="00256DF6"/>
    <w:rsid w:val="002575C6"/>
    <w:rsid w:val="0026020B"/>
    <w:rsid w:val="002619AD"/>
    <w:rsid w:val="00262C13"/>
    <w:rsid w:val="00263215"/>
    <w:rsid w:val="00263E07"/>
    <w:rsid w:val="00264315"/>
    <w:rsid w:val="00265213"/>
    <w:rsid w:val="00265864"/>
    <w:rsid w:val="00265FC0"/>
    <w:rsid w:val="00266037"/>
    <w:rsid w:val="0026674C"/>
    <w:rsid w:val="0026729D"/>
    <w:rsid w:val="002677A9"/>
    <w:rsid w:val="00270717"/>
    <w:rsid w:val="00271612"/>
    <w:rsid w:val="00272745"/>
    <w:rsid w:val="0027338E"/>
    <w:rsid w:val="00275558"/>
    <w:rsid w:val="0027680D"/>
    <w:rsid w:val="00277FB3"/>
    <w:rsid w:val="00277FE1"/>
    <w:rsid w:val="00280E45"/>
    <w:rsid w:val="0028175B"/>
    <w:rsid w:val="002822E9"/>
    <w:rsid w:val="0028409B"/>
    <w:rsid w:val="00284607"/>
    <w:rsid w:val="00284C0C"/>
    <w:rsid w:val="00284EEC"/>
    <w:rsid w:val="00285925"/>
    <w:rsid w:val="002862E0"/>
    <w:rsid w:val="00291FAD"/>
    <w:rsid w:val="002923DC"/>
    <w:rsid w:val="002935D3"/>
    <w:rsid w:val="0029417F"/>
    <w:rsid w:val="002948BE"/>
    <w:rsid w:val="00295270"/>
    <w:rsid w:val="00295577"/>
    <w:rsid w:val="002961DB"/>
    <w:rsid w:val="002A05DE"/>
    <w:rsid w:val="002A1710"/>
    <w:rsid w:val="002A2C3F"/>
    <w:rsid w:val="002A3B55"/>
    <w:rsid w:val="002A48B5"/>
    <w:rsid w:val="002A648B"/>
    <w:rsid w:val="002A6FF4"/>
    <w:rsid w:val="002A73AF"/>
    <w:rsid w:val="002B02B2"/>
    <w:rsid w:val="002B08D4"/>
    <w:rsid w:val="002B0B73"/>
    <w:rsid w:val="002B1032"/>
    <w:rsid w:val="002B10F0"/>
    <w:rsid w:val="002B15DF"/>
    <w:rsid w:val="002B1F26"/>
    <w:rsid w:val="002B2809"/>
    <w:rsid w:val="002B306D"/>
    <w:rsid w:val="002B3136"/>
    <w:rsid w:val="002B4E6C"/>
    <w:rsid w:val="002B57C8"/>
    <w:rsid w:val="002B630C"/>
    <w:rsid w:val="002B6858"/>
    <w:rsid w:val="002B6AB5"/>
    <w:rsid w:val="002B7E3D"/>
    <w:rsid w:val="002C01EF"/>
    <w:rsid w:val="002C08F3"/>
    <w:rsid w:val="002C1227"/>
    <w:rsid w:val="002C14D9"/>
    <w:rsid w:val="002C1D2B"/>
    <w:rsid w:val="002C20ED"/>
    <w:rsid w:val="002C2156"/>
    <w:rsid w:val="002C2AC5"/>
    <w:rsid w:val="002C3268"/>
    <w:rsid w:val="002C3CC9"/>
    <w:rsid w:val="002C414E"/>
    <w:rsid w:val="002C430E"/>
    <w:rsid w:val="002C51EC"/>
    <w:rsid w:val="002C52F0"/>
    <w:rsid w:val="002C55B4"/>
    <w:rsid w:val="002C56B1"/>
    <w:rsid w:val="002C5744"/>
    <w:rsid w:val="002C5D4B"/>
    <w:rsid w:val="002C6109"/>
    <w:rsid w:val="002C741D"/>
    <w:rsid w:val="002D0136"/>
    <w:rsid w:val="002D16AE"/>
    <w:rsid w:val="002D1DAD"/>
    <w:rsid w:val="002D20DB"/>
    <w:rsid w:val="002D2651"/>
    <w:rsid w:val="002D2870"/>
    <w:rsid w:val="002D3A9D"/>
    <w:rsid w:val="002D4F8D"/>
    <w:rsid w:val="002D503C"/>
    <w:rsid w:val="002D59B7"/>
    <w:rsid w:val="002D6779"/>
    <w:rsid w:val="002D7A84"/>
    <w:rsid w:val="002D7E76"/>
    <w:rsid w:val="002E016E"/>
    <w:rsid w:val="002E03D7"/>
    <w:rsid w:val="002E0892"/>
    <w:rsid w:val="002E1C11"/>
    <w:rsid w:val="002E2CE0"/>
    <w:rsid w:val="002E6A8A"/>
    <w:rsid w:val="002E6BCA"/>
    <w:rsid w:val="002E704E"/>
    <w:rsid w:val="002E7414"/>
    <w:rsid w:val="002E7AA2"/>
    <w:rsid w:val="002F046D"/>
    <w:rsid w:val="002F0706"/>
    <w:rsid w:val="002F0847"/>
    <w:rsid w:val="002F1EBA"/>
    <w:rsid w:val="002F2584"/>
    <w:rsid w:val="002F2697"/>
    <w:rsid w:val="002F2BFE"/>
    <w:rsid w:val="002F32AE"/>
    <w:rsid w:val="002F4971"/>
    <w:rsid w:val="002F4AAD"/>
    <w:rsid w:val="002F4BC1"/>
    <w:rsid w:val="002F4E1E"/>
    <w:rsid w:val="002F5A5C"/>
    <w:rsid w:val="002F63F2"/>
    <w:rsid w:val="002F6413"/>
    <w:rsid w:val="002F6B77"/>
    <w:rsid w:val="002F6E60"/>
    <w:rsid w:val="002F76B7"/>
    <w:rsid w:val="003007BA"/>
    <w:rsid w:val="003009E9"/>
    <w:rsid w:val="00300E12"/>
    <w:rsid w:val="003010F6"/>
    <w:rsid w:val="0030191F"/>
    <w:rsid w:val="00301A08"/>
    <w:rsid w:val="00301E2B"/>
    <w:rsid w:val="003023BE"/>
    <w:rsid w:val="003037B3"/>
    <w:rsid w:val="00303B6C"/>
    <w:rsid w:val="00303DBB"/>
    <w:rsid w:val="00304460"/>
    <w:rsid w:val="0030466C"/>
    <w:rsid w:val="0030529D"/>
    <w:rsid w:val="003065A5"/>
    <w:rsid w:val="0030693C"/>
    <w:rsid w:val="00306EF3"/>
    <w:rsid w:val="0030758D"/>
    <w:rsid w:val="003075AD"/>
    <w:rsid w:val="003107A5"/>
    <w:rsid w:val="00311205"/>
    <w:rsid w:val="00311BE2"/>
    <w:rsid w:val="00312674"/>
    <w:rsid w:val="00312C98"/>
    <w:rsid w:val="00316A60"/>
    <w:rsid w:val="0031701C"/>
    <w:rsid w:val="0031749D"/>
    <w:rsid w:val="003177EE"/>
    <w:rsid w:val="003179BD"/>
    <w:rsid w:val="00317C7F"/>
    <w:rsid w:val="00317F25"/>
    <w:rsid w:val="0032162F"/>
    <w:rsid w:val="00321AA2"/>
    <w:rsid w:val="00321D04"/>
    <w:rsid w:val="003222F3"/>
    <w:rsid w:val="00322493"/>
    <w:rsid w:val="00322633"/>
    <w:rsid w:val="00323079"/>
    <w:rsid w:val="00324666"/>
    <w:rsid w:val="0032529A"/>
    <w:rsid w:val="003252F0"/>
    <w:rsid w:val="00325E76"/>
    <w:rsid w:val="00326D89"/>
    <w:rsid w:val="00330214"/>
    <w:rsid w:val="00330976"/>
    <w:rsid w:val="00330AC9"/>
    <w:rsid w:val="003325D2"/>
    <w:rsid w:val="00333809"/>
    <w:rsid w:val="00334C46"/>
    <w:rsid w:val="0033529F"/>
    <w:rsid w:val="003358B6"/>
    <w:rsid w:val="003358B8"/>
    <w:rsid w:val="003360BE"/>
    <w:rsid w:val="0033621A"/>
    <w:rsid w:val="00337525"/>
    <w:rsid w:val="0034328B"/>
    <w:rsid w:val="00343489"/>
    <w:rsid w:val="00343EB7"/>
    <w:rsid w:val="0034602F"/>
    <w:rsid w:val="00346FB2"/>
    <w:rsid w:val="00350F3B"/>
    <w:rsid w:val="003518D4"/>
    <w:rsid w:val="003523B2"/>
    <w:rsid w:val="0035252A"/>
    <w:rsid w:val="00352A2C"/>
    <w:rsid w:val="00354C72"/>
    <w:rsid w:val="00354FF2"/>
    <w:rsid w:val="003553FD"/>
    <w:rsid w:val="003555D0"/>
    <w:rsid w:val="003565E3"/>
    <w:rsid w:val="00356D2C"/>
    <w:rsid w:val="0035794F"/>
    <w:rsid w:val="003627C7"/>
    <w:rsid w:val="00362F3B"/>
    <w:rsid w:val="00363CF9"/>
    <w:rsid w:val="003646F0"/>
    <w:rsid w:val="00364705"/>
    <w:rsid w:val="00364831"/>
    <w:rsid w:val="00364F75"/>
    <w:rsid w:val="0036518D"/>
    <w:rsid w:val="00366C28"/>
    <w:rsid w:val="00366C66"/>
    <w:rsid w:val="00367D8A"/>
    <w:rsid w:val="00372232"/>
    <w:rsid w:val="0037315B"/>
    <w:rsid w:val="00374105"/>
    <w:rsid w:val="00375672"/>
    <w:rsid w:val="00380106"/>
    <w:rsid w:val="00380869"/>
    <w:rsid w:val="00380B8B"/>
    <w:rsid w:val="003819EA"/>
    <w:rsid w:val="00381EBF"/>
    <w:rsid w:val="00382ED4"/>
    <w:rsid w:val="00383858"/>
    <w:rsid w:val="003846E1"/>
    <w:rsid w:val="00384E43"/>
    <w:rsid w:val="00384FA9"/>
    <w:rsid w:val="00386F90"/>
    <w:rsid w:val="00387585"/>
    <w:rsid w:val="0038769E"/>
    <w:rsid w:val="00387749"/>
    <w:rsid w:val="003920EE"/>
    <w:rsid w:val="003968B5"/>
    <w:rsid w:val="0039717E"/>
    <w:rsid w:val="003979F1"/>
    <w:rsid w:val="00397D22"/>
    <w:rsid w:val="00397DF3"/>
    <w:rsid w:val="003A08C3"/>
    <w:rsid w:val="003A09DD"/>
    <w:rsid w:val="003A101E"/>
    <w:rsid w:val="003A261B"/>
    <w:rsid w:val="003A2E46"/>
    <w:rsid w:val="003A3E78"/>
    <w:rsid w:val="003A5228"/>
    <w:rsid w:val="003A5560"/>
    <w:rsid w:val="003A57FF"/>
    <w:rsid w:val="003A6556"/>
    <w:rsid w:val="003A7637"/>
    <w:rsid w:val="003B027B"/>
    <w:rsid w:val="003B17FC"/>
    <w:rsid w:val="003B225E"/>
    <w:rsid w:val="003B4C2F"/>
    <w:rsid w:val="003B4DD2"/>
    <w:rsid w:val="003B4FB9"/>
    <w:rsid w:val="003B5467"/>
    <w:rsid w:val="003B5CAD"/>
    <w:rsid w:val="003B5CF9"/>
    <w:rsid w:val="003B5D97"/>
    <w:rsid w:val="003B6A7C"/>
    <w:rsid w:val="003B7764"/>
    <w:rsid w:val="003B7BA0"/>
    <w:rsid w:val="003C05CE"/>
    <w:rsid w:val="003C199E"/>
    <w:rsid w:val="003C2970"/>
    <w:rsid w:val="003C463E"/>
    <w:rsid w:val="003C4826"/>
    <w:rsid w:val="003C5521"/>
    <w:rsid w:val="003C7589"/>
    <w:rsid w:val="003C7C2A"/>
    <w:rsid w:val="003D18B6"/>
    <w:rsid w:val="003D267D"/>
    <w:rsid w:val="003D42A3"/>
    <w:rsid w:val="003D4ED2"/>
    <w:rsid w:val="003D5217"/>
    <w:rsid w:val="003D5A17"/>
    <w:rsid w:val="003D69EF"/>
    <w:rsid w:val="003D7D80"/>
    <w:rsid w:val="003E081D"/>
    <w:rsid w:val="003E1057"/>
    <w:rsid w:val="003E170A"/>
    <w:rsid w:val="003E1915"/>
    <w:rsid w:val="003E31EB"/>
    <w:rsid w:val="003E33E7"/>
    <w:rsid w:val="003E452C"/>
    <w:rsid w:val="003E4566"/>
    <w:rsid w:val="003E4D19"/>
    <w:rsid w:val="003E5BAC"/>
    <w:rsid w:val="003E6243"/>
    <w:rsid w:val="003E78DF"/>
    <w:rsid w:val="003F0B91"/>
    <w:rsid w:val="003F19D5"/>
    <w:rsid w:val="003F2DB7"/>
    <w:rsid w:val="003F378D"/>
    <w:rsid w:val="003F3CD8"/>
    <w:rsid w:val="003F4380"/>
    <w:rsid w:val="003F45A6"/>
    <w:rsid w:val="003F4B1F"/>
    <w:rsid w:val="00400C33"/>
    <w:rsid w:val="00401354"/>
    <w:rsid w:val="00401713"/>
    <w:rsid w:val="00403F24"/>
    <w:rsid w:val="00404885"/>
    <w:rsid w:val="00404DF7"/>
    <w:rsid w:val="00405C5B"/>
    <w:rsid w:val="004061FA"/>
    <w:rsid w:val="004079A2"/>
    <w:rsid w:val="0041042B"/>
    <w:rsid w:val="00410945"/>
    <w:rsid w:val="00411C22"/>
    <w:rsid w:val="0041257C"/>
    <w:rsid w:val="00413E80"/>
    <w:rsid w:val="004178D2"/>
    <w:rsid w:val="004214C5"/>
    <w:rsid w:val="004218BC"/>
    <w:rsid w:val="00423518"/>
    <w:rsid w:val="00423892"/>
    <w:rsid w:val="00423B06"/>
    <w:rsid w:val="004254D6"/>
    <w:rsid w:val="00425F66"/>
    <w:rsid w:val="00426D9B"/>
    <w:rsid w:val="004270BC"/>
    <w:rsid w:val="00427713"/>
    <w:rsid w:val="004311C4"/>
    <w:rsid w:val="004313D1"/>
    <w:rsid w:val="0043348D"/>
    <w:rsid w:val="00434A0B"/>
    <w:rsid w:val="00434AA7"/>
    <w:rsid w:val="004350B6"/>
    <w:rsid w:val="004355B9"/>
    <w:rsid w:val="004370D9"/>
    <w:rsid w:val="004411B0"/>
    <w:rsid w:val="00442C57"/>
    <w:rsid w:val="00443030"/>
    <w:rsid w:val="00444677"/>
    <w:rsid w:val="00446C12"/>
    <w:rsid w:val="00451E0C"/>
    <w:rsid w:val="004526C3"/>
    <w:rsid w:val="004547A5"/>
    <w:rsid w:val="0045492E"/>
    <w:rsid w:val="00455150"/>
    <w:rsid w:val="004563C7"/>
    <w:rsid w:val="00460444"/>
    <w:rsid w:val="0046172F"/>
    <w:rsid w:val="004618CC"/>
    <w:rsid w:val="00461A4A"/>
    <w:rsid w:val="00462AB9"/>
    <w:rsid w:val="00462D50"/>
    <w:rsid w:val="00462F85"/>
    <w:rsid w:val="00463F68"/>
    <w:rsid w:val="00465402"/>
    <w:rsid w:val="00466AB8"/>
    <w:rsid w:val="00467428"/>
    <w:rsid w:val="004736D9"/>
    <w:rsid w:val="0047462B"/>
    <w:rsid w:val="00474974"/>
    <w:rsid w:val="00474D21"/>
    <w:rsid w:val="00474F5A"/>
    <w:rsid w:val="00475435"/>
    <w:rsid w:val="00476681"/>
    <w:rsid w:val="00480E14"/>
    <w:rsid w:val="00481A01"/>
    <w:rsid w:val="00481C33"/>
    <w:rsid w:val="00482C39"/>
    <w:rsid w:val="00482E45"/>
    <w:rsid w:val="004835CE"/>
    <w:rsid w:val="0048380F"/>
    <w:rsid w:val="0048566F"/>
    <w:rsid w:val="004868D4"/>
    <w:rsid w:val="00487117"/>
    <w:rsid w:val="0048773E"/>
    <w:rsid w:val="00487A26"/>
    <w:rsid w:val="004903F2"/>
    <w:rsid w:val="004906DF"/>
    <w:rsid w:val="004908D5"/>
    <w:rsid w:val="004915A6"/>
    <w:rsid w:val="004957FB"/>
    <w:rsid w:val="004960B5"/>
    <w:rsid w:val="004961D2"/>
    <w:rsid w:val="004A0071"/>
    <w:rsid w:val="004A0354"/>
    <w:rsid w:val="004A0692"/>
    <w:rsid w:val="004A1989"/>
    <w:rsid w:val="004A224A"/>
    <w:rsid w:val="004A2B02"/>
    <w:rsid w:val="004A2EEC"/>
    <w:rsid w:val="004A44B2"/>
    <w:rsid w:val="004A4A08"/>
    <w:rsid w:val="004A4F50"/>
    <w:rsid w:val="004A7D6E"/>
    <w:rsid w:val="004A7D7B"/>
    <w:rsid w:val="004B006A"/>
    <w:rsid w:val="004B29FA"/>
    <w:rsid w:val="004B306A"/>
    <w:rsid w:val="004B30F6"/>
    <w:rsid w:val="004B422E"/>
    <w:rsid w:val="004B64FF"/>
    <w:rsid w:val="004B6A92"/>
    <w:rsid w:val="004B6EB4"/>
    <w:rsid w:val="004B7F54"/>
    <w:rsid w:val="004C0720"/>
    <w:rsid w:val="004C1205"/>
    <w:rsid w:val="004C1D27"/>
    <w:rsid w:val="004C1F65"/>
    <w:rsid w:val="004C233D"/>
    <w:rsid w:val="004C23B1"/>
    <w:rsid w:val="004C2B58"/>
    <w:rsid w:val="004C2F22"/>
    <w:rsid w:val="004C38EB"/>
    <w:rsid w:val="004C3F01"/>
    <w:rsid w:val="004C66DC"/>
    <w:rsid w:val="004C6A6B"/>
    <w:rsid w:val="004C6C5E"/>
    <w:rsid w:val="004C7D7D"/>
    <w:rsid w:val="004D0A18"/>
    <w:rsid w:val="004D3097"/>
    <w:rsid w:val="004D3F21"/>
    <w:rsid w:val="004D4728"/>
    <w:rsid w:val="004D47B3"/>
    <w:rsid w:val="004D4B87"/>
    <w:rsid w:val="004D677E"/>
    <w:rsid w:val="004D6AE5"/>
    <w:rsid w:val="004D7D60"/>
    <w:rsid w:val="004E0188"/>
    <w:rsid w:val="004E0A50"/>
    <w:rsid w:val="004E0FDD"/>
    <w:rsid w:val="004E1BDF"/>
    <w:rsid w:val="004E40EC"/>
    <w:rsid w:val="004E63B1"/>
    <w:rsid w:val="004E78EB"/>
    <w:rsid w:val="004E7DDC"/>
    <w:rsid w:val="004F0450"/>
    <w:rsid w:val="004F1398"/>
    <w:rsid w:val="004F1B66"/>
    <w:rsid w:val="004F2390"/>
    <w:rsid w:val="004F330C"/>
    <w:rsid w:val="004F3C9C"/>
    <w:rsid w:val="004F521D"/>
    <w:rsid w:val="004F680B"/>
    <w:rsid w:val="004F6936"/>
    <w:rsid w:val="0050107B"/>
    <w:rsid w:val="005016BC"/>
    <w:rsid w:val="00502C1C"/>
    <w:rsid w:val="0050305B"/>
    <w:rsid w:val="0050313B"/>
    <w:rsid w:val="00507D41"/>
    <w:rsid w:val="005101AE"/>
    <w:rsid w:val="0051023E"/>
    <w:rsid w:val="005120DF"/>
    <w:rsid w:val="00512B08"/>
    <w:rsid w:val="005132C2"/>
    <w:rsid w:val="005138FF"/>
    <w:rsid w:val="00513C41"/>
    <w:rsid w:val="0051401A"/>
    <w:rsid w:val="0051491F"/>
    <w:rsid w:val="0051497F"/>
    <w:rsid w:val="00517732"/>
    <w:rsid w:val="00520D2A"/>
    <w:rsid w:val="00521094"/>
    <w:rsid w:val="0052177B"/>
    <w:rsid w:val="00521A1A"/>
    <w:rsid w:val="00524790"/>
    <w:rsid w:val="00530174"/>
    <w:rsid w:val="005308FC"/>
    <w:rsid w:val="00530BBB"/>
    <w:rsid w:val="00531F31"/>
    <w:rsid w:val="0053245D"/>
    <w:rsid w:val="00534234"/>
    <w:rsid w:val="005351B1"/>
    <w:rsid w:val="00536591"/>
    <w:rsid w:val="00537390"/>
    <w:rsid w:val="0053760D"/>
    <w:rsid w:val="005378E3"/>
    <w:rsid w:val="005401BC"/>
    <w:rsid w:val="0054085F"/>
    <w:rsid w:val="00540DAA"/>
    <w:rsid w:val="005428C2"/>
    <w:rsid w:val="00543167"/>
    <w:rsid w:val="00543B2E"/>
    <w:rsid w:val="00544715"/>
    <w:rsid w:val="005448F2"/>
    <w:rsid w:val="0054496B"/>
    <w:rsid w:val="00544B68"/>
    <w:rsid w:val="00545129"/>
    <w:rsid w:val="00545BD1"/>
    <w:rsid w:val="00546F45"/>
    <w:rsid w:val="00550545"/>
    <w:rsid w:val="005527E3"/>
    <w:rsid w:val="00552F38"/>
    <w:rsid w:val="00553356"/>
    <w:rsid w:val="0055367B"/>
    <w:rsid w:val="00553A4A"/>
    <w:rsid w:val="00554805"/>
    <w:rsid w:val="00554B9A"/>
    <w:rsid w:val="00554D01"/>
    <w:rsid w:val="0055507C"/>
    <w:rsid w:val="00556E74"/>
    <w:rsid w:val="0055703A"/>
    <w:rsid w:val="00557B60"/>
    <w:rsid w:val="0056297D"/>
    <w:rsid w:val="005636CA"/>
    <w:rsid w:val="00563A14"/>
    <w:rsid w:val="00564A97"/>
    <w:rsid w:val="00565F88"/>
    <w:rsid w:val="005663D3"/>
    <w:rsid w:val="00566636"/>
    <w:rsid w:val="005666F1"/>
    <w:rsid w:val="00571166"/>
    <w:rsid w:val="00571C78"/>
    <w:rsid w:val="00571E54"/>
    <w:rsid w:val="00571FC6"/>
    <w:rsid w:val="00572274"/>
    <w:rsid w:val="00572292"/>
    <w:rsid w:val="0057306B"/>
    <w:rsid w:val="00574A64"/>
    <w:rsid w:val="005765F0"/>
    <w:rsid w:val="005809EA"/>
    <w:rsid w:val="0058180B"/>
    <w:rsid w:val="00581BA5"/>
    <w:rsid w:val="00582030"/>
    <w:rsid w:val="005824E3"/>
    <w:rsid w:val="00582A3E"/>
    <w:rsid w:val="00583251"/>
    <w:rsid w:val="005845E5"/>
    <w:rsid w:val="0058462F"/>
    <w:rsid w:val="00585508"/>
    <w:rsid w:val="00585CEE"/>
    <w:rsid w:val="00586589"/>
    <w:rsid w:val="00587149"/>
    <w:rsid w:val="00587A11"/>
    <w:rsid w:val="0059117E"/>
    <w:rsid w:val="005918A2"/>
    <w:rsid w:val="00591B5D"/>
    <w:rsid w:val="005930A7"/>
    <w:rsid w:val="005933A9"/>
    <w:rsid w:val="005934F8"/>
    <w:rsid w:val="00594313"/>
    <w:rsid w:val="005949EE"/>
    <w:rsid w:val="00594EF2"/>
    <w:rsid w:val="00597DC4"/>
    <w:rsid w:val="005A0D4A"/>
    <w:rsid w:val="005A0DD8"/>
    <w:rsid w:val="005A20EB"/>
    <w:rsid w:val="005A3C55"/>
    <w:rsid w:val="005A3DF9"/>
    <w:rsid w:val="005A4348"/>
    <w:rsid w:val="005A43F9"/>
    <w:rsid w:val="005B04E5"/>
    <w:rsid w:val="005B0C7F"/>
    <w:rsid w:val="005B1096"/>
    <w:rsid w:val="005B15F2"/>
    <w:rsid w:val="005B1766"/>
    <w:rsid w:val="005B1A25"/>
    <w:rsid w:val="005B260D"/>
    <w:rsid w:val="005B2D39"/>
    <w:rsid w:val="005B434F"/>
    <w:rsid w:val="005B4938"/>
    <w:rsid w:val="005B5AF3"/>
    <w:rsid w:val="005B5C7F"/>
    <w:rsid w:val="005B5E6A"/>
    <w:rsid w:val="005B67FA"/>
    <w:rsid w:val="005C16A1"/>
    <w:rsid w:val="005C1D4F"/>
    <w:rsid w:val="005C2724"/>
    <w:rsid w:val="005C4317"/>
    <w:rsid w:val="005C47F0"/>
    <w:rsid w:val="005C4CF8"/>
    <w:rsid w:val="005C619E"/>
    <w:rsid w:val="005C78E3"/>
    <w:rsid w:val="005C7BBB"/>
    <w:rsid w:val="005D1053"/>
    <w:rsid w:val="005D152A"/>
    <w:rsid w:val="005D173E"/>
    <w:rsid w:val="005D2063"/>
    <w:rsid w:val="005D2BCB"/>
    <w:rsid w:val="005D3089"/>
    <w:rsid w:val="005D3F15"/>
    <w:rsid w:val="005D5B6B"/>
    <w:rsid w:val="005D6CB0"/>
    <w:rsid w:val="005E040A"/>
    <w:rsid w:val="005E1A65"/>
    <w:rsid w:val="005E21FB"/>
    <w:rsid w:val="005E2F05"/>
    <w:rsid w:val="005E363C"/>
    <w:rsid w:val="005E38D5"/>
    <w:rsid w:val="005E7CCC"/>
    <w:rsid w:val="005F0814"/>
    <w:rsid w:val="005F0EDB"/>
    <w:rsid w:val="005F1A63"/>
    <w:rsid w:val="005F2B18"/>
    <w:rsid w:val="005F2FA6"/>
    <w:rsid w:val="005F3A7A"/>
    <w:rsid w:val="005F7977"/>
    <w:rsid w:val="0060004E"/>
    <w:rsid w:val="00600D68"/>
    <w:rsid w:val="0060183D"/>
    <w:rsid w:val="006018FC"/>
    <w:rsid w:val="006049AE"/>
    <w:rsid w:val="00604AA5"/>
    <w:rsid w:val="00605ABC"/>
    <w:rsid w:val="006073E9"/>
    <w:rsid w:val="0060781E"/>
    <w:rsid w:val="00610704"/>
    <w:rsid w:val="00612140"/>
    <w:rsid w:val="00612939"/>
    <w:rsid w:val="006150C1"/>
    <w:rsid w:val="00615242"/>
    <w:rsid w:val="0061554F"/>
    <w:rsid w:val="00616F7F"/>
    <w:rsid w:val="00616FE9"/>
    <w:rsid w:val="00620915"/>
    <w:rsid w:val="00621C34"/>
    <w:rsid w:val="00622A65"/>
    <w:rsid w:val="00622BE7"/>
    <w:rsid w:val="00622E21"/>
    <w:rsid w:val="00623143"/>
    <w:rsid w:val="006251C5"/>
    <w:rsid w:val="00626BC7"/>
    <w:rsid w:val="00626DC5"/>
    <w:rsid w:val="00627D4F"/>
    <w:rsid w:val="00631D20"/>
    <w:rsid w:val="00632339"/>
    <w:rsid w:val="00633A18"/>
    <w:rsid w:val="00634230"/>
    <w:rsid w:val="0063536B"/>
    <w:rsid w:val="006364D1"/>
    <w:rsid w:val="00636602"/>
    <w:rsid w:val="006369D3"/>
    <w:rsid w:val="00637A57"/>
    <w:rsid w:val="00640307"/>
    <w:rsid w:val="0064057F"/>
    <w:rsid w:val="006409E2"/>
    <w:rsid w:val="00640BFF"/>
    <w:rsid w:val="00641534"/>
    <w:rsid w:val="00644799"/>
    <w:rsid w:val="00644D51"/>
    <w:rsid w:val="00644FE1"/>
    <w:rsid w:val="00645069"/>
    <w:rsid w:val="006507BF"/>
    <w:rsid w:val="00651136"/>
    <w:rsid w:val="0065330C"/>
    <w:rsid w:val="00653506"/>
    <w:rsid w:val="006545C2"/>
    <w:rsid w:val="00654673"/>
    <w:rsid w:val="00654872"/>
    <w:rsid w:val="00654FB1"/>
    <w:rsid w:val="00654FCA"/>
    <w:rsid w:val="00655161"/>
    <w:rsid w:val="00655FE6"/>
    <w:rsid w:val="00656764"/>
    <w:rsid w:val="0065677D"/>
    <w:rsid w:val="00657816"/>
    <w:rsid w:val="00660A60"/>
    <w:rsid w:val="00662160"/>
    <w:rsid w:val="00662164"/>
    <w:rsid w:val="0066235D"/>
    <w:rsid w:val="00662C63"/>
    <w:rsid w:val="00663CF2"/>
    <w:rsid w:val="0066464C"/>
    <w:rsid w:val="00664F77"/>
    <w:rsid w:val="00666456"/>
    <w:rsid w:val="006666C1"/>
    <w:rsid w:val="00667F10"/>
    <w:rsid w:val="00670F04"/>
    <w:rsid w:val="0067178D"/>
    <w:rsid w:val="006737E1"/>
    <w:rsid w:val="00674BCB"/>
    <w:rsid w:val="006776BD"/>
    <w:rsid w:val="00677C12"/>
    <w:rsid w:val="00680C44"/>
    <w:rsid w:val="00680CD8"/>
    <w:rsid w:val="006811D7"/>
    <w:rsid w:val="00681606"/>
    <w:rsid w:val="00684916"/>
    <w:rsid w:val="00684F4B"/>
    <w:rsid w:val="0068559F"/>
    <w:rsid w:val="0068795E"/>
    <w:rsid w:val="00687E46"/>
    <w:rsid w:val="00690250"/>
    <w:rsid w:val="00690ED0"/>
    <w:rsid w:val="0069125D"/>
    <w:rsid w:val="00692622"/>
    <w:rsid w:val="00692E9E"/>
    <w:rsid w:val="00693FB1"/>
    <w:rsid w:val="00694C91"/>
    <w:rsid w:val="00694CF8"/>
    <w:rsid w:val="00694EC1"/>
    <w:rsid w:val="00695D5E"/>
    <w:rsid w:val="0069638B"/>
    <w:rsid w:val="00696509"/>
    <w:rsid w:val="0069753D"/>
    <w:rsid w:val="00697622"/>
    <w:rsid w:val="006A039D"/>
    <w:rsid w:val="006A2F6A"/>
    <w:rsid w:val="006A350F"/>
    <w:rsid w:val="006A3F0F"/>
    <w:rsid w:val="006A527B"/>
    <w:rsid w:val="006A6338"/>
    <w:rsid w:val="006A7251"/>
    <w:rsid w:val="006A7DC1"/>
    <w:rsid w:val="006B0694"/>
    <w:rsid w:val="006B0B6F"/>
    <w:rsid w:val="006B15D7"/>
    <w:rsid w:val="006B27B7"/>
    <w:rsid w:val="006B28CC"/>
    <w:rsid w:val="006B2C57"/>
    <w:rsid w:val="006B35A3"/>
    <w:rsid w:val="006B3AA1"/>
    <w:rsid w:val="006B3F36"/>
    <w:rsid w:val="006B56C4"/>
    <w:rsid w:val="006B6B9E"/>
    <w:rsid w:val="006B6D0E"/>
    <w:rsid w:val="006B6D95"/>
    <w:rsid w:val="006C008D"/>
    <w:rsid w:val="006C1497"/>
    <w:rsid w:val="006C183A"/>
    <w:rsid w:val="006C1C69"/>
    <w:rsid w:val="006C30D2"/>
    <w:rsid w:val="006C485D"/>
    <w:rsid w:val="006C50BA"/>
    <w:rsid w:val="006C6A13"/>
    <w:rsid w:val="006C7873"/>
    <w:rsid w:val="006C7C73"/>
    <w:rsid w:val="006D290D"/>
    <w:rsid w:val="006D3E99"/>
    <w:rsid w:val="006D4278"/>
    <w:rsid w:val="006D4386"/>
    <w:rsid w:val="006D4E9F"/>
    <w:rsid w:val="006D54FB"/>
    <w:rsid w:val="006D656C"/>
    <w:rsid w:val="006D7995"/>
    <w:rsid w:val="006E001E"/>
    <w:rsid w:val="006E0612"/>
    <w:rsid w:val="006E0913"/>
    <w:rsid w:val="006E0A0F"/>
    <w:rsid w:val="006E0C8E"/>
    <w:rsid w:val="006E0E19"/>
    <w:rsid w:val="006E103A"/>
    <w:rsid w:val="006E1042"/>
    <w:rsid w:val="006E1280"/>
    <w:rsid w:val="006E32DB"/>
    <w:rsid w:val="006E4954"/>
    <w:rsid w:val="006E4E0A"/>
    <w:rsid w:val="006E50BC"/>
    <w:rsid w:val="006E586F"/>
    <w:rsid w:val="006E5B45"/>
    <w:rsid w:val="006E68EB"/>
    <w:rsid w:val="006E706B"/>
    <w:rsid w:val="006F020F"/>
    <w:rsid w:val="006F0947"/>
    <w:rsid w:val="006F12F9"/>
    <w:rsid w:val="006F1314"/>
    <w:rsid w:val="006F1466"/>
    <w:rsid w:val="006F26E7"/>
    <w:rsid w:val="006F2906"/>
    <w:rsid w:val="006F2993"/>
    <w:rsid w:val="006F57A0"/>
    <w:rsid w:val="006F5EC6"/>
    <w:rsid w:val="006F612B"/>
    <w:rsid w:val="006F61E1"/>
    <w:rsid w:val="006F64F4"/>
    <w:rsid w:val="006F6670"/>
    <w:rsid w:val="006F6BEC"/>
    <w:rsid w:val="00700DDC"/>
    <w:rsid w:val="00702898"/>
    <w:rsid w:val="00702D1D"/>
    <w:rsid w:val="0070334C"/>
    <w:rsid w:val="007042FD"/>
    <w:rsid w:val="00710505"/>
    <w:rsid w:val="00711045"/>
    <w:rsid w:val="007127FC"/>
    <w:rsid w:val="0071341C"/>
    <w:rsid w:val="0071368E"/>
    <w:rsid w:val="00713B79"/>
    <w:rsid w:val="00713CE6"/>
    <w:rsid w:val="0071475E"/>
    <w:rsid w:val="007155AD"/>
    <w:rsid w:val="007202B4"/>
    <w:rsid w:val="00720C0C"/>
    <w:rsid w:val="00720FB7"/>
    <w:rsid w:val="007221D2"/>
    <w:rsid w:val="007230EB"/>
    <w:rsid w:val="007234F7"/>
    <w:rsid w:val="0072368A"/>
    <w:rsid w:val="00723B09"/>
    <w:rsid w:val="00724E73"/>
    <w:rsid w:val="00730F26"/>
    <w:rsid w:val="007316CC"/>
    <w:rsid w:val="0073231A"/>
    <w:rsid w:val="00735257"/>
    <w:rsid w:val="0073529C"/>
    <w:rsid w:val="00737762"/>
    <w:rsid w:val="00740F97"/>
    <w:rsid w:val="0074138C"/>
    <w:rsid w:val="007422BE"/>
    <w:rsid w:val="00743259"/>
    <w:rsid w:val="00744BE0"/>
    <w:rsid w:val="00745517"/>
    <w:rsid w:val="007465A1"/>
    <w:rsid w:val="0074745D"/>
    <w:rsid w:val="00747DB7"/>
    <w:rsid w:val="0075036B"/>
    <w:rsid w:val="00751045"/>
    <w:rsid w:val="0075179E"/>
    <w:rsid w:val="0075249E"/>
    <w:rsid w:val="00754542"/>
    <w:rsid w:val="0075509B"/>
    <w:rsid w:val="00756899"/>
    <w:rsid w:val="007600DA"/>
    <w:rsid w:val="00761A15"/>
    <w:rsid w:val="00761BEB"/>
    <w:rsid w:val="007627F2"/>
    <w:rsid w:val="00762B73"/>
    <w:rsid w:val="00763773"/>
    <w:rsid w:val="00763A77"/>
    <w:rsid w:val="00764C01"/>
    <w:rsid w:val="007675A4"/>
    <w:rsid w:val="00767A23"/>
    <w:rsid w:val="00767D9C"/>
    <w:rsid w:val="0077070A"/>
    <w:rsid w:val="007709CE"/>
    <w:rsid w:val="00770AA1"/>
    <w:rsid w:val="007719E6"/>
    <w:rsid w:val="00772110"/>
    <w:rsid w:val="0077246E"/>
    <w:rsid w:val="00773BDE"/>
    <w:rsid w:val="00773BE6"/>
    <w:rsid w:val="00774680"/>
    <w:rsid w:val="007746F5"/>
    <w:rsid w:val="00775161"/>
    <w:rsid w:val="00775A71"/>
    <w:rsid w:val="00776217"/>
    <w:rsid w:val="0077638D"/>
    <w:rsid w:val="007774C8"/>
    <w:rsid w:val="00777F63"/>
    <w:rsid w:val="007801E5"/>
    <w:rsid w:val="0078089C"/>
    <w:rsid w:val="0078100B"/>
    <w:rsid w:val="007810EB"/>
    <w:rsid w:val="00781409"/>
    <w:rsid w:val="0078179E"/>
    <w:rsid w:val="00781D5F"/>
    <w:rsid w:val="00781D65"/>
    <w:rsid w:val="0078269E"/>
    <w:rsid w:val="00783917"/>
    <w:rsid w:val="00783AE7"/>
    <w:rsid w:val="007862E5"/>
    <w:rsid w:val="007867EF"/>
    <w:rsid w:val="00787495"/>
    <w:rsid w:val="00790ED9"/>
    <w:rsid w:val="007917D6"/>
    <w:rsid w:val="00791CD4"/>
    <w:rsid w:val="00793C16"/>
    <w:rsid w:val="00794AE9"/>
    <w:rsid w:val="00794F80"/>
    <w:rsid w:val="00795541"/>
    <w:rsid w:val="00797E3B"/>
    <w:rsid w:val="007A15BC"/>
    <w:rsid w:val="007A1AF6"/>
    <w:rsid w:val="007A297A"/>
    <w:rsid w:val="007A30AB"/>
    <w:rsid w:val="007A3A84"/>
    <w:rsid w:val="007A4C45"/>
    <w:rsid w:val="007A6060"/>
    <w:rsid w:val="007A6927"/>
    <w:rsid w:val="007A6B2D"/>
    <w:rsid w:val="007A790A"/>
    <w:rsid w:val="007A7B6D"/>
    <w:rsid w:val="007B00D8"/>
    <w:rsid w:val="007B03A6"/>
    <w:rsid w:val="007B0F7A"/>
    <w:rsid w:val="007B1796"/>
    <w:rsid w:val="007B1995"/>
    <w:rsid w:val="007B1BFB"/>
    <w:rsid w:val="007B20EC"/>
    <w:rsid w:val="007B35A4"/>
    <w:rsid w:val="007B7369"/>
    <w:rsid w:val="007C04C4"/>
    <w:rsid w:val="007C1928"/>
    <w:rsid w:val="007C381A"/>
    <w:rsid w:val="007C4296"/>
    <w:rsid w:val="007C4BEB"/>
    <w:rsid w:val="007C5424"/>
    <w:rsid w:val="007C5D7A"/>
    <w:rsid w:val="007C6E95"/>
    <w:rsid w:val="007C759D"/>
    <w:rsid w:val="007D04BE"/>
    <w:rsid w:val="007D06D7"/>
    <w:rsid w:val="007D09EB"/>
    <w:rsid w:val="007D1340"/>
    <w:rsid w:val="007D14C2"/>
    <w:rsid w:val="007D34D6"/>
    <w:rsid w:val="007D4996"/>
    <w:rsid w:val="007D4E6F"/>
    <w:rsid w:val="007D4EE2"/>
    <w:rsid w:val="007D657E"/>
    <w:rsid w:val="007D67BE"/>
    <w:rsid w:val="007D67E9"/>
    <w:rsid w:val="007D6EF7"/>
    <w:rsid w:val="007D70A2"/>
    <w:rsid w:val="007D7AB9"/>
    <w:rsid w:val="007E1180"/>
    <w:rsid w:val="007E236A"/>
    <w:rsid w:val="007E252E"/>
    <w:rsid w:val="007E3243"/>
    <w:rsid w:val="007E3780"/>
    <w:rsid w:val="007E42CD"/>
    <w:rsid w:val="007E4BB4"/>
    <w:rsid w:val="007E4D4E"/>
    <w:rsid w:val="007E607F"/>
    <w:rsid w:val="007E6872"/>
    <w:rsid w:val="007E743B"/>
    <w:rsid w:val="007F0D2F"/>
    <w:rsid w:val="007F13BC"/>
    <w:rsid w:val="007F148E"/>
    <w:rsid w:val="007F16D0"/>
    <w:rsid w:val="007F1967"/>
    <w:rsid w:val="007F1AFE"/>
    <w:rsid w:val="007F2E77"/>
    <w:rsid w:val="007F3440"/>
    <w:rsid w:val="007F389A"/>
    <w:rsid w:val="007F39B2"/>
    <w:rsid w:val="007F3E2A"/>
    <w:rsid w:val="007F451C"/>
    <w:rsid w:val="007F57C0"/>
    <w:rsid w:val="007F5FB7"/>
    <w:rsid w:val="007F6996"/>
    <w:rsid w:val="007F6A9A"/>
    <w:rsid w:val="007F72BD"/>
    <w:rsid w:val="007F72E1"/>
    <w:rsid w:val="007F7A26"/>
    <w:rsid w:val="0080090F"/>
    <w:rsid w:val="00800EC3"/>
    <w:rsid w:val="00801364"/>
    <w:rsid w:val="008020BE"/>
    <w:rsid w:val="0080293E"/>
    <w:rsid w:val="00802F7D"/>
    <w:rsid w:val="00803916"/>
    <w:rsid w:val="00804529"/>
    <w:rsid w:val="008065D2"/>
    <w:rsid w:val="00807E08"/>
    <w:rsid w:val="00810F42"/>
    <w:rsid w:val="00811047"/>
    <w:rsid w:val="0081176C"/>
    <w:rsid w:val="00813BF2"/>
    <w:rsid w:val="00814CC6"/>
    <w:rsid w:val="00814D4C"/>
    <w:rsid w:val="00815299"/>
    <w:rsid w:val="00815B2D"/>
    <w:rsid w:val="00815B9A"/>
    <w:rsid w:val="00816EC8"/>
    <w:rsid w:val="008172D8"/>
    <w:rsid w:val="00821308"/>
    <w:rsid w:val="00821B32"/>
    <w:rsid w:val="008225B5"/>
    <w:rsid w:val="00822793"/>
    <w:rsid w:val="00822B42"/>
    <w:rsid w:val="00822B94"/>
    <w:rsid w:val="008230FD"/>
    <w:rsid w:val="008245FD"/>
    <w:rsid w:val="00824B64"/>
    <w:rsid w:val="00824DDB"/>
    <w:rsid w:val="0082526B"/>
    <w:rsid w:val="008276BA"/>
    <w:rsid w:val="0083008C"/>
    <w:rsid w:val="00830B64"/>
    <w:rsid w:val="00830C99"/>
    <w:rsid w:val="00831F9E"/>
    <w:rsid w:val="008357C0"/>
    <w:rsid w:val="00836EC0"/>
    <w:rsid w:val="0084027A"/>
    <w:rsid w:val="00840AF5"/>
    <w:rsid w:val="00842218"/>
    <w:rsid w:val="00842962"/>
    <w:rsid w:val="0084322B"/>
    <w:rsid w:val="00845C04"/>
    <w:rsid w:val="008479E2"/>
    <w:rsid w:val="00847F06"/>
    <w:rsid w:val="00850BB6"/>
    <w:rsid w:val="0085267D"/>
    <w:rsid w:val="008529A7"/>
    <w:rsid w:val="00852B81"/>
    <w:rsid w:val="00855849"/>
    <w:rsid w:val="00855A5D"/>
    <w:rsid w:val="0085654E"/>
    <w:rsid w:val="00856F3E"/>
    <w:rsid w:val="00857AD1"/>
    <w:rsid w:val="00860888"/>
    <w:rsid w:val="008609E1"/>
    <w:rsid w:val="008614CE"/>
    <w:rsid w:val="0086154F"/>
    <w:rsid w:val="00861766"/>
    <w:rsid w:val="00862ED2"/>
    <w:rsid w:val="0086496D"/>
    <w:rsid w:val="00867DA9"/>
    <w:rsid w:val="00871361"/>
    <w:rsid w:val="008719BD"/>
    <w:rsid w:val="00872230"/>
    <w:rsid w:val="008727B4"/>
    <w:rsid w:val="00872F32"/>
    <w:rsid w:val="00873EB2"/>
    <w:rsid w:val="00875FAB"/>
    <w:rsid w:val="008761AA"/>
    <w:rsid w:val="00876540"/>
    <w:rsid w:val="00876A55"/>
    <w:rsid w:val="00876CE5"/>
    <w:rsid w:val="008813B1"/>
    <w:rsid w:val="0088189C"/>
    <w:rsid w:val="00882FAC"/>
    <w:rsid w:val="00883A35"/>
    <w:rsid w:val="008847F6"/>
    <w:rsid w:val="00884CDD"/>
    <w:rsid w:val="0088509E"/>
    <w:rsid w:val="00885734"/>
    <w:rsid w:val="008869F6"/>
    <w:rsid w:val="00887423"/>
    <w:rsid w:val="00887F57"/>
    <w:rsid w:val="00890699"/>
    <w:rsid w:val="00890A2D"/>
    <w:rsid w:val="00890A63"/>
    <w:rsid w:val="00890BF0"/>
    <w:rsid w:val="00892350"/>
    <w:rsid w:val="00895DFF"/>
    <w:rsid w:val="00895EC5"/>
    <w:rsid w:val="008960C8"/>
    <w:rsid w:val="00896E55"/>
    <w:rsid w:val="0089714B"/>
    <w:rsid w:val="0089729F"/>
    <w:rsid w:val="0089733E"/>
    <w:rsid w:val="00897971"/>
    <w:rsid w:val="00897EA7"/>
    <w:rsid w:val="008A0610"/>
    <w:rsid w:val="008A1005"/>
    <w:rsid w:val="008A2EAE"/>
    <w:rsid w:val="008A347A"/>
    <w:rsid w:val="008A3691"/>
    <w:rsid w:val="008A4B30"/>
    <w:rsid w:val="008A6A54"/>
    <w:rsid w:val="008A7CFD"/>
    <w:rsid w:val="008B134C"/>
    <w:rsid w:val="008B1855"/>
    <w:rsid w:val="008B303E"/>
    <w:rsid w:val="008B4553"/>
    <w:rsid w:val="008B4748"/>
    <w:rsid w:val="008B4907"/>
    <w:rsid w:val="008B55A6"/>
    <w:rsid w:val="008B602E"/>
    <w:rsid w:val="008B6AFB"/>
    <w:rsid w:val="008B708C"/>
    <w:rsid w:val="008B7DFA"/>
    <w:rsid w:val="008C0511"/>
    <w:rsid w:val="008C1970"/>
    <w:rsid w:val="008C1E63"/>
    <w:rsid w:val="008C4610"/>
    <w:rsid w:val="008C4A6B"/>
    <w:rsid w:val="008C4B20"/>
    <w:rsid w:val="008C5383"/>
    <w:rsid w:val="008C71E3"/>
    <w:rsid w:val="008D0912"/>
    <w:rsid w:val="008D159E"/>
    <w:rsid w:val="008D1981"/>
    <w:rsid w:val="008D24CE"/>
    <w:rsid w:val="008D31EF"/>
    <w:rsid w:val="008D3243"/>
    <w:rsid w:val="008D3AA0"/>
    <w:rsid w:val="008D3D64"/>
    <w:rsid w:val="008D5B46"/>
    <w:rsid w:val="008D6179"/>
    <w:rsid w:val="008D676D"/>
    <w:rsid w:val="008D69C0"/>
    <w:rsid w:val="008D71EB"/>
    <w:rsid w:val="008D7735"/>
    <w:rsid w:val="008D7F5D"/>
    <w:rsid w:val="008E2334"/>
    <w:rsid w:val="008E2A97"/>
    <w:rsid w:val="008E45FA"/>
    <w:rsid w:val="008E71BA"/>
    <w:rsid w:val="008E75DA"/>
    <w:rsid w:val="008E79F6"/>
    <w:rsid w:val="008E7ACD"/>
    <w:rsid w:val="008E7BB2"/>
    <w:rsid w:val="008F0B05"/>
    <w:rsid w:val="008F2FC7"/>
    <w:rsid w:val="008F3D76"/>
    <w:rsid w:val="008F5805"/>
    <w:rsid w:val="008F67E0"/>
    <w:rsid w:val="008F6F3B"/>
    <w:rsid w:val="008F793E"/>
    <w:rsid w:val="008F7A61"/>
    <w:rsid w:val="00900260"/>
    <w:rsid w:val="00900E51"/>
    <w:rsid w:val="009025CB"/>
    <w:rsid w:val="00904DC4"/>
    <w:rsid w:val="00904DEE"/>
    <w:rsid w:val="009058EB"/>
    <w:rsid w:val="00905BFF"/>
    <w:rsid w:val="00910ABF"/>
    <w:rsid w:val="00910CB9"/>
    <w:rsid w:val="00912567"/>
    <w:rsid w:val="00913E95"/>
    <w:rsid w:val="00914C27"/>
    <w:rsid w:val="0091570B"/>
    <w:rsid w:val="009160E8"/>
    <w:rsid w:val="0091765E"/>
    <w:rsid w:val="0092087C"/>
    <w:rsid w:val="00921F5E"/>
    <w:rsid w:val="00921FAE"/>
    <w:rsid w:val="009230B3"/>
    <w:rsid w:val="00924286"/>
    <w:rsid w:val="009242B9"/>
    <w:rsid w:val="00925B22"/>
    <w:rsid w:val="00925CA3"/>
    <w:rsid w:val="0092664F"/>
    <w:rsid w:val="00927013"/>
    <w:rsid w:val="00927E9D"/>
    <w:rsid w:val="00930F05"/>
    <w:rsid w:val="009311C1"/>
    <w:rsid w:val="009316C5"/>
    <w:rsid w:val="0093212A"/>
    <w:rsid w:val="00932E8A"/>
    <w:rsid w:val="009330BB"/>
    <w:rsid w:val="0093341D"/>
    <w:rsid w:val="009337AB"/>
    <w:rsid w:val="00934E86"/>
    <w:rsid w:val="00935A3D"/>
    <w:rsid w:val="00935B38"/>
    <w:rsid w:val="00935C7E"/>
    <w:rsid w:val="00935F5C"/>
    <w:rsid w:val="00936A36"/>
    <w:rsid w:val="009378E2"/>
    <w:rsid w:val="0094006F"/>
    <w:rsid w:val="009408D6"/>
    <w:rsid w:val="009422E6"/>
    <w:rsid w:val="00942B59"/>
    <w:rsid w:val="00943D9E"/>
    <w:rsid w:val="009442C6"/>
    <w:rsid w:val="009448B6"/>
    <w:rsid w:val="00944F0B"/>
    <w:rsid w:val="00945CDF"/>
    <w:rsid w:val="00947464"/>
    <w:rsid w:val="00947F29"/>
    <w:rsid w:val="00950404"/>
    <w:rsid w:val="009505E2"/>
    <w:rsid w:val="009513B3"/>
    <w:rsid w:val="00951468"/>
    <w:rsid w:val="00952201"/>
    <w:rsid w:val="009535CC"/>
    <w:rsid w:val="00953E40"/>
    <w:rsid w:val="00954687"/>
    <w:rsid w:val="00954D3B"/>
    <w:rsid w:val="00955D02"/>
    <w:rsid w:val="00955F76"/>
    <w:rsid w:val="00956838"/>
    <w:rsid w:val="00957901"/>
    <w:rsid w:val="00957BDF"/>
    <w:rsid w:val="00960558"/>
    <w:rsid w:val="00960DA2"/>
    <w:rsid w:val="0096124C"/>
    <w:rsid w:val="00962A0B"/>
    <w:rsid w:val="00962A44"/>
    <w:rsid w:val="0096320F"/>
    <w:rsid w:val="00964CDE"/>
    <w:rsid w:val="0096775B"/>
    <w:rsid w:val="00967F52"/>
    <w:rsid w:val="00970837"/>
    <w:rsid w:val="00970A72"/>
    <w:rsid w:val="00971313"/>
    <w:rsid w:val="00971E20"/>
    <w:rsid w:val="009722BF"/>
    <w:rsid w:val="009733E1"/>
    <w:rsid w:val="00973AE5"/>
    <w:rsid w:val="00973AF8"/>
    <w:rsid w:val="009743BA"/>
    <w:rsid w:val="00974563"/>
    <w:rsid w:val="009752CE"/>
    <w:rsid w:val="009757C3"/>
    <w:rsid w:val="009758F7"/>
    <w:rsid w:val="00976A2B"/>
    <w:rsid w:val="009772EF"/>
    <w:rsid w:val="009776C3"/>
    <w:rsid w:val="009804AE"/>
    <w:rsid w:val="00980B9C"/>
    <w:rsid w:val="00980E45"/>
    <w:rsid w:val="0098307D"/>
    <w:rsid w:val="0098416C"/>
    <w:rsid w:val="009860F3"/>
    <w:rsid w:val="009863B1"/>
    <w:rsid w:val="00990115"/>
    <w:rsid w:val="00990461"/>
    <w:rsid w:val="00990658"/>
    <w:rsid w:val="00990B94"/>
    <w:rsid w:val="00991333"/>
    <w:rsid w:val="00994724"/>
    <w:rsid w:val="00994A7C"/>
    <w:rsid w:val="00995CED"/>
    <w:rsid w:val="009960A1"/>
    <w:rsid w:val="009972AF"/>
    <w:rsid w:val="00997561"/>
    <w:rsid w:val="00997CBB"/>
    <w:rsid w:val="009A0390"/>
    <w:rsid w:val="009A1930"/>
    <w:rsid w:val="009A1E0F"/>
    <w:rsid w:val="009A28A8"/>
    <w:rsid w:val="009A30C1"/>
    <w:rsid w:val="009A361A"/>
    <w:rsid w:val="009A3B96"/>
    <w:rsid w:val="009A449B"/>
    <w:rsid w:val="009A505F"/>
    <w:rsid w:val="009A5812"/>
    <w:rsid w:val="009A6176"/>
    <w:rsid w:val="009B1010"/>
    <w:rsid w:val="009B23F6"/>
    <w:rsid w:val="009B25FD"/>
    <w:rsid w:val="009B261D"/>
    <w:rsid w:val="009B2873"/>
    <w:rsid w:val="009B29EB"/>
    <w:rsid w:val="009B29EE"/>
    <w:rsid w:val="009B31E7"/>
    <w:rsid w:val="009B37F5"/>
    <w:rsid w:val="009B389A"/>
    <w:rsid w:val="009B4DCB"/>
    <w:rsid w:val="009B4F74"/>
    <w:rsid w:val="009B5DFC"/>
    <w:rsid w:val="009B6AB8"/>
    <w:rsid w:val="009C086F"/>
    <w:rsid w:val="009C180C"/>
    <w:rsid w:val="009C1F8A"/>
    <w:rsid w:val="009C2312"/>
    <w:rsid w:val="009C295E"/>
    <w:rsid w:val="009C2DCB"/>
    <w:rsid w:val="009C3522"/>
    <w:rsid w:val="009C437D"/>
    <w:rsid w:val="009C47D7"/>
    <w:rsid w:val="009C5D51"/>
    <w:rsid w:val="009C5FFF"/>
    <w:rsid w:val="009C64A3"/>
    <w:rsid w:val="009C6DB0"/>
    <w:rsid w:val="009C748E"/>
    <w:rsid w:val="009D0F5E"/>
    <w:rsid w:val="009D26DA"/>
    <w:rsid w:val="009D2898"/>
    <w:rsid w:val="009D3321"/>
    <w:rsid w:val="009D4816"/>
    <w:rsid w:val="009D4E6F"/>
    <w:rsid w:val="009D5176"/>
    <w:rsid w:val="009D5679"/>
    <w:rsid w:val="009D578E"/>
    <w:rsid w:val="009D5968"/>
    <w:rsid w:val="009D64AB"/>
    <w:rsid w:val="009D7705"/>
    <w:rsid w:val="009E0FEA"/>
    <w:rsid w:val="009E1B29"/>
    <w:rsid w:val="009E3455"/>
    <w:rsid w:val="009E72BD"/>
    <w:rsid w:val="009F02D2"/>
    <w:rsid w:val="009F098C"/>
    <w:rsid w:val="009F1B79"/>
    <w:rsid w:val="009F25B1"/>
    <w:rsid w:val="009F2628"/>
    <w:rsid w:val="009F2876"/>
    <w:rsid w:val="009F299E"/>
    <w:rsid w:val="009F2A04"/>
    <w:rsid w:val="009F3296"/>
    <w:rsid w:val="009F3DD0"/>
    <w:rsid w:val="009F421E"/>
    <w:rsid w:val="009F425E"/>
    <w:rsid w:val="009F5341"/>
    <w:rsid w:val="009F614E"/>
    <w:rsid w:val="009F6E32"/>
    <w:rsid w:val="009F71B9"/>
    <w:rsid w:val="00A01564"/>
    <w:rsid w:val="00A0187B"/>
    <w:rsid w:val="00A01AED"/>
    <w:rsid w:val="00A02896"/>
    <w:rsid w:val="00A03950"/>
    <w:rsid w:val="00A043C3"/>
    <w:rsid w:val="00A04BE2"/>
    <w:rsid w:val="00A062B2"/>
    <w:rsid w:val="00A06991"/>
    <w:rsid w:val="00A0750E"/>
    <w:rsid w:val="00A0763A"/>
    <w:rsid w:val="00A07B58"/>
    <w:rsid w:val="00A103B3"/>
    <w:rsid w:val="00A112A3"/>
    <w:rsid w:val="00A11AE5"/>
    <w:rsid w:val="00A12547"/>
    <w:rsid w:val="00A1262A"/>
    <w:rsid w:val="00A138B1"/>
    <w:rsid w:val="00A14C61"/>
    <w:rsid w:val="00A14F6A"/>
    <w:rsid w:val="00A159FF"/>
    <w:rsid w:val="00A16641"/>
    <w:rsid w:val="00A16665"/>
    <w:rsid w:val="00A17A66"/>
    <w:rsid w:val="00A17BDF"/>
    <w:rsid w:val="00A17ECA"/>
    <w:rsid w:val="00A205BC"/>
    <w:rsid w:val="00A20A6F"/>
    <w:rsid w:val="00A20AB3"/>
    <w:rsid w:val="00A20F7A"/>
    <w:rsid w:val="00A21DEB"/>
    <w:rsid w:val="00A21F3C"/>
    <w:rsid w:val="00A24274"/>
    <w:rsid w:val="00A24495"/>
    <w:rsid w:val="00A2496D"/>
    <w:rsid w:val="00A24A03"/>
    <w:rsid w:val="00A2550A"/>
    <w:rsid w:val="00A258C7"/>
    <w:rsid w:val="00A258DB"/>
    <w:rsid w:val="00A26921"/>
    <w:rsid w:val="00A26DCC"/>
    <w:rsid w:val="00A27BE4"/>
    <w:rsid w:val="00A27EC3"/>
    <w:rsid w:val="00A3023E"/>
    <w:rsid w:val="00A3031A"/>
    <w:rsid w:val="00A306D8"/>
    <w:rsid w:val="00A30C5E"/>
    <w:rsid w:val="00A31440"/>
    <w:rsid w:val="00A321EF"/>
    <w:rsid w:val="00A32CB7"/>
    <w:rsid w:val="00A34817"/>
    <w:rsid w:val="00A34C1D"/>
    <w:rsid w:val="00A35739"/>
    <w:rsid w:val="00A40172"/>
    <w:rsid w:val="00A40AF6"/>
    <w:rsid w:val="00A410BE"/>
    <w:rsid w:val="00A41EF7"/>
    <w:rsid w:val="00A4217A"/>
    <w:rsid w:val="00A43CE2"/>
    <w:rsid w:val="00A440F4"/>
    <w:rsid w:val="00A4440E"/>
    <w:rsid w:val="00A4546C"/>
    <w:rsid w:val="00A45EF6"/>
    <w:rsid w:val="00A473B5"/>
    <w:rsid w:val="00A4763B"/>
    <w:rsid w:val="00A50431"/>
    <w:rsid w:val="00A5169B"/>
    <w:rsid w:val="00A51E91"/>
    <w:rsid w:val="00A52AA6"/>
    <w:rsid w:val="00A541C5"/>
    <w:rsid w:val="00A54251"/>
    <w:rsid w:val="00A54CD2"/>
    <w:rsid w:val="00A5507B"/>
    <w:rsid w:val="00A55159"/>
    <w:rsid w:val="00A570DD"/>
    <w:rsid w:val="00A57B73"/>
    <w:rsid w:val="00A611DF"/>
    <w:rsid w:val="00A61581"/>
    <w:rsid w:val="00A61D8A"/>
    <w:rsid w:val="00A61E18"/>
    <w:rsid w:val="00A63C57"/>
    <w:rsid w:val="00A64051"/>
    <w:rsid w:val="00A640FE"/>
    <w:rsid w:val="00A64900"/>
    <w:rsid w:val="00A656B9"/>
    <w:rsid w:val="00A65C28"/>
    <w:rsid w:val="00A716C6"/>
    <w:rsid w:val="00A716EB"/>
    <w:rsid w:val="00A72832"/>
    <w:rsid w:val="00A72DEA"/>
    <w:rsid w:val="00A72F3C"/>
    <w:rsid w:val="00A74118"/>
    <w:rsid w:val="00A74EA0"/>
    <w:rsid w:val="00A80CBB"/>
    <w:rsid w:val="00A813EE"/>
    <w:rsid w:val="00A819D8"/>
    <w:rsid w:val="00A820AE"/>
    <w:rsid w:val="00A82473"/>
    <w:rsid w:val="00A82672"/>
    <w:rsid w:val="00A82F54"/>
    <w:rsid w:val="00A84A5C"/>
    <w:rsid w:val="00A85D5B"/>
    <w:rsid w:val="00A9033C"/>
    <w:rsid w:val="00A903FF"/>
    <w:rsid w:val="00A90423"/>
    <w:rsid w:val="00A915F0"/>
    <w:rsid w:val="00A9195A"/>
    <w:rsid w:val="00A919EB"/>
    <w:rsid w:val="00A91CE2"/>
    <w:rsid w:val="00A91FBF"/>
    <w:rsid w:val="00A923BC"/>
    <w:rsid w:val="00A930B3"/>
    <w:rsid w:val="00A93963"/>
    <w:rsid w:val="00A94265"/>
    <w:rsid w:val="00A946E6"/>
    <w:rsid w:val="00A9553C"/>
    <w:rsid w:val="00A960DC"/>
    <w:rsid w:val="00A9640C"/>
    <w:rsid w:val="00A96A00"/>
    <w:rsid w:val="00A96BF8"/>
    <w:rsid w:val="00A96CBE"/>
    <w:rsid w:val="00A97C15"/>
    <w:rsid w:val="00AA06B1"/>
    <w:rsid w:val="00AA14D6"/>
    <w:rsid w:val="00AA18DC"/>
    <w:rsid w:val="00AA20CC"/>
    <w:rsid w:val="00AA30C3"/>
    <w:rsid w:val="00AA3C73"/>
    <w:rsid w:val="00AA4F96"/>
    <w:rsid w:val="00AA507D"/>
    <w:rsid w:val="00AA51A5"/>
    <w:rsid w:val="00AA51E5"/>
    <w:rsid w:val="00AA531D"/>
    <w:rsid w:val="00AA56E3"/>
    <w:rsid w:val="00AA60B1"/>
    <w:rsid w:val="00AA74FC"/>
    <w:rsid w:val="00AA7594"/>
    <w:rsid w:val="00AB0818"/>
    <w:rsid w:val="00AB19F4"/>
    <w:rsid w:val="00AB25D5"/>
    <w:rsid w:val="00AB41D3"/>
    <w:rsid w:val="00AB4C6B"/>
    <w:rsid w:val="00AB6749"/>
    <w:rsid w:val="00AB77EE"/>
    <w:rsid w:val="00AC27A3"/>
    <w:rsid w:val="00AC2912"/>
    <w:rsid w:val="00AC479E"/>
    <w:rsid w:val="00AC4D47"/>
    <w:rsid w:val="00AC5526"/>
    <w:rsid w:val="00AC5A2D"/>
    <w:rsid w:val="00AC61AE"/>
    <w:rsid w:val="00AC6F3E"/>
    <w:rsid w:val="00AC7D6B"/>
    <w:rsid w:val="00AD047E"/>
    <w:rsid w:val="00AD063E"/>
    <w:rsid w:val="00AD0857"/>
    <w:rsid w:val="00AD0B0F"/>
    <w:rsid w:val="00AD0E07"/>
    <w:rsid w:val="00AD12B6"/>
    <w:rsid w:val="00AD1414"/>
    <w:rsid w:val="00AD1611"/>
    <w:rsid w:val="00AD1A01"/>
    <w:rsid w:val="00AD22D8"/>
    <w:rsid w:val="00AD23EC"/>
    <w:rsid w:val="00AD2785"/>
    <w:rsid w:val="00AD368C"/>
    <w:rsid w:val="00AD4451"/>
    <w:rsid w:val="00AD5F73"/>
    <w:rsid w:val="00AD769A"/>
    <w:rsid w:val="00AE078E"/>
    <w:rsid w:val="00AE099A"/>
    <w:rsid w:val="00AE124A"/>
    <w:rsid w:val="00AE1370"/>
    <w:rsid w:val="00AE1A13"/>
    <w:rsid w:val="00AE1EA1"/>
    <w:rsid w:val="00AE5221"/>
    <w:rsid w:val="00AE6638"/>
    <w:rsid w:val="00AE6B0B"/>
    <w:rsid w:val="00AE75BB"/>
    <w:rsid w:val="00AF0236"/>
    <w:rsid w:val="00AF09CF"/>
    <w:rsid w:val="00AF0E6D"/>
    <w:rsid w:val="00AF1818"/>
    <w:rsid w:val="00AF2B0E"/>
    <w:rsid w:val="00AF35F1"/>
    <w:rsid w:val="00AF5382"/>
    <w:rsid w:val="00AF6350"/>
    <w:rsid w:val="00AF650A"/>
    <w:rsid w:val="00AF6CAC"/>
    <w:rsid w:val="00AF7378"/>
    <w:rsid w:val="00AF7495"/>
    <w:rsid w:val="00AF76ED"/>
    <w:rsid w:val="00B00006"/>
    <w:rsid w:val="00B00247"/>
    <w:rsid w:val="00B00381"/>
    <w:rsid w:val="00B014F5"/>
    <w:rsid w:val="00B015E0"/>
    <w:rsid w:val="00B01950"/>
    <w:rsid w:val="00B03349"/>
    <w:rsid w:val="00B05C91"/>
    <w:rsid w:val="00B11D82"/>
    <w:rsid w:val="00B121B2"/>
    <w:rsid w:val="00B130A9"/>
    <w:rsid w:val="00B13216"/>
    <w:rsid w:val="00B14775"/>
    <w:rsid w:val="00B14AA3"/>
    <w:rsid w:val="00B16814"/>
    <w:rsid w:val="00B168C8"/>
    <w:rsid w:val="00B204C3"/>
    <w:rsid w:val="00B20F30"/>
    <w:rsid w:val="00B21BF9"/>
    <w:rsid w:val="00B21F0A"/>
    <w:rsid w:val="00B229A4"/>
    <w:rsid w:val="00B22A65"/>
    <w:rsid w:val="00B22C61"/>
    <w:rsid w:val="00B22DE4"/>
    <w:rsid w:val="00B2480E"/>
    <w:rsid w:val="00B25729"/>
    <w:rsid w:val="00B2613B"/>
    <w:rsid w:val="00B26490"/>
    <w:rsid w:val="00B26ADF"/>
    <w:rsid w:val="00B26C61"/>
    <w:rsid w:val="00B2750C"/>
    <w:rsid w:val="00B27D8F"/>
    <w:rsid w:val="00B30DF0"/>
    <w:rsid w:val="00B342EF"/>
    <w:rsid w:val="00B3535E"/>
    <w:rsid w:val="00B405A3"/>
    <w:rsid w:val="00B40AFE"/>
    <w:rsid w:val="00B42825"/>
    <w:rsid w:val="00B42869"/>
    <w:rsid w:val="00B43432"/>
    <w:rsid w:val="00B44322"/>
    <w:rsid w:val="00B4498F"/>
    <w:rsid w:val="00B44D15"/>
    <w:rsid w:val="00B4513F"/>
    <w:rsid w:val="00B46BB2"/>
    <w:rsid w:val="00B50850"/>
    <w:rsid w:val="00B51023"/>
    <w:rsid w:val="00B5366F"/>
    <w:rsid w:val="00B53B35"/>
    <w:rsid w:val="00B543AC"/>
    <w:rsid w:val="00B5568E"/>
    <w:rsid w:val="00B55714"/>
    <w:rsid w:val="00B56520"/>
    <w:rsid w:val="00B57322"/>
    <w:rsid w:val="00B5738B"/>
    <w:rsid w:val="00B6071A"/>
    <w:rsid w:val="00B609CE"/>
    <w:rsid w:val="00B621B8"/>
    <w:rsid w:val="00B6370B"/>
    <w:rsid w:val="00B64AB5"/>
    <w:rsid w:val="00B64AEE"/>
    <w:rsid w:val="00B64F20"/>
    <w:rsid w:val="00B65655"/>
    <w:rsid w:val="00B662E6"/>
    <w:rsid w:val="00B6641B"/>
    <w:rsid w:val="00B66DDF"/>
    <w:rsid w:val="00B67030"/>
    <w:rsid w:val="00B67AF9"/>
    <w:rsid w:val="00B70312"/>
    <w:rsid w:val="00B70372"/>
    <w:rsid w:val="00B7052D"/>
    <w:rsid w:val="00B72468"/>
    <w:rsid w:val="00B726F9"/>
    <w:rsid w:val="00B72AC3"/>
    <w:rsid w:val="00B73F2D"/>
    <w:rsid w:val="00B74323"/>
    <w:rsid w:val="00B74B43"/>
    <w:rsid w:val="00B7524D"/>
    <w:rsid w:val="00B75440"/>
    <w:rsid w:val="00B75D37"/>
    <w:rsid w:val="00B77708"/>
    <w:rsid w:val="00B77FEC"/>
    <w:rsid w:val="00B81539"/>
    <w:rsid w:val="00B8204B"/>
    <w:rsid w:val="00B82110"/>
    <w:rsid w:val="00B82EF4"/>
    <w:rsid w:val="00B8318B"/>
    <w:rsid w:val="00B83639"/>
    <w:rsid w:val="00B83777"/>
    <w:rsid w:val="00B83AF3"/>
    <w:rsid w:val="00B83BF2"/>
    <w:rsid w:val="00B84F3A"/>
    <w:rsid w:val="00B8556E"/>
    <w:rsid w:val="00B860F1"/>
    <w:rsid w:val="00B86355"/>
    <w:rsid w:val="00B86710"/>
    <w:rsid w:val="00B877F3"/>
    <w:rsid w:val="00B87AFD"/>
    <w:rsid w:val="00B904BA"/>
    <w:rsid w:val="00B92303"/>
    <w:rsid w:val="00B93D25"/>
    <w:rsid w:val="00B9464B"/>
    <w:rsid w:val="00B952F7"/>
    <w:rsid w:val="00B95C18"/>
    <w:rsid w:val="00B96CA2"/>
    <w:rsid w:val="00B97724"/>
    <w:rsid w:val="00B97BED"/>
    <w:rsid w:val="00BA0535"/>
    <w:rsid w:val="00BA0576"/>
    <w:rsid w:val="00BA0F12"/>
    <w:rsid w:val="00BA1771"/>
    <w:rsid w:val="00BA336F"/>
    <w:rsid w:val="00BA37A2"/>
    <w:rsid w:val="00BA5E32"/>
    <w:rsid w:val="00BA637F"/>
    <w:rsid w:val="00BA6934"/>
    <w:rsid w:val="00BA717B"/>
    <w:rsid w:val="00BA735C"/>
    <w:rsid w:val="00BA7397"/>
    <w:rsid w:val="00BA7E83"/>
    <w:rsid w:val="00BA7F3D"/>
    <w:rsid w:val="00BB045F"/>
    <w:rsid w:val="00BB1C71"/>
    <w:rsid w:val="00BB2DAB"/>
    <w:rsid w:val="00BB2DE2"/>
    <w:rsid w:val="00BB3820"/>
    <w:rsid w:val="00BB3BDD"/>
    <w:rsid w:val="00BB404F"/>
    <w:rsid w:val="00BB44A9"/>
    <w:rsid w:val="00BB48ED"/>
    <w:rsid w:val="00BB6CB2"/>
    <w:rsid w:val="00BC0CB3"/>
    <w:rsid w:val="00BC0DD4"/>
    <w:rsid w:val="00BC2630"/>
    <w:rsid w:val="00BC3CFC"/>
    <w:rsid w:val="00BC47C5"/>
    <w:rsid w:val="00BC56AF"/>
    <w:rsid w:val="00BC5DC3"/>
    <w:rsid w:val="00BC7035"/>
    <w:rsid w:val="00BC74BC"/>
    <w:rsid w:val="00BD0866"/>
    <w:rsid w:val="00BD0AE9"/>
    <w:rsid w:val="00BD19A2"/>
    <w:rsid w:val="00BD29AF"/>
    <w:rsid w:val="00BD335C"/>
    <w:rsid w:val="00BD5FD9"/>
    <w:rsid w:val="00BD68CA"/>
    <w:rsid w:val="00BD6D03"/>
    <w:rsid w:val="00BD7B30"/>
    <w:rsid w:val="00BD7B95"/>
    <w:rsid w:val="00BE050E"/>
    <w:rsid w:val="00BE431E"/>
    <w:rsid w:val="00BE47B1"/>
    <w:rsid w:val="00BE6078"/>
    <w:rsid w:val="00BE607F"/>
    <w:rsid w:val="00BE6CC2"/>
    <w:rsid w:val="00BE77FE"/>
    <w:rsid w:val="00BF02FB"/>
    <w:rsid w:val="00BF11EE"/>
    <w:rsid w:val="00BF1601"/>
    <w:rsid w:val="00BF1797"/>
    <w:rsid w:val="00BF198E"/>
    <w:rsid w:val="00BF1CBD"/>
    <w:rsid w:val="00BF275A"/>
    <w:rsid w:val="00BF2846"/>
    <w:rsid w:val="00BF30D8"/>
    <w:rsid w:val="00BF39FB"/>
    <w:rsid w:val="00BF5408"/>
    <w:rsid w:val="00BF5EED"/>
    <w:rsid w:val="00BF62F0"/>
    <w:rsid w:val="00BF65A0"/>
    <w:rsid w:val="00BF6B23"/>
    <w:rsid w:val="00BF6D56"/>
    <w:rsid w:val="00BF7916"/>
    <w:rsid w:val="00C0043A"/>
    <w:rsid w:val="00C014D5"/>
    <w:rsid w:val="00C01C2D"/>
    <w:rsid w:val="00C01E58"/>
    <w:rsid w:val="00C0202F"/>
    <w:rsid w:val="00C025CB"/>
    <w:rsid w:val="00C027B5"/>
    <w:rsid w:val="00C03487"/>
    <w:rsid w:val="00C052F3"/>
    <w:rsid w:val="00C0753B"/>
    <w:rsid w:val="00C102D3"/>
    <w:rsid w:val="00C10F94"/>
    <w:rsid w:val="00C1190C"/>
    <w:rsid w:val="00C1239E"/>
    <w:rsid w:val="00C12618"/>
    <w:rsid w:val="00C12B15"/>
    <w:rsid w:val="00C146F6"/>
    <w:rsid w:val="00C14E90"/>
    <w:rsid w:val="00C15AB0"/>
    <w:rsid w:val="00C160D7"/>
    <w:rsid w:val="00C1718F"/>
    <w:rsid w:val="00C17D1E"/>
    <w:rsid w:val="00C17DDD"/>
    <w:rsid w:val="00C20A9E"/>
    <w:rsid w:val="00C211F1"/>
    <w:rsid w:val="00C21404"/>
    <w:rsid w:val="00C2221F"/>
    <w:rsid w:val="00C244F9"/>
    <w:rsid w:val="00C2491F"/>
    <w:rsid w:val="00C2606E"/>
    <w:rsid w:val="00C26308"/>
    <w:rsid w:val="00C27665"/>
    <w:rsid w:val="00C27865"/>
    <w:rsid w:val="00C27E4F"/>
    <w:rsid w:val="00C301C9"/>
    <w:rsid w:val="00C3116C"/>
    <w:rsid w:val="00C3210B"/>
    <w:rsid w:val="00C32751"/>
    <w:rsid w:val="00C3306C"/>
    <w:rsid w:val="00C34204"/>
    <w:rsid w:val="00C34BA5"/>
    <w:rsid w:val="00C357EA"/>
    <w:rsid w:val="00C35DEE"/>
    <w:rsid w:val="00C3600C"/>
    <w:rsid w:val="00C36A2A"/>
    <w:rsid w:val="00C36CA4"/>
    <w:rsid w:val="00C412C9"/>
    <w:rsid w:val="00C41980"/>
    <w:rsid w:val="00C43194"/>
    <w:rsid w:val="00C4354B"/>
    <w:rsid w:val="00C441CC"/>
    <w:rsid w:val="00C44351"/>
    <w:rsid w:val="00C4440E"/>
    <w:rsid w:val="00C479F5"/>
    <w:rsid w:val="00C50E71"/>
    <w:rsid w:val="00C51A5D"/>
    <w:rsid w:val="00C51FF8"/>
    <w:rsid w:val="00C5237E"/>
    <w:rsid w:val="00C52500"/>
    <w:rsid w:val="00C525B4"/>
    <w:rsid w:val="00C55177"/>
    <w:rsid w:val="00C55FD0"/>
    <w:rsid w:val="00C567FE"/>
    <w:rsid w:val="00C60758"/>
    <w:rsid w:val="00C60B1A"/>
    <w:rsid w:val="00C6158A"/>
    <w:rsid w:val="00C62A55"/>
    <w:rsid w:val="00C636C6"/>
    <w:rsid w:val="00C65944"/>
    <w:rsid w:val="00C65AEA"/>
    <w:rsid w:val="00C668F7"/>
    <w:rsid w:val="00C674CA"/>
    <w:rsid w:val="00C67F45"/>
    <w:rsid w:val="00C701E7"/>
    <w:rsid w:val="00C71AB0"/>
    <w:rsid w:val="00C74FDB"/>
    <w:rsid w:val="00C75119"/>
    <w:rsid w:val="00C755BD"/>
    <w:rsid w:val="00C77388"/>
    <w:rsid w:val="00C8014B"/>
    <w:rsid w:val="00C81509"/>
    <w:rsid w:val="00C820CA"/>
    <w:rsid w:val="00C82CAA"/>
    <w:rsid w:val="00C83193"/>
    <w:rsid w:val="00C839D7"/>
    <w:rsid w:val="00C84174"/>
    <w:rsid w:val="00C86745"/>
    <w:rsid w:val="00C87489"/>
    <w:rsid w:val="00C8761B"/>
    <w:rsid w:val="00C91757"/>
    <w:rsid w:val="00C91FA5"/>
    <w:rsid w:val="00C92915"/>
    <w:rsid w:val="00C94FAB"/>
    <w:rsid w:val="00C9546E"/>
    <w:rsid w:val="00C969AE"/>
    <w:rsid w:val="00CA0A3C"/>
    <w:rsid w:val="00CA0CE1"/>
    <w:rsid w:val="00CA11B9"/>
    <w:rsid w:val="00CA1AF4"/>
    <w:rsid w:val="00CA1F5E"/>
    <w:rsid w:val="00CA221A"/>
    <w:rsid w:val="00CA2BCA"/>
    <w:rsid w:val="00CA3116"/>
    <w:rsid w:val="00CA3A85"/>
    <w:rsid w:val="00CA3AEA"/>
    <w:rsid w:val="00CB0EF4"/>
    <w:rsid w:val="00CB1248"/>
    <w:rsid w:val="00CB1305"/>
    <w:rsid w:val="00CB23AC"/>
    <w:rsid w:val="00CB2D60"/>
    <w:rsid w:val="00CB41DF"/>
    <w:rsid w:val="00CB49E6"/>
    <w:rsid w:val="00CB50A1"/>
    <w:rsid w:val="00CB5C5C"/>
    <w:rsid w:val="00CB677A"/>
    <w:rsid w:val="00CB7A03"/>
    <w:rsid w:val="00CB7CC8"/>
    <w:rsid w:val="00CC0065"/>
    <w:rsid w:val="00CC02EB"/>
    <w:rsid w:val="00CC0458"/>
    <w:rsid w:val="00CC322A"/>
    <w:rsid w:val="00CC35A6"/>
    <w:rsid w:val="00CC3D1F"/>
    <w:rsid w:val="00CC3D65"/>
    <w:rsid w:val="00CC4BB7"/>
    <w:rsid w:val="00CC62D2"/>
    <w:rsid w:val="00CC68C8"/>
    <w:rsid w:val="00CC6BAF"/>
    <w:rsid w:val="00CC6D3F"/>
    <w:rsid w:val="00CC728F"/>
    <w:rsid w:val="00CD06D9"/>
    <w:rsid w:val="00CD0F6D"/>
    <w:rsid w:val="00CD14C2"/>
    <w:rsid w:val="00CD2B5F"/>
    <w:rsid w:val="00CD339C"/>
    <w:rsid w:val="00CD5077"/>
    <w:rsid w:val="00CD5FD3"/>
    <w:rsid w:val="00CD636E"/>
    <w:rsid w:val="00CD6390"/>
    <w:rsid w:val="00CD7A79"/>
    <w:rsid w:val="00CD7B0D"/>
    <w:rsid w:val="00CE0825"/>
    <w:rsid w:val="00CE0C67"/>
    <w:rsid w:val="00CE1DFE"/>
    <w:rsid w:val="00CE580E"/>
    <w:rsid w:val="00CE585B"/>
    <w:rsid w:val="00CE5EBE"/>
    <w:rsid w:val="00CE5F1C"/>
    <w:rsid w:val="00CE638B"/>
    <w:rsid w:val="00CE704A"/>
    <w:rsid w:val="00CE7C46"/>
    <w:rsid w:val="00CF0064"/>
    <w:rsid w:val="00CF04F4"/>
    <w:rsid w:val="00CF05D7"/>
    <w:rsid w:val="00CF1946"/>
    <w:rsid w:val="00CF1B52"/>
    <w:rsid w:val="00CF1EE8"/>
    <w:rsid w:val="00CF2932"/>
    <w:rsid w:val="00CF2F94"/>
    <w:rsid w:val="00CF3E72"/>
    <w:rsid w:val="00CF542B"/>
    <w:rsid w:val="00CF6C5A"/>
    <w:rsid w:val="00CF6E02"/>
    <w:rsid w:val="00CF6F1C"/>
    <w:rsid w:val="00CF7178"/>
    <w:rsid w:val="00CF73BE"/>
    <w:rsid w:val="00CF7EB5"/>
    <w:rsid w:val="00D00899"/>
    <w:rsid w:val="00D00A8D"/>
    <w:rsid w:val="00D010DC"/>
    <w:rsid w:val="00D0178D"/>
    <w:rsid w:val="00D0194F"/>
    <w:rsid w:val="00D022CA"/>
    <w:rsid w:val="00D02EDC"/>
    <w:rsid w:val="00D02F61"/>
    <w:rsid w:val="00D04577"/>
    <w:rsid w:val="00D052E1"/>
    <w:rsid w:val="00D05C2F"/>
    <w:rsid w:val="00D06A6C"/>
    <w:rsid w:val="00D07912"/>
    <w:rsid w:val="00D07B8E"/>
    <w:rsid w:val="00D1057C"/>
    <w:rsid w:val="00D1090E"/>
    <w:rsid w:val="00D1179B"/>
    <w:rsid w:val="00D11E70"/>
    <w:rsid w:val="00D120AC"/>
    <w:rsid w:val="00D141B6"/>
    <w:rsid w:val="00D14BE6"/>
    <w:rsid w:val="00D14D0E"/>
    <w:rsid w:val="00D15380"/>
    <w:rsid w:val="00D15650"/>
    <w:rsid w:val="00D15726"/>
    <w:rsid w:val="00D1588A"/>
    <w:rsid w:val="00D168DD"/>
    <w:rsid w:val="00D173DB"/>
    <w:rsid w:val="00D17572"/>
    <w:rsid w:val="00D20AAA"/>
    <w:rsid w:val="00D214FB"/>
    <w:rsid w:val="00D21D78"/>
    <w:rsid w:val="00D22174"/>
    <w:rsid w:val="00D22BF8"/>
    <w:rsid w:val="00D22DED"/>
    <w:rsid w:val="00D22F64"/>
    <w:rsid w:val="00D23BBA"/>
    <w:rsid w:val="00D23EF9"/>
    <w:rsid w:val="00D23F59"/>
    <w:rsid w:val="00D24512"/>
    <w:rsid w:val="00D267A3"/>
    <w:rsid w:val="00D26F3B"/>
    <w:rsid w:val="00D30E27"/>
    <w:rsid w:val="00D30F34"/>
    <w:rsid w:val="00D3168C"/>
    <w:rsid w:val="00D31E9C"/>
    <w:rsid w:val="00D327E3"/>
    <w:rsid w:val="00D3311A"/>
    <w:rsid w:val="00D33420"/>
    <w:rsid w:val="00D33F74"/>
    <w:rsid w:val="00D358CA"/>
    <w:rsid w:val="00D361C6"/>
    <w:rsid w:val="00D3784B"/>
    <w:rsid w:val="00D37DE9"/>
    <w:rsid w:val="00D40A5B"/>
    <w:rsid w:val="00D419CB"/>
    <w:rsid w:val="00D41ED3"/>
    <w:rsid w:val="00D43D5E"/>
    <w:rsid w:val="00D4448D"/>
    <w:rsid w:val="00D44D0A"/>
    <w:rsid w:val="00D4527F"/>
    <w:rsid w:val="00D4649B"/>
    <w:rsid w:val="00D466E9"/>
    <w:rsid w:val="00D46D72"/>
    <w:rsid w:val="00D47E70"/>
    <w:rsid w:val="00D50771"/>
    <w:rsid w:val="00D518B0"/>
    <w:rsid w:val="00D519D7"/>
    <w:rsid w:val="00D52FC1"/>
    <w:rsid w:val="00D53A76"/>
    <w:rsid w:val="00D53C79"/>
    <w:rsid w:val="00D54589"/>
    <w:rsid w:val="00D55E9E"/>
    <w:rsid w:val="00D56A03"/>
    <w:rsid w:val="00D607B7"/>
    <w:rsid w:val="00D60EB8"/>
    <w:rsid w:val="00D6177C"/>
    <w:rsid w:val="00D617D7"/>
    <w:rsid w:val="00D61B7A"/>
    <w:rsid w:val="00D61D68"/>
    <w:rsid w:val="00D62385"/>
    <w:rsid w:val="00D6269F"/>
    <w:rsid w:val="00D62C71"/>
    <w:rsid w:val="00D6304A"/>
    <w:rsid w:val="00D64BF0"/>
    <w:rsid w:val="00D651E4"/>
    <w:rsid w:val="00D65EC9"/>
    <w:rsid w:val="00D65F8C"/>
    <w:rsid w:val="00D66491"/>
    <w:rsid w:val="00D6749E"/>
    <w:rsid w:val="00D70614"/>
    <w:rsid w:val="00D712F1"/>
    <w:rsid w:val="00D71C22"/>
    <w:rsid w:val="00D7291A"/>
    <w:rsid w:val="00D72E26"/>
    <w:rsid w:val="00D73FF5"/>
    <w:rsid w:val="00D7524D"/>
    <w:rsid w:val="00D760EF"/>
    <w:rsid w:val="00D76199"/>
    <w:rsid w:val="00D773A7"/>
    <w:rsid w:val="00D7781D"/>
    <w:rsid w:val="00D77FB4"/>
    <w:rsid w:val="00D803C1"/>
    <w:rsid w:val="00D80FDE"/>
    <w:rsid w:val="00D81BAE"/>
    <w:rsid w:val="00D83189"/>
    <w:rsid w:val="00D878A0"/>
    <w:rsid w:val="00D90133"/>
    <w:rsid w:val="00D9032A"/>
    <w:rsid w:val="00D9076E"/>
    <w:rsid w:val="00D91A32"/>
    <w:rsid w:val="00D92147"/>
    <w:rsid w:val="00D9267B"/>
    <w:rsid w:val="00D947F2"/>
    <w:rsid w:val="00D954CD"/>
    <w:rsid w:val="00D95799"/>
    <w:rsid w:val="00D95B94"/>
    <w:rsid w:val="00D96474"/>
    <w:rsid w:val="00D97080"/>
    <w:rsid w:val="00DA3290"/>
    <w:rsid w:val="00DA39BA"/>
    <w:rsid w:val="00DA4296"/>
    <w:rsid w:val="00DA4C91"/>
    <w:rsid w:val="00DA6C3B"/>
    <w:rsid w:val="00DA6F58"/>
    <w:rsid w:val="00DB0E4B"/>
    <w:rsid w:val="00DB1C63"/>
    <w:rsid w:val="00DB2596"/>
    <w:rsid w:val="00DB4B6F"/>
    <w:rsid w:val="00DB4E45"/>
    <w:rsid w:val="00DB583D"/>
    <w:rsid w:val="00DB618B"/>
    <w:rsid w:val="00DB6975"/>
    <w:rsid w:val="00DC15B9"/>
    <w:rsid w:val="00DC1734"/>
    <w:rsid w:val="00DC2346"/>
    <w:rsid w:val="00DC258C"/>
    <w:rsid w:val="00DC262D"/>
    <w:rsid w:val="00DC439A"/>
    <w:rsid w:val="00DC4E20"/>
    <w:rsid w:val="00DC5A58"/>
    <w:rsid w:val="00DC5F34"/>
    <w:rsid w:val="00DC686A"/>
    <w:rsid w:val="00DC6AA5"/>
    <w:rsid w:val="00DD160C"/>
    <w:rsid w:val="00DD28A9"/>
    <w:rsid w:val="00DD2E87"/>
    <w:rsid w:val="00DD34DF"/>
    <w:rsid w:val="00DD3B89"/>
    <w:rsid w:val="00DD4056"/>
    <w:rsid w:val="00DD5F3F"/>
    <w:rsid w:val="00DD5F68"/>
    <w:rsid w:val="00DD6BE1"/>
    <w:rsid w:val="00DD6DF0"/>
    <w:rsid w:val="00DD7F12"/>
    <w:rsid w:val="00DE0724"/>
    <w:rsid w:val="00DE0925"/>
    <w:rsid w:val="00DE17E7"/>
    <w:rsid w:val="00DE30C3"/>
    <w:rsid w:val="00DE39D0"/>
    <w:rsid w:val="00DE451D"/>
    <w:rsid w:val="00DE4BC8"/>
    <w:rsid w:val="00DE4E68"/>
    <w:rsid w:val="00DE584B"/>
    <w:rsid w:val="00DE6FD8"/>
    <w:rsid w:val="00DE7C5A"/>
    <w:rsid w:val="00DE7E35"/>
    <w:rsid w:val="00DF2F75"/>
    <w:rsid w:val="00DF3D72"/>
    <w:rsid w:val="00DF46F5"/>
    <w:rsid w:val="00DF4D5A"/>
    <w:rsid w:val="00DF535B"/>
    <w:rsid w:val="00DF6885"/>
    <w:rsid w:val="00DF7C5B"/>
    <w:rsid w:val="00E00ECB"/>
    <w:rsid w:val="00E01C87"/>
    <w:rsid w:val="00E01E76"/>
    <w:rsid w:val="00E024CB"/>
    <w:rsid w:val="00E02AA7"/>
    <w:rsid w:val="00E02CAF"/>
    <w:rsid w:val="00E031E2"/>
    <w:rsid w:val="00E0348B"/>
    <w:rsid w:val="00E03D1E"/>
    <w:rsid w:val="00E05580"/>
    <w:rsid w:val="00E057BD"/>
    <w:rsid w:val="00E05A0B"/>
    <w:rsid w:val="00E10069"/>
    <w:rsid w:val="00E108D1"/>
    <w:rsid w:val="00E12391"/>
    <w:rsid w:val="00E123FB"/>
    <w:rsid w:val="00E12C43"/>
    <w:rsid w:val="00E137A1"/>
    <w:rsid w:val="00E14DBA"/>
    <w:rsid w:val="00E1503F"/>
    <w:rsid w:val="00E1511E"/>
    <w:rsid w:val="00E15787"/>
    <w:rsid w:val="00E16924"/>
    <w:rsid w:val="00E16C5D"/>
    <w:rsid w:val="00E1750D"/>
    <w:rsid w:val="00E17C1C"/>
    <w:rsid w:val="00E17F6B"/>
    <w:rsid w:val="00E20550"/>
    <w:rsid w:val="00E21894"/>
    <w:rsid w:val="00E23138"/>
    <w:rsid w:val="00E232C5"/>
    <w:rsid w:val="00E23AF0"/>
    <w:rsid w:val="00E23FCC"/>
    <w:rsid w:val="00E24164"/>
    <w:rsid w:val="00E24190"/>
    <w:rsid w:val="00E242C6"/>
    <w:rsid w:val="00E2547C"/>
    <w:rsid w:val="00E25A15"/>
    <w:rsid w:val="00E275AA"/>
    <w:rsid w:val="00E27827"/>
    <w:rsid w:val="00E27F12"/>
    <w:rsid w:val="00E30A4D"/>
    <w:rsid w:val="00E32B7E"/>
    <w:rsid w:val="00E33443"/>
    <w:rsid w:val="00E33EB4"/>
    <w:rsid w:val="00E33F09"/>
    <w:rsid w:val="00E360DB"/>
    <w:rsid w:val="00E36339"/>
    <w:rsid w:val="00E37FAC"/>
    <w:rsid w:val="00E40790"/>
    <w:rsid w:val="00E4120D"/>
    <w:rsid w:val="00E412F4"/>
    <w:rsid w:val="00E41E20"/>
    <w:rsid w:val="00E42490"/>
    <w:rsid w:val="00E424CD"/>
    <w:rsid w:val="00E45D9C"/>
    <w:rsid w:val="00E47953"/>
    <w:rsid w:val="00E50B48"/>
    <w:rsid w:val="00E50E17"/>
    <w:rsid w:val="00E549B0"/>
    <w:rsid w:val="00E54C50"/>
    <w:rsid w:val="00E55985"/>
    <w:rsid w:val="00E56413"/>
    <w:rsid w:val="00E56A7A"/>
    <w:rsid w:val="00E56BC7"/>
    <w:rsid w:val="00E5795F"/>
    <w:rsid w:val="00E604E4"/>
    <w:rsid w:val="00E63BC1"/>
    <w:rsid w:val="00E648EC"/>
    <w:rsid w:val="00E6516C"/>
    <w:rsid w:val="00E65D1A"/>
    <w:rsid w:val="00E66380"/>
    <w:rsid w:val="00E6779D"/>
    <w:rsid w:val="00E67E12"/>
    <w:rsid w:val="00E70512"/>
    <w:rsid w:val="00E71033"/>
    <w:rsid w:val="00E71F39"/>
    <w:rsid w:val="00E73371"/>
    <w:rsid w:val="00E73F20"/>
    <w:rsid w:val="00E7400D"/>
    <w:rsid w:val="00E740FF"/>
    <w:rsid w:val="00E74631"/>
    <w:rsid w:val="00E75D8C"/>
    <w:rsid w:val="00E762A3"/>
    <w:rsid w:val="00E77D78"/>
    <w:rsid w:val="00E77E7A"/>
    <w:rsid w:val="00E81261"/>
    <w:rsid w:val="00E8130A"/>
    <w:rsid w:val="00E83F29"/>
    <w:rsid w:val="00E845BB"/>
    <w:rsid w:val="00E84775"/>
    <w:rsid w:val="00E859A3"/>
    <w:rsid w:val="00E86BB5"/>
    <w:rsid w:val="00E871BF"/>
    <w:rsid w:val="00E9016E"/>
    <w:rsid w:val="00E90321"/>
    <w:rsid w:val="00E91555"/>
    <w:rsid w:val="00E91AA4"/>
    <w:rsid w:val="00E93903"/>
    <w:rsid w:val="00E93E9E"/>
    <w:rsid w:val="00E95187"/>
    <w:rsid w:val="00E96C57"/>
    <w:rsid w:val="00E96C9F"/>
    <w:rsid w:val="00EA01DF"/>
    <w:rsid w:val="00EA2E16"/>
    <w:rsid w:val="00EA3552"/>
    <w:rsid w:val="00EA3837"/>
    <w:rsid w:val="00EA3AFD"/>
    <w:rsid w:val="00EA4D52"/>
    <w:rsid w:val="00EA4EDB"/>
    <w:rsid w:val="00EA55FF"/>
    <w:rsid w:val="00EA56DC"/>
    <w:rsid w:val="00EA6413"/>
    <w:rsid w:val="00EA7138"/>
    <w:rsid w:val="00EA7717"/>
    <w:rsid w:val="00EA7AE4"/>
    <w:rsid w:val="00EB09E9"/>
    <w:rsid w:val="00EB0A59"/>
    <w:rsid w:val="00EB0ABC"/>
    <w:rsid w:val="00EB2512"/>
    <w:rsid w:val="00EB4FBB"/>
    <w:rsid w:val="00EB5441"/>
    <w:rsid w:val="00EB6001"/>
    <w:rsid w:val="00EB684F"/>
    <w:rsid w:val="00EB68E1"/>
    <w:rsid w:val="00EB696B"/>
    <w:rsid w:val="00EB6FF5"/>
    <w:rsid w:val="00EB71EC"/>
    <w:rsid w:val="00EB7FE9"/>
    <w:rsid w:val="00EC11A0"/>
    <w:rsid w:val="00EC2777"/>
    <w:rsid w:val="00EC300F"/>
    <w:rsid w:val="00EC4FAB"/>
    <w:rsid w:val="00EC4FE6"/>
    <w:rsid w:val="00EC5199"/>
    <w:rsid w:val="00EC7369"/>
    <w:rsid w:val="00EC7E1D"/>
    <w:rsid w:val="00ED23A5"/>
    <w:rsid w:val="00ED2C77"/>
    <w:rsid w:val="00ED3B00"/>
    <w:rsid w:val="00ED3F72"/>
    <w:rsid w:val="00ED4164"/>
    <w:rsid w:val="00ED4C74"/>
    <w:rsid w:val="00ED4DD1"/>
    <w:rsid w:val="00ED5C09"/>
    <w:rsid w:val="00ED623F"/>
    <w:rsid w:val="00ED6322"/>
    <w:rsid w:val="00ED650A"/>
    <w:rsid w:val="00ED6A69"/>
    <w:rsid w:val="00ED71ED"/>
    <w:rsid w:val="00EE1D4D"/>
    <w:rsid w:val="00EE2C47"/>
    <w:rsid w:val="00EE2E8E"/>
    <w:rsid w:val="00EE358E"/>
    <w:rsid w:val="00EE3794"/>
    <w:rsid w:val="00EE3844"/>
    <w:rsid w:val="00EE524E"/>
    <w:rsid w:val="00EE5EC7"/>
    <w:rsid w:val="00EE6253"/>
    <w:rsid w:val="00EE664D"/>
    <w:rsid w:val="00EE6D1C"/>
    <w:rsid w:val="00EF09A9"/>
    <w:rsid w:val="00EF09AC"/>
    <w:rsid w:val="00EF0F81"/>
    <w:rsid w:val="00EF13D1"/>
    <w:rsid w:val="00EF171D"/>
    <w:rsid w:val="00EF25E7"/>
    <w:rsid w:val="00EF3DC0"/>
    <w:rsid w:val="00EF4DAB"/>
    <w:rsid w:val="00EF5F65"/>
    <w:rsid w:val="00F002B5"/>
    <w:rsid w:val="00F009E9"/>
    <w:rsid w:val="00F013F6"/>
    <w:rsid w:val="00F01920"/>
    <w:rsid w:val="00F02914"/>
    <w:rsid w:val="00F02F42"/>
    <w:rsid w:val="00F03763"/>
    <w:rsid w:val="00F041E0"/>
    <w:rsid w:val="00F04375"/>
    <w:rsid w:val="00F05454"/>
    <w:rsid w:val="00F0696B"/>
    <w:rsid w:val="00F069F7"/>
    <w:rsid w:val="00F0711C"/>
    <w:rsid w:val="00F075A7"/>
    <w:rsid w:val="00F101F2"/>
    <w:rsid w:val="00F112AF"/>
    <w:rsid w:val="00F11E54"/>
    <w:rsid w:val="00F152F4"/>
    <w:rsid w:val="00F160DA"/>
    <w:rsid w:val="00F16C75"/>
    <w:rsid w:val="00F17474"/>
    <w:rsid w:val="00F179D3"/>
    <w:rsid w:val="00F20440"/>
    <w:rsid w:val="00F2052E"/>
    <w:rsid w:val="00F20AB4"/>
    <w:rsid w:val="00F20B5E"/>
    <w:rsid w:val="00F20DFB"/>
    <w:rsid w:val="00F20FB0"/>
    <w:rsid w:val="00F21737"/>
    <w:rsid w:val="00F218AD"/>
    <w:rsid w:val="00F21926"/>
    <w:rsid w:val="00F225F2"/>
    <w:rsid w:val="00F23972"/>
    <w:rsid w:val="00F246C3"/>
    <w:rsid w:val="00F2544C"/>
    <w:rsid w:val="00F2597F"/>
    <w:rsid w:val="00F25A46"/>
    <w:rsid w:val="00F25FE5"/>
    <w:rsid w:val="00F26071"/>
    <w:rsid w:val="00F27B94"/>
    <w:rsid w:val="00F32B5D"/>
    <w:rsid w:val="00F33019"/>
    <w:rsid w:val="00F33DCD"/>
    <w:rsid w:val="00F34789"/>
    <w:rsid w:val="00F358F6"/>
    <w:rsid w:val="00F361EF"/>
    <w:rsid w:val="00F3668C"/>
    <w:rsid w:val="00F376F6"/>
    <w:rsid w:val="00F37D54"/>
    <w:rsid w:val="00F37EA2"/>
    <w:rsid w:val="00F400EA"/>
    <w:rsid w:val="00F40797"/>
    <w:rsid w:val="00F407F2"/>
    <w:rsid w:val="00F40908"/>
    <w:rsid w:val="00F40D44"/>
    <w:rsid w:val="00F42053"/>
    <w:rsid w:val="00F420DE"/>
    <w:rsid w:val="00F425E5"/>
    <w:rsid w:val="00F4342C"/>
    <w:rsid w:val="00F4404B"/>
    <w:rsid w:val="00F44B6E"/>
    <w:rsid w:val="00F44D47"/>
    <w:rsid w:val="00F45D61"/>
    <w:rsid w:val="00F46353"/>
    <w:rsid w:val="00F46DD9"/>
    <w:rsid w:val="00F479AE"/>
    <w:rsid w:val="00F501A4"/>
    <w:rsid w:val="00F5069D"/>
    <w:rsid w:val="00F50D5D"/>
    <w:rsid w:val="00F5107A"/>
    <w:rsid w:val="00F52483"/>
    <w:rsid w:val="00F53F1D"/>
    <w:rsid w:val="00F541F5"/>
    <w:rsid w:val="00F55954"/>
    <w:rsid w:val="00F55988"/>
    <w:rsid w:val="00F56258"/>
    <w:rsid w:val="00F5640E"/>
    <w:rsid w:val="00F5656A"/>
    <w:rsid w:val="00F579D9"/>
    <w:rsid w:val="00F57A6D"/>
    <w:rsid w:val="00F60A48"/>
    <w:rsid w:val="00F60EB3"/>
    <w:rsid w:val="00F62D0D"/>
    <w:rsid w:val="00F643A7"/>
    <w:rsid w:val="00F647CD"/>
    <w:rsid w:val="00F64DD0"/>
    <w:rsid w:val="00F662C0"/>
    <w:rsid w:val="00F66E48"/>
    <w:rsid w:val="00F679A7"/>
    <w:rsid w:val="00F71655"/>
    <w:rsid w:val="00F74130"/>
    <w:rsid w:val="00F74F5F"/>
    <w:rsid w:val="00F754E2"/>
    <w:rsid w:val="00F76408"/>
    <w:rsid w:val="00F76E33"/>
    <w:rsid w:val="00F7716C"/>
    <w:rsid w:val="00F80A1F"/>
    <w:rsid w:val="00F80E81"/>
    <w:rsid w:val="00F80F61"/>
    <w:rsid w:val="00F8199A"/>
    <w:rsid w:val="00F81A79"/>
    <w:rsid w:val="00F834E9"/>
    <w:rsid w:val="00F84494"/>
    <w:rsid w:val="00F86795"/>
    <w:rsid w:val="00F8764F"/>
    <w:rsid w:val="00F916F9"/>
    <w:rsid w:val="00F91CD0"/>
    <w:rsid w:val="00F91E1A"/>
    <w:rsid w:val="00F932A6"/>
    <w:rsid w:val="00F93641"/>
    <w:rsid w:val="00F9442E"/>
    <w:rsid w:val="00F94450"/>
    <w:rsid w:val="00F944CE"/>
    <w:rsid w:val="00F9462B"/>
    <w:rsid w:val="00F94ED8"/>
    <w:rsid w:val="00F95C63"/>
    <w:rsid w:val="00F962FC"/>
    <w:rsid w:val="00F97862"/>
    <w:rsid w:val="00FA0768"/>
    <w:rsid w:val="00FA10B0"/>
    <w:rsid w:val="00FA18C4"/>
    <w:rsid w:val="00FA29A9"/>
    <w:rsid w:val="00FA2D02"/>
    <w:rsid w:val="00FA3067"/>
    <w:rsid w:val="00FA3AFB"/>
    <w:rsid w:val="00FA3ECE"/>
    <w:rsid w:val="00FA42BF"/>
    <w:rsid w:val="00FA51F7"/>
    <w:rsid w:val="00FA58F0"/>
    <w:rsid w:val="00FA5AB7"/>
    <w:rsid w:val="00FA647D"/>
    <w:rsid w:val="00FB0BD5"/>
    <w:rsid w:val="00FB2910"/>
    <w:rsid w:val="00FB460E"/>
    <w:rsid w:val="00FB5D85"/>
    <w:rsid w:val="00FB606D"/>
    <w:rsid w:val="00FB6959"/>
    <w:rsid w:val="00FB6B7C"/>
    <w:rsid w:val="00FC0D9B"/>
    <w:rsid w:val="00FC14B2"/>
    <w:rsid w:val="00FC2391"/>
    <w:rsid w:val="00FC24D8"/>
    <w:rsid w:val="00FC3096"/>
    <w:rsid w:val="00FC3516"/>
    <w:rsid w:val="00FC38A4"/>
    <w:rsid w:val="00FC4DEB"/>
    <w:rsid w:val="00FC5903"/>
    <w:rsid w:val="00FC678A"/>
    <w:rsid w:val="00FD04A9"/>
    <w:rsid w:val="00FD069D"/>
    <w:rsid w:val="00FD07D8"/>
    <w:rsid w:val="00FD0852"/>
    <w:rsid w:val="00FD0D88"/>
    <w:rsid w:val="00FD1348"/>
    <w:rsid w:val="00FD388A"/>
    <w:rsid w:val="00FD40A9"/>
    <w:rsid w:val="00FD4CF6"/>
    <w:rsid w:val="00FD53FD"/>
    <w:rsid w:val="00FD5617"/>
    <w:rsid w:val="00FD58B0"/>
    <w:rsid w:val="00FD5A92"/>
    <w:rsid w:val="00FD5D26"/>
    <w:rsid w:val="00FD6B7E"/>
    <w:rsid w:val="00FE26F4"/>
    <w:rsid w:val="00FE4F72"/>
    <w:rsid w:val="00FE573F"/>
    <w:rsid w:val="00FE5750"/>
    <w:rsid w:val="00FE5958"/>
    <w:rsid w:val="00FE5D99"/>
    <w:rsid w:val="00FE631B"/>
    <w:rsid w:val="00FF23E3"/>
    <w:rsid w:val="00FF335F"/>
    <w:rsid w:val="00FF41BE"/>
    <w:rsid w:val="00FF4AAB"/>
    <w:rsid w:val="00FF51DC"/>
    <w:rsid w:val="00FF6E1A"/>
    <w:rsid w:val="00FF7536"/>
    <w:rsid w:val="00FF7A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v:textbox inset="5.85pt,.7pt,5.85pt,.7pt"/>
    </o:shapedefaults>
    <o:shapelayout v:ext="edit">
      <o:idmap v:ext="edit" data="2"/>
    </o:shapelayout>
  </w:shapeDefaults>
  <w:decimalSymbol w:val="."/>
  <w:listSeparator w:val=","/>
  <w14:docId w14:val="26662929"/>
  <w15:docId w15:val="{6256FD5D-32E5-45A2-8670-649D981C5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266C5"/>
    <w:pPr>
      <w:widowControl w:val="0"/>
      <w:jc w:val="both"/>
    </w:pPr>
    <w:rPr>
      <w:rFonts w:ascii="ＭＳ 明朝"/>
      <w:kern w:val="2"/>
      <w:sz w:val="21"/>
    </w:rPr>
  </w:style>
  <w:style w:type="paragraph" w:styleId="10">
    <w:name w:val="heading 1"/>
    <w:basedOn w:val="a"/>
    <w:next w:val="a"/>
    <w:qFormat/>
    <w:rsid w:val="00BA7E83"/>
    <w:pPr>
      <w:keepNext/>
      <w:outlineLvl w:val="0"/>
    </w:pPr>
    <w:rPr>
      <w:rFonts w:ascii="Arial" w:hAnsi="Arial"/>
      <w:szCs w:val="24"/>
    </w:rPr>
  </w:style>
  <w:style w:type="paragraph" w:styleId="2">
    <w:name w:val="heading 2"/>
    <w:basedOn w:val="a"/>
    <w:next w:val="a"/>
    <w:link w:val="20"/>
    <w:qFormat/>
    <w:rsid w:val="00BA7E83"/>
    <w:pPr>
      <w:keepNext/>
      <w:outlineLvl w:val="1"/>
    </w:pPr>
    <w:rPr>
      <w:rFonts w:ascii="Arial" w:hAnsi="Arial"/>
    </w:rPr>
  </w:style>
  <w:style w:type="paragraph" w:styleId="3">
    <w:name w:val="heading 3"/>
    <w:basedOn w:val="a"/>
    <w:next w:val="21"/>
    <w:qFormat/>
    <w:rsid w:val="00BA7E83"/>
    <w:pPr>
      <w:keepNext/>
      <w:outlineLvl w:val="2"/>
    </w:pPr>
    <w:rPr>
      <w:rFonts w:ascii="Century" w:eastAsia="ＭＳ Ｐ明朝"/>
    </w:rPr>
  </w:style>
  <w:style w:type="paragraph" w:styleId="4">
    <w:name w:val="heading 4"/>
    <w:basedOn w:val="a"/>
    <w:next w:val="30"/>
    <w:qFormat/>
    <w:rsid w:val="00BA7E83"/>
    <w:pPr>
      <w:keepNext/>
      <w:outlineLvl w:val="3"/>
    </w:pPr>
    <w:rPr>
      <w:rFonts w:ascii="Century" w:eastAsia="ＭＳ Ｐ明朝"/>
    </w:rPr>
  </w:style>
  <w:style w:type="paragraph" w:styleId="5">
    <w:name w:val="heading 5"/>
    <w:basedOn w:val="a"/>
    <w:next w:val="30"/>
    <w:qFormat/>
    <w:rsid w:val="00BA7E83"/>
    <w:pPr>
      <w:keepNext/>
      <w:outlineLvl w:val="4"/>
    </w:pPr>
    <w:rPr>
      <w:rFonts w:ascii="Century" w:eastAsia="ＭＳ Ｐ明朝"/>
    </w:rPr>
  </w:style>
  <w:style w:type="paragraph" w:styleId="6">
    <w:name w:val="heading 6"/>
    <w:basedOn w:val="5"/>
    <w:next w:val="a"/>
    <w:qFormat/>
    <w:rsid w:val="00BA7E83"/>
    <w:pPr>
      <w:tabs>
        <w:tab w:val="num" w:pos="360"/>
        <w:tab w:val="left" w:pos="709"/>
        <w:tab w:val="num" w:pos="792"/>
        <w:tab w:val="left" w:pos="993"/>
      </w:tabs>
      <w:autoSpaceDE w:val="0"/>
      <w:autoSpaceDN w:val="0"/>
      <w:ind w:firstLine="400"/>
      <w:jc w:val="left"/>
      <w:outlineLvl w:val="5"/>
    </w:pPr>
    <w:rPr>
      <w:rFonts w:ascii="ＭＳ 明朝" w:eastAsia="ＭＳ 明朝" w:hAnsi="ＭＳ 明朝" w:hint="eastAsia"/>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2"/>
    <w:basedOn w:val="a"/>
    <w:rsid w:val="00BA7E83"/>
    <w:pPr>
      <w:jc w:val="left"/>
    </w:pPr>
    <w:rPr>
      <w:rFonts w:hAnsi="ＭＳ 明朝"/>
    </w:rPr>
  </w:style>
  <w:style w:type="paragraph" w:styleId="30">
    <w:name w:val="Body Text 3"/>
    <w:basedOn w:val="a"/>
    <w:rsid w:val="00BA7E83"/>
    <w:rPr>
      <w:sz w:val="20"/>
    </w:rPr>
  </w:style>
  <w:style w:type="paragraph" w:styleId="a3">
    <w:name w:val="Body Text Indent"/>
    <w:basedOn w:val="a"/>
    <w:rsid w:val="00BA7E83"/>
    <w:pPr>
      <w:ind w:left="216" w:firstLine="216"/>
    </w:pPr>
  </w:style>
  <w:style w:type="paragraph" w:styleId="a4">
    <w:name w:val="header"/>
    <w:basedOn w:val="a"/>
    <w:rsid w:val="00BA7E83"/>
    <w:pPr>
      <w:tabs>
        <w:tab w:val="center" w:pos="4252"/>
        <w:tab w:val="right" w:pos="8504"/>
      </w:tabs>
      <w:snapToGrid w:val="0"/>
    </w:pPr>
  </w:style>
  <w:style w:type="paragraph" w:customStyle="1" w:styleId="a5">
    <w:name w:val="章"/>
    <w:basedOn w:val="a"/>
    <w:next w:val="a"/>
    <w:rsid w:val="00BA7E83"/>
    <w:rPr>
      <w:rFonts w:ascii="ＭＳ ゴシック" w:eastAsia="ＭＳ ゴシック" w:hAnsi="ＭＳ ゴシック"/>
      <w:sz w:val="24"/>
    </w:rPr>
  </w:style>
  <w:style w:type="paragraph" w:customStyle="1" w:styleId="11">
    <w:name w:val="1.題"/>
    <w:basedOn w:val="a"/>
    <w:next w:val="a"/>
    <w:autoRedefine/>
    <w:rsid w:val="00F53F1D"/>
    <w:pPr>
      <w:ind w:firstLineChars="100" w:firstLine="216"/>
    </w:pPr>
    <w:rPr>
      <w:rFonts w:asciiTheme="minorEastAsia" w:eastAsiaTheme="minorEastAsia" w:hAnsiTheme="minorEastAsia"/>
      <w:lang w:eastAsia="zh-TW"/>
    </w:rPr>
  </w:style>
  <w:style w:type="paragraph" w:customStyle="1" w:styleId="12">
    <w:name w:val="1.文"/>
    <w:basedOn w:val="a"/>
    <w:next w:val="a"/>
    <w:rsid w:val="00BA7E83"/>
    <w:pPr>
      <w:ind w:leftChars="100" w:left="100" w:firstLineChars="100" w:firstLine="100"/>
    </w:pPr>
  </w:style>
  <w:style w:type="paragraph" w:styleId="a6">
    <w:name w:val="footer"/>
    <w:basedOn w:val="a"/>
    <w:rsid w:val="00BA7E83"/>
    <w:pPr>
      <w:tabs>
        <w:tab w:val="center" w:pos="4252"/>
        <w:tab w:val="right" w:pos="8504"/>
      </w:tabs>
      <w:snapToGrid w:val="0"/>
    </w:pPr>
  </w:style>
  <w:style w:type="paragraph" w:customStyle="1" w:styleId="110">
    <w:name w:val="1.1 題"/>
    <w:basedOn w:val="a"/>
    <w:next w:val="a"/>
    <w:rsid w:val="00BA7E83"/>
    <w:rPr>
      <w:rFonts w:ascii="ＭＳ ゴシック" w:eastAsia="ＭＳ ゴシック" w:hAnsi="ＭＳ ゴシック"/>
    </w:rPr>
  </w:style>
  <w:style w:type="paragraph" w:customStyle="1" w:styleId="111">
    <w:name w:val="1.1 文"/>
    <w:basedOn w:val="a"/>
    <w:rsid w:val="00BA7E83"/>
    <w:pPr>
      <w:ind w:leftChars="100" w:left="100" w:firstLineChars="100" w:firstLine="100"/>
    </w:pPr>
  </w:style>
  <w:style w:type="paragraph" w:customStyle="1" w:styleId="1110">
    <w:name w:val="1.1.1 題"/>
    <w:basedOn w:val="a"/>
    <w:next w:val="a"/>
    <w:rsid w:val="00BA7E83"/>
    <w:pPr>
      <w:ind w:leftChars="100" w:left="216"/>
    </w:pPr>
    <w:rPr>
      <w:rFonts w:ascii="ＭＳ ゴシック" w:eastAsia="ＭＳ ゴシック" w:hAnsi="ＭＳ ゴシック"/>
    </w:rPr>
  </w:style>
  <w:style w:type="paragraph" w:customStyle="1" w:styleId="1111">
    <w:name w:val="1.1.1 文"/>
    <w:basedOn w:val="a"/>
    <w:next w:val="a"/>
    <w:rsid w:val="00BA7E83"/>
    <w:pPr>
      <w:ind w:leftChars="200" w:left="200" w:firstLineChars="100" w:firstLine="100"/>
    </w:pPr>
  </w:style>
  <w:style w:type="paragraph" w:customStyle="1" w:styleId="13">
    <w:name w:val="(1)題"/>
    <w:basedOn w:val="a"/>
    <w:next w:val="a"/>
    <w:rsid w:val="00BA7E83"/>
    <w:pPr>
      <w:ind w:leftChars="100" w:left="100"/>
    </w:pPr>
  </w:style>
  <w:style w:type="paragraph" w:customStyle="1" w:styleId="14">
    <w:name w:val="(1)文"/>
    <w:basedOn w:val="a"/>
    <w:next w:val="a"/>
    <w:rsid w:val="00BA7E83"/>
    <w:pPr>
      <w:ind w:leftChars="200" w:left="200" w:firstLineChars="100" w:firstLine="100"/>
    </w:pPr>
  </w:style>
  <w:style w:type="paragraph" w:customStyle="1" w:styleId="15">
    <w:name w:val="1)題"/>
    <w:basedOn w:val="a"/>
    <w:next w:val="a"/>
    <w:rsid w:val="00BA7E83"/>
    <w:pPr>
      <w:ind w:leftChars="200" w:left="200"/>
    </w:pPr>
  </w:style>
  <w:style w:type="paragraph" w:customStyle="1" w:styleId="16">
    <w:name w:val="1)文"/>
    <w:basedOn w:val="a"/>
    <w:rsid w:val="00BA7E83"/>
    <w:pPr>
      <w:ind w:leftChars="300" w:left="300" w:firstLineChars="100" w:firstLine="100"/>
    </w:pPr>
  </w:style>
  <w:style w:type="paragraph" w:customStyle="1" w:styleId="a7">
    <w:name w:val="ア.題"/>
    <w:basedOn w:val="a"/>
    <w:next w:val="a"/>
    <w:rsid w:val="00BA7E83"/>
    <w:pPr>
      <w:ind w:leftChars="300" w:left="300"/>
    </w:pPr>
  </w:style>
  <w:style w:type="paragraph" w:customStyle="1" w:styleId="a8">
    <w:name w:val="ア.文"/>
    <w:basedOn w:val="a"/>
    <w:next w:val="a"/>
    <w:rsid w:val="00BA7E83"/>
    <w:pPr>
      <w:ind w:leftChars="400" w:left="400" w:firstLineChars="100" w:firstLine="100"/>
    </w:pPr>
  </w:style>
  <w:style w:type="paragraph" w:customStyle="1" w:styleId="000-0">
    <w:name w:val="表0.0.0-0"/>
    <w:basedOn w:val="a"/>
    <w:next w:val="a"/>
    <w:rsid w:val="00BA7E83"/>
    <w:pPr>
      <w:jc w:val="center"/>
    </w:pPr>
    <w:rPr>
      <w:rFonts w:ascii="ＭＳ ゴシック" w:eastAsia="ＭＳ ゴシック"/>
    </w:rPr>
  </w:style>
  <w:style w:type="paragraph" w:customStyle="1" w:styleId="a9">
    <w:name w:val="注釈"/>
    <w:basedOn w:val="a"/>
    <w:rsid w:val="00BA7E83"/>
    <w:pPr>
      <w:spacing w:line="240" w:lineRule="exact"/>
      <w:ind w:leftChars="400" w:left="500" w:hangingChars="100" w:hanging="100"/>
    </w:pPr>
    <w:rPr>
      <w:sz w:val="18"/>
    </w:rPr>
  </w:style>
  <w:style w:type="paragraph" w:customStyle="1" w:styleId="aa">
    <w:name w:val="本文１"/>
    <w:basedOn w:val="a"/>
    <w:rsid w:val="00BA7E83"/>
    <w:pPr>
      <w:ind w:left="199" w:firstLine="199"/>
    </w:pPr>
  </w:style>
  <w:style w:type="paragraph" w:customStyle="1" w:styleId="font5">
    <w:name w:val="font5"/>
    <w:basedOn w:val="a"/>
    <w:rsid w:val="00BA7E83"/>
    <w:pPr>
      <w:widowControl/>
      <w:spacing w:before="100" w:beforeAutospacing="1" w:after="100" w:afterAutospacing="1"/>
      <w:jc w:val="left"/>
    </w:pPr>
    <w:rPr>
      <w:rFonts w:ascii="Courier New" w:hAnsi="Courier New" w:cs="Courier New"/>
      <w:kern w:val="0"/>
      <w:sz w:val="12"/>
      <w:szCs w:val="12"/>
    </w:rPr>
  </w:style>
  <w:style w:type="paragraph" w:customStyle="1" w:styleId="font6">
    <w:name w:val="font6"/>
    <w:basedOn w:val="a"/>
    <w:rsid w:val="00BA7E83"/>
    <w:pPr>
      <w:widowControl/>
      <w:spacing w:before="100" w:beforeAutospacing="1" w:after="100" w:afterAutospacing="1"/>
      <w:jc w:val="left"/>
    </w:pPr>
    <w:rPr>
      <w:rFonts w:hAnsi="ＭＳ 明朝" w:hint="eastAsia"/>
      <w:kern w:val="0"/>
      <w:sz w:val="24"/>
      <w:szCs w:val="24"/>
    </w:rPr>
  </w:style>
  <w:style w:type="paragraph" w:customStyle="1" w:styleId="font7">
    <w:name w:val="font7"/>
    <w:basedOn w:val="a"/>
    <w:rsid w:val="00BA7E83"/>
    <w:pPr>
      <w:widowControl/>
      <w:spacing w:before="100" w:beforeAutospacing="1" w:after="100" w:afterAutospacing="1"/>
      <w:jc w:val="left"/>
    </w:pPr>
    <w:rPr>
      <w:rFonts w:hAnsi="ＭＳ 明朝" w:hint="eastAsia"/>
      <w:color w:val="FF0000"/>
      <w:kern w:val="0"/>
      <w:sz w:val="24"/>
      <w:szCs w:val="24"/>
    </w:rPr>
  </w:style>
  <w:style w:type="paragraph" w:customStyle="1" w:styleId="font8">
    <w:name w:val="font8"/>
    <w:basedOn w:val="a"/>
    <w:rsid w:val="00BA7E83"/>
    <w:pPr>
      <w:widowControl/>
      <w:spacing w:before="100" w:beforeAutospacing="1" w:after="100" w:afterAutospacing="1"/>
      <w:jc w:val="left"/>
    </w:pPr>
    <w:rPr>
      <w:rFonts w:hAnsi="ＭＳ 明朝" w:hint="eastAsia"/>
      <w:color w:val="FF0000"/>
      <w:kern w:val="0"/>
      <w:sz w:val="20"/>
    </w:rPr>
  </w:style>
  <w:style w:type="paragraph" w:customStyle="1" w:styleId="xl24">
    <w:name w:val="xl24"/>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hAnsi="ＭＳ 明朝" w:hint="eastAsia"/>
      <w:kern w:val="0"/>
      <w:sz w:val="24"/>
      <w:szCs w:val="24"/>
    </w:rPr>
  </w:style>
  <w:style w:type="paragraph" w:customStyle="1" w:styleId="xl25">
    <w:name w:val="xl25"/>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hAnsi="ＭＳ 明朝" w:hint="eastAsia"/>
      <w:kern w:val="0"/>
      <w:sz w:val="24"/>
      <w:szCs w:val="24"/>
    </w:rPr>
  </w:style>
  <w:style w:type="paragraph" w:customStyle="1" w:styleId="xl26">
    <w:name w:val="xl26"/>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hAnsi="ＭＳ 明朝" w:hint="eastAsia"/>
      <w:kern w:val="0"/>
      <w:sz w:val="24"/>
      <w:szCs w:val="24"/>
    </w:rPr>
  </w:style>
  <w:style w:type="paragraph" w:customStyle="1" w:styleId="xl27">
    <w:name w:val="xl27"/>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hAnsi="ＭＳ 明朝" w:hint="eastAsia"/>
      <w:kern w:val="0"/>
      <w:sz w:val="24"/>
      <w:szCs w:val="24"/>
    </w:rPr>
  </w:style>
  <w:style w:type="paragraph" w:customStyle="1" w:styleId="xl28">
    <w:name w:val="xl28"/>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hAnsi="ＭＳ 明朝" w:hint="eastAsia"/>
      <w:color w:val="FF0000"/>
      <w:kern w:val="0"/>
      <w:sz w:val="24"/>
      <w:szCs w:val="24"/>
    </w:rPr>
  </w:style>
  <w:style w:type="paragraph" w:customStyle="1" w:styleId="xl29">
    <w:name w:val="xl29"/>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hAnsi="ＭＳ 明朝" w:hint="eastAsia"/>
      <w:color w:val="FF0000"/>
      <w:kern w:val="0"/>
      <w:sz w:val="24"/>
      <w:szCs w:val="24"/>
    </w:rPr>
  </w:style>
  <w:style w:type="paragraph" w:customStyle="1" w:styleId="xl30">
    <w:name w:val="xl30"/>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hAnsi="ＭＳ 明朝" w:hint="eastAsia"/>
      <w:color w:val="FF0000"/>
      <w:kern w:val="0"/>
      <w:sz w:val="24"/>
      <w:szCs w:val="24"/>
    </w:rPr>
  </w:style>
  <w:style w:type="paragraph" w:customStyle="1" w:styleId="xl31">
    <w:name w:val="xl31"/>
    <w:basedOn w:val="a"/>
    <w:rsid w:val="00BA7E83"/>
    <w:pPr>
      <w:widowControl/>
      <w:pBdr>
        <w:top w:val="single" w:sz="4" w:space="0" w:color="auto"/>
        <w:left w:val="single" w:sz="4" w:space="0" w:color="auto"/>
        <w:right w:val="single" w:sz="4" w:space="0" w:color="auto"/>
      </w:pBdr>
      <w:spacing w:before="100" w:beforeAutospacing="1" w:after="100" w:afterAutospacing="1"/>
      <w:jc w:val="left"/>
      <w:textAlignment w:val="center"/>
    </w:pPr>
    <w:rPr>
      <w:rFonts w:hAnsi="ＭＳ 明朝" w:hint="eastAsia"/>
      <w:kern w:val="0"/>
      <w:sz w:val="24"/>
      <w:szCs w:val="24"/>
    </w:rPr>
  </w:style>
  <w:style w:type="paragraph" w:customStyle="1" w:styleId="xl32">
    <w:name w:val="xl32"/>
    <w:basedOn w:val="a"/>
    <w:rsid w:val="00BA7E83"/>
    <w:pPr>
      <w:widowControl/>
      <w:pBdr>
        <w:left w:val="single" w:sz="4" w:space="0" w:color="auto"/>
        <w:right w:val="single" w:sz="4" w:space="0" w:color="auto"/>
      </w:pBdr>
      <w:spacing w:before="100" w:beforeAutospacing="1" w:after="100" w:afterAutospacing="1"/>
      <w:jc w:val="left"/>
      <w:textAlignment w:val="center"/>
    </w:pPr>
    <w:rPr>
      <w:rFonts w:hAnsi="ＭＳ 明朝" w:hint="eastAsia"/>
      <w:kern w:val="0"/>
      <w:sz w:val="24"/>
      <w:szCs w:val="24"/>
    </w:rPr>
  </w:style>
  <w:style w:type="paragraph" w:customStyle="1" w:styleId="xl33">
    <w:name w:val="xl33"/>
    <w:basedOn w:val="a"/>
    <w:rsid w:val="00BA7E83"/>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hAnsi="ＭＳ 明朝" w:hint="eastAsia"/>
      <w:kern w:val="0"/>
      <w:sz w:val="24"/>
      <w:szCs w:val="24"/>
    </w:rPr>
  </w:style>
  <w:style w:type="paragraph" w:customStyle="1" w:styleId="xl34">
    <w:name w:val="xl34"/>
    <w:basedOn w:val="a"/>
    <w:rsid w:val="00BA7E83"/>
    <w:pPr>
      <w:widowControl/>
      <w:spacing w:before="100" w:beforeAutospacing="1" w:after="100" w:afterAutospacing="1"/>
      <w:jc w:val="left"/>
    </w:pPr>
    <w:rPr>
      <w:rFonts w:hAnsi="ＭＳ 明朝" w:hint="eastAsia"/>
      <w:kern w:val="0"/>
      <w:sz w:val="20"/>
    </w:rPr>
  </w:style>
  <w:style w:type="paragraph" w:styleId="ab">
    <w:name w:val="Date"/>
    <w:basedOn w:val="a"/>
    <w:next w:val="a"/>
    <w:rsid w:val="00BA7E83"/>
    <w:rPr>
      <w:rFonts w:ascii="Times" w:eastAsia="平成明朝" w:hAnsi="Times"/>
      <w:sz w:val="24"/>
    </w:rPr>
  </w:style>
  <w:style w:type="paragraph" w:styleId="ac">
    <w:name w:val="Body Text"/>
    <w:basedOn w:val="a"/>
    <w:rsid w:val="00BA7E83"/>
    <w:pPr>
      <w:jc w:val="left"/>
    </w:pPr>
    <w:rPr>
      <w:rFonts w:ascii="平成明朝" w:eastAsia="平成明朝" w:hAnsi="Times"/>
      <w:sz w:val="24"/>
    </w:rPr>
  </w:style>
  <w:style w:type="paragraph" w:styleId="22">
    <w:name w:val="Body Text Indent 2"/>
    <w:basedOn w:val="a"/>
    <w:rsid w:val="00BA7E83"/>
    <w:pPr>
      <w:ind w:left="240"/>
      <w:jc w:val="left"/>
    </w:pPr>
    <w:rPr>
      <w:rFonts w:ascii="平成明朝" w:eastAsia="平成明朝" w:hAnsi="Times"/>
      <w:sz w:val="24"/>
    </w:rPr>
  </w:style>
  <w:style w:type="character" w:styleId="ad">
    <w:name w:val="footnote reference"/>
    <w:basedOn w:val="a0"/>
    <w:semiHidden/>
    <w:rsid w:val="00BA7E83"/>
    <w:rPr>
      <w:vertAlign w:val="superscript"/>
    </w:rPr>
  </w:style>
  <w:style w:type="paragraph" w:styleId="ae">
    <w:name w:val="footnote text"/>
    <w:basedOn w:val="a"/>
    <w:semiHidden/>
    <w:rsid w:val="00BA7E83"/>
    <w:pPr>
      <w:snapToGrid w:val="0"/>
      <w:jc w:val="left"/>
    </w:pPr>
    <w:rPr>
      <w:rFonts w:ascii="Times" w:eastAsia="平成明朝" w:hAnsi="Times"/>
      <w:sz w:val="24"/>
    </w:rPr>
  </w:style>
  <w:style w:type="character" w:styleId="af">
    <w:name w:val="page number"/>
    <w:basedOn w:val="a0"/>
    <w:rsid w:val="00BA7E83"/>
  </w:style>
  <w:style w:type="paragraph" w:styleId="31">
    <w:name w:val="Body Text Indent 3"/>
    <w:basedOn w:val="a"/>
    <w:rsid w:val="00BA7E83"/>
    <w:pPr>
      <w:spacing w:line="240" w:lineRule="exact"/>
      <w:ind w:leftChars="263" w:left="568"/>
    </w:pPr>
    <w:rPr>
      <w:rFonts w:hAnsi="ＭＳ 明朝"/>
      <w:sz w:val="18"/>
    </w:rPr>
  </w:style>
  <w:style w:type="paragraph" w:customStyle="1" w:styleId="1">
    <w:name w:val="(1)"/>
    <w:basedOn w:val="a"/>
    <w:next w:val="a"/>
    <w:rsid w:val="00BA7E83"/>
    <w:pPr>
      <w:numPr>
        <w:numId w:val="1"/>
      </w:numPr>
      <w:tabs>
        <w:tab w:val="clear" w:pos="360"/>
      </w:tabs>
      <w:ind w:left="1701" w:hanging="1701"/>
    </w:pPr>
    <w:rPr>
      <w:rFonts w:ascii="Century" w:eastAsia="ＪＳＰ明朝"/>
    </w:rPr>
  </w:style>
  <w:style w:type="paragraph" w:customStyle="1" w:styleId="1112">
    <w:name w:val="1.1.1"/>
    <w:basedOn w:val="112"/>
    <w:next w:val="11110"/>
    <w:rsid w:val="00BA7E83"/>
    <w:pPr>
      <w:tabs>
        <w:tab w:val="num" w:pos="360"/>
        <w:tab w:val="num" w:pos="527"/>
        <w:tab w:val="num" w:pos="559"/>
      </w:tabs>
      <w:ind w:left="527" w:hanging="315"/>
      <w:outlineLvl w:val="2"/>
    </w:pPr>
  </w:style>
  <w:style w:type="paragraph" w:customStyle="1" w:styleId="112">
    <w:name w:val="1.1"/>
    <w:basedOn w:val="11110"/>
    <w:next w:val="a"/>
    <w:rsid w:val="00BA7E83"/>
    <w:pPr>
      <w:ind w:left="0" w:firstLine="0"/>
      <w:outlineLvl w:val="1"/>
    </w:pPr>
  </w:style>
  <w:style w:type="paragraph" w:customStyle="1" w:styleId="11110">
    <w:name w:val="1.1.1と(1)の本文"/>
    <w:basedOn w:val="af0"/>
    <w:rsid w:val="00BA7E83"/>
    <w:pPr>
      <w:ind w:left="839" w:firstLine="210"/>
    </w:pPr>
    <w:rPr>
      <w:rFonts w:ascii="ＪＳＰ明朝" w:eastAsia="ＪＳＰ明朝" w:cs="Times New Roman"/>
      <w:szCs w:val="20"/>
    </w:rPr>
  </w:style>
  <w:style w:type="paragraph" w:styleId="af0">
    <w:name w:val="Plain Text"/>
    <w:basedOn w:val="a"/>
    <w:rsid w:val="00BA7E83"/>
    <w:rPr>
      <w:rFonts w:hAnsi="Courier New" w:cs="Courier New"/>
      <w:szCs w:val="21"/>
    </w:rPr>
  </w:style>
  <w:style w:type="paragraph" w:customStyle="1" w:styleId="17">
    <w:name w:val="見出し1"/>
    <w:basedOn w:val="a"/>
    <w:next w:val="aa"/>
    <w:rsid w:val="00BA7E83"/>
    <w:pPr>
      <w:tabs>
        <w:tab w:val="num" w:pos="425"/>
      </w:tabs>
      <w:ind w:left="425" w:hanging="425"/>
      <w:outlineLvl w:val="0"/>
    </w:pPr>
  </w:style>
  <w:style w:type="paragraph" w:customStyle="1" w:styleId="23">
    <w:name w:val="見出し2"/>
    <w:basedOn w:val="a"/>
    <w:next w:val="af1"/>
    <w:rsid w:val="00BA7E83"/>
    <w:pPr>
      <w:tabs>
        <w:tab w:val="left" w:pos="680"/>
        <w:tab w:val="left" w:pos="851"/>
      </w:tabs>
      <w:ind w:left="851" w:hanging="426"/>
      <w:outlineLvl w:val="1"/>
    </w:pPr>
    <w:rPr>
      <w:rFonts w:ascii="Century"/>
    </w:rPr>
  </w:style>
  <w:style w:type="paragraph" w:customStyle="1" w:styleId="af1">
    <w:name w:val="本文２"/>
    <w:basedOn w:val="aa"/>
    <w:rsid w:val="00BA7E83"/>
    <w:pPr>
      <w:ind w:left="624"/>
    </w:pPr>
  </w:style>
  <w:style w:type="paragraph" w:customStyle="1" w:styleId="32">
    <w:name w:val="見出し3"/>
    <w:basedOn w:val="af1"/>
    <w:next w:val="af2"/>
    <w:rsid w:val="00BA7E83"/>
    <w:pPr>
      <w:tabs>
        <w:tab w:val="left" w:pos="680"/>
        <w:tab w:val="num" w:pos="1276"/>
      </w:tabs>
      <w:ind w:left="1276" w:hanging="425"/>
      <w:outlineLvl w:val="2"/>
    </w:pPr>
  </w:style>
  <w:style w:type="paragraph" w:customStyle="1" w:styleId="af2">
    <w:name w:val="本文３"/>
    <w:basedOn w:val="aa"/>
    <w:rsid w:val="00BA7E83"/>
    <w:pPr>
      <w:ind w:left="964"/>
    </w:pPr>
  </w:style>
  <w:style w:type="paragraph" w:customStyle="1" w:styleId="40">
    <w:name w:val="見出し4"/>
    <w:basedOn w:val="32"/>
    <w:next w:val="af3"/>
    <w:rsid w:val="00BA7E83"/>
    <w:pPr>
      <w:tabs>
        <w:tab w:val="clear" w:pos="680"/>
        <w:tab w:val="clear" w:pos="1276"/>
        <w:tab w:val="num" w:pos="397"/>
        <w:tab w:val="num" w:pos="574"/>
        <w:tab w:val="left" w:pos="1021"/>
        <w:tab w:val="num" w:pos="1095"/>
        <w:tab w:val="left" w:pos="1418"/>
        <w:tab w:val="num" w:pos="2398"/>
      </w:tabs>
      <w:ind w:left="2398" w:hanging="420"/>
      <w:jc w:val="left"/>
      <w:outlineLvl w:val="3"/>
    </w:pPr>
  </w:style>
  <w:style w:type="paragraph" w:customStyle="1" w:styleId="af3">
    <w:name w:val="本文４"/>
    <w:basedOn w:val="af2"/>
    <w:rsid w:val="00BA7E83"/>
    <w:pPr>
      <w:ind w:left="1247"/>
    </w:pPr>
  </w:style>
  <w:style w:type="paragraph" w:customStyle="1" w:styleId="xl72">
    <w:name w:val="xl72"/>
    <w:basedOn w:val="a"/>
    <w:rsid w:val="00BA7E83"/>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ＭＳ Ｐゴシック" w:eastAsia="ＭＳ Ｐゴシック" w:hAnsi="ＭＳ Ｐゴシック" w:hint="eastAsia"/>
      <w:kern w:val="0"/>
      <w:sz w:val="18"/>
      <w:szCs w:val="18"/>
    </w:rPr>
  </w:style>
  <w:style w:type="paragraph" w:customStyle="1" w:styleId="xl47">
    <w:name w:val="xl47"/>
    <w:basedOn w:val="a"/>
    <w:rsid w:val="00BA7E83"/>
    <w:pPr>
      <w:widowControl/>
      <w:pBdr>
        <w:left w:val="single" w:sz="4" w:space="0" w:color="auto"/>
      </w:pBdr>
      <w:spacing w:before="100" w:beforeAutospacing="1" w:after="100" w:afterAutospacing="1"/>
      <w:jc w:val="left"/>
      <w:textAlignment w:val="center"/>
    </w:pPr>
    <w:rPr>
      <w:rFonts w:ascii="ＭＳ Ｐゴシック" w:eastAsia="ＭＳ Ｐゴシック" w:hAnsi="ＭＳ Ｐゴシック" w:hint="eastAsia"/>
      <w:kern w:val="0"/>
      <w:sz w:val="20"/>
    </w:rPr>
  </w:style>
  <w:style w:type="paragraph" w:styleId="af4">
    <w:name w:val="Block Text"/>
    <w:basedOn w:val="a"/>
    <w:rsid w:val="00BA7E83"/>
    <w:pPr>
      <w:ind w:leftChars="231" w:left="690" w:rightChars="-107" w:right="-231" w:hanging="191"/>
    </w:pPr>
    <w:rPr>
      <w:rFonts w:hAnsi="ＭＳ 明朝"/>
    </w:rPr>
  </w:style>
  <w:style w:type="paragraph" w:customStyle="1" w:styleId="xl35">
    <w:name w:val="xl35"/>
    <w:basedOn w:val="a"/>
    <w:rsid w:val="00BA7E83"/>
    <w:pPr>
      <w:widowControl/>
      <w:pBdr>
        <w:left w:val="single" w:sz="8" w:space="0" w:color="auto"/>
        <w:bottom w:val="single" w:sz="8" w:space="0" w:color="auto"/>
      </w:pBdr>
      <w:spacing w:before="100" w:beforeAutospacing="1" w:after="100" w:afterAutospacing="1"/>
      <w:jc w:val="left"/>
    </w:pPr>
    <w:rPr>
      <w:rFonts w:hAnsi="ＭＳ 明朝"/>
      <w:kern w:val="0"/>
      <w:sz w:val="24"/>
      <w:szCs w:val="24"/>
    </w:rPr>
  </w:style>
  <w:style w:type="paragraph" w:customStyle="1" w:styleId="xl36">
    <w:name w:val="xl36"/>
    <w:basedOn w:val="a"/>
    <w:rsid w:val="00BA7E83"/>
    <w:pPr>
      <w:widowControl/>
      <w:pBdr>
        <w:bottom w:val="single" w:sz="8" w:space="0" w:color="auto"/>
      </w:pBdr>
      <w:spacing w:before="100" w:beforeAutospacing="1" w:after="100" w:afterAutospacing="1"/>
      <w:jc w:val="left"/>
    </w:pPr>
    <w:rPr>
      <w:rFonts w:hAnsi="ＭＳ 明朝"/>
      <w:kern w:val="0"/>
      <w:sz w:val="24"/>
      <w:szCs w:val="24"/>
    </w:rPr>
  </w:style>
  <w:style w:type="paragraph" w:customStyle="1" w:styleId="xl37">
    <w:name w:val="xl37"/>
    <w:basedOn w:val="a"/>
    <w:rsid w:val="00BA7E83"/>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38">
    <w:name w:val="xl38"/>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39">
    <w:name w:val="xl39"/>
    <w:basedOn w:val="a"/>
    <w:rsid w:val="00BA7E83"/>
    <w:pPr>
      <w:widowControl/>
      <w:pBdr>
        <w:top w:val="single" w:sz="8" w:space="0" w:color="auto"/>
        <w:left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40">
    <w:name w:val="xl40"/>
    <w:basedOn w:val="a"/>
    <w:rsid w:val="00BA7E83"/>
    <w:pPr>
      <w:widowControl/>
      <w:pBdr>
        <w:top w:val="single" w:sz="8" w:space="0" w:color="auto"/>
        <w:left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41">
    <w:name w:val="xl41"/>
    <w:basedOn w:val="a"/>
    <w:rsid w:val="00BA7E83"/>
    <w:pPr>
      <w:widowControl/>
      <w:pBdr>
        <w:top w:val="single" w:sz="4" w:space="0" w:color="auto"/>
        <w:left w:val="single" w:sz="4" w:space="0" w:color="auto"/>
      </w:pBdr>
      <w:spacing w:before="100" w:beforeAutospacing="1" w:after="100" w:afterAutospacing="1"/>
      <w:jc w:val="left"/>
    </w:pPr>
    <w:rPr>
      <w:rFonts w:hAnsi="ＭＳ 明朝"/>
      <w:kern w:val="0"/>
      <w:sz w:val="24"/>
      <w:szCs w:val="24"/>
    </w:rPr>
  </w:style>
  <w:style w:type="paragraph" w:customStyle="1" w:styleId="xl42">
    <w:name w:val="xl42"/>
    <w:basedOn w:val="a"/>
    <w:rsid w:val="00BA7E83"/>
    <w:pPr>
      <w:widowControl/>
      <w:pBdr>
        <w:left w:val="single" w:sz="8" w:space="0" w:color="auto"/>
      </w:pBdr>
      <w:spacing w:before="100" w:beforeAutospacing="1" w:after="100" w:afterAutospacing="1"/>
      <w:jc w:val="center"/>
      <w:textAlignment w:val="center"/>
    </w:pPr>
    <w:rPr>
      <w:rFonts w:hAnsi="ＭＳ 明朝"/>
      <w:kern w:val="0"/>
      <w:sz w:val="24"/>
      <w:szCs w:val="24"/>
    </w:rPr>
  </w:style>
  <w:style w:type="paragraph" w:customStyle="1" w:styleId="xl43">
    <w:name w:val="xl43"/>
    <w:basedOn w:val="a"/>
    <w:rsid w:val="00BA7E83"/>
    <w:pPr>
      <w:widowControl/>
      <w:spacing w:before="100" w:beforeAutospacing="1" w:after="100" w:afterAutospacing="1"/>
      <w:jc w:val="center"/>
      <w:textAlignment w:val="center"/>
    </w:pPr>
    <w:rPr>
      <w:rFonts w:hAnsi="ＭＳ 明朝"/>
      <w:kern w:val="0"/>
      <w:sz w:val="24"/>
      <w:szCs w:val="24"/>
    </w:rPr>
  </w:style>
  <w:style w:type="paragraph" w:customStyle="1" w:styleId="xl44">
    <w:name w:val="xl44"/>
    <w:basedOn w:val="a"/>
    <w:rsid w:val="00BA7E83"/>
    <w:pPr>
      <w:widowControl/>
      <w:pBdr>
        <w:top w:val="single" w:sz="8" w:space="0" w:color="auto"/>
        <w:left w:val="single" w:sz="8" w:space="0" w:color="auto"/>
        <w:bottom w:val="single" w:sz="8" w:space="0" w:color="auto"/>
      </w:pBdr>
      <w:spacing w:before="100" w:beforeAutospacing="1" w:after="100" w:afterAutospacing="1"/>
      <w:jc w:val="left"/>
    </w:pPr>
    <w:rPr>
      <w:rFonts w:hAnsi="ＭＳ 明朝"/>
      <w:kern w:val="0"/>
      <w:sz w:val="24"/>
      <w:szCs w:val="24"/>
    </w:rPr>
  </w:style>
  <w:style w:type="paragraph" w:customStyle="1" w:styleId="xl45">
    <w:name w:val="xl45"/>
    <w:basedOn w:val="a"/>
    <w:rsid w:val="00BA7E83"/>
    <w:pPr>
      <w:widowControl/>
      <w:pBdr>
        <w:top w:val="single" w:sz="8" w:space="0" w:color="auto"/>
        <w:bottom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46">
    <w:name w:val="xl46"/>
    <w:basedOn w:val="a"/>
    <w:rsid w:val="00BA7E83"/>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hAnsi="ＭＳ 明朝"/>
      <w:kern w:val="0"/>
      <w:sz w:val="24"/>
      <w:szCs w:val="24"/>
    </w:rPr>
  </w:style>
  <w:style w:type="paragraph" w:customStyle="1" w:styleId="xl48">
    <w:name w:val="xl48"/>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49">
    <w:name w:val="xl49"/>
    <w:basedOn w:val="a"/>
    <w:rsid w:val="00BA7E83"/>
    <w:pPr>
      <w:widowControl/>
      <w:pBdr>
        <w:left w:val="single" w:sz="4" w:space="0" w:color="auto"/>
        <w:bottom w:val="single" w:sz="4" w:space="0" w:color="auto"/>
      </w:pBdr>
      <w:spacing w:before="100" w:beforeAutospacing="1" w:after="100" w:afterAutospacing="1"/>
      <w:jc w:val="left"/>
      <w:textAlignment w:val="center"/>
    </w:pPr>
    <w:rPr>
      <w:rFonts w:ascii="ＭＳ Ｐゴシック" w:eastAsia="ＭＳ Ｐゴシック" w:hAnsi="ＭＳ Ｐゴシック"/>
      <w:color w:val="0000FF"/>
      <w:kern w:val="0"/>
      <w:sz w:val="24"/>
      <w:szCs w:val="24"/>
    </w:rPr>
  </w:style>
  <w:style w:type="paragraph" w:customStyle="1" w:styleId="xl50">
    <w:name w:val="xl50"/>
    <w:basedOn w:val="a"/>
    <w:rsid w:val="00BA7E83"/>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ＭＳ Ｐゴシック" w:eastAsia="ＭＳ Ｐゴシック" w:hAnsi="ＭＳ Ｐゴシック"/>
      <w:color w:val="000000"/>
      <w:kern w:val="0"/>
      <w:sz w:val="24"/>
      <w:szCs w:val="24"/>
    </w:rPr>
  </w:style>
  <w:style w:type="paragraph" w:customStyle="1" w:styleId="xl51">
    <w:name w:val="xl51"/>
    <w:basedOn w:val="a"/>
    <w:rsid w:val="00BA7E83"/>
    <w:pPr>
      <w:widowControl/>
      <w:pBdr>
        <w:left w:val="single" w:sz="4" w:space="0" w:color="auto"/>
        <w:right w:val="single" w:sz="4" w:space="0" w:color="auto"/>
      </w:pBdr>
      <w:spacing w:before="100" w:beforeAutospacing="1" w:after="100" w:afterAutospacing="1"/>
      <w:jc w:val="right"/>
    </w:pPr>
    <w:rPr>
      <w:rFonts w:ascii="ＭＳ Ｐゴシック" w:eastAsia="ＭＳ Ｐゴシック" w:hAnsi="ＭＳ Ｐゴシック"/>
      <w:color w:val="000000"/>
      <w:kern w:val="0"/>
      <w:sz w:val="24"/>
      <w:szCs w:val="24"/>
    </w:rPr>
  </w:style>
  <w:style w:type="paragraph" w:customStyle="1" w:styleId="xl52">
    <w:name w:val="xl52"/>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53">
    <w:name w:val="xl53"/>
    <w:basedOn w:val="a"/>
    <w:rsid w:val="00BA7E83"/>
    <w:pPr>
      <w:widowControl/>
      <w:pBdr>
        <w:left w:val="single" w:sz="4"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54">
    <w:name w:val="xl54"/>
    <w:basedOn w:val="a"/>
    <w:rsid w:val="00BA7E83"/>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55">
    <w:name w:val="xl55"/>
    <w:basedOn w:val="a"/>
    <w:rsid w:val="00BA7E83"/>
    <w:pPr>
      <w:widowControl/>
      <w:pBdr>
        <w:left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56">
    <w:name w:val="xl56"/>
    <w:basedOn w:val="a"/>
    <w:rsid w:val="00BA7E83"/>
    <w:pPr>
      <w:widowControl/>
      <w:pBdr>
        <w:left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57">
    <w:name w:val="xl57"/>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58">
    <w:name w:val="xl58"/>
    <w:basedOn w:val="a"/>
    <w:rsid w:val="00BA7E83"/>
    <w:pPr>
      <w:widowControl/>
      <w:pBdr>
        <w:top w:val="single" w:sz="8" w:space="0" w:color="auto"/>
        <w:left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59">
    <w:name w:val="xl59"/>
    <w:basedOn w:val="a"/>
    <w:rsid w:val="00BA7E83"/>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0">
    <w:name w:val="xl60"/>
    <w:basedOn w:val="a"/>
    <w:rsid w:val="00BA7E83"/>
    <w:pPr>
      <w:widowControl/>
      <w:pBdr>
        <w:top w:val="single" w:sz="8" w:space="0" w:color="auto"/>
        <w:bottom w:val="single" w:sz="4" w:space="0" w:color="auto"/>
        <w:right w:val="single" w:sz="4" w:space="0" w:color="auto"/>
      </w:pBdr>
      <w:spacing w:before="100" w:beforeAutospacing="1" w:after="100" w:afterAutospacing="1"/>
      <w:jc w:val="center"/>
    </w:pPr>
    <w:rPr>
      <w:rFonts w:ascii="ＭＳ Ｐゴシック" w:eastAsia="ＭＳ Ｐゴシック" w:hAnsi="ＭＳ Ｐゴシック"/>
      <w:color w:val="000000"/>
      <w:kern w:val="0"/>
      <w:sz w:val="24"/>
      <w:szCs w:val="24"/>
    </w:rPr>
  </w:style>
  <w:style w:type="paragraph" w:customStyle="1" w:styleId="xl61">
    <w:name w:val="xl61"/>
    <w:basedOn w:val="a"/>
    <w:rsid w:val="00BA7E83"/>
    <w:pPr>
      <w:widowControl/>
      <w:pBdr>
        <w:right w:val="single" w:sz="4" w:space="0" w:color="auto"/>
      </w:pBdr>
      <w:spacing w:before="100" w:beforeAutospacing="1" w:after="100" w:afterAutospacing="1"/>
      <w:jc w:val="right"/>
    </w:pPr>
    <w:rPr>
      <w:rFonts w:ascii="ＭＳ Ｐゴシック" w:eastAsia="ＭＳ Ｐゴシック" w:hAnsi="ＭＳ Ｐゴシック"/>
      <w:color w:val="000000"/>
      <w:kern w:val="0"/>
      <w:sz w:val="24"/>
      <w:szCs w:val="24"/>
    </w:rPr>
  </w:style>
  <w:style w:type="paragraph" w:customStyle="1" w:styleId="xl62">
    <w:name w:val="xl62"/>
    <w:basedOn w:val="a"/>
    <w:rsid w:val="00BA7E83"/>
    <w:pPr>
      <w:widowControl/>
      <w:pBdr>
        <w:top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3">
    <w:name w:val="xl63"/>
    <w:basedOn w:val="a"/>
    <w:rsid w:val="00BA7E83"/>
    <w:pPr>
      <w:widowControl/>
      <w:pBdr>
        <w:top w:val="single" w:sz="8"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4">
    <w:name w:val="xl64"/>
    <w:basedOn w:val="a"/>
    <w:rsid w:val="00BA7E83"/>
    <w:pPr>
      <w:widowControl/>
      <w:pBdr>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5">
    <w:name w:val="xl65"/>
    <w:basedOn w:val="a"/>
    <w:rsid w:val="00BA7E83"/>
    <w:pPr>
      <w:widowControl/>
      <w:pBdr>
        <w:right w:val="single" w:sz="4" w:space="0" w:color="auto"/>
      </w:pBdr>
      <w:spacing w:before="100" w:beforeAutospacing="1" w:after="100" w:afterAutospacing="1"/>
      <w:jc w:val="left"/>
    </w:pPr>
    <w:rPr>
      <w:rFonts w:hAnsi="ＭＳ 明朝"/>
      <w:kern w:val="0"/>
      <w:sz w:val="24"/>
      <w:szCs w:val="24"/>
    </w:rPr>
  </w:style>
  <w:style w:type="paragraph" w:customStyle="1" w:styleId="xl66">
    <w:name w:val="xl66"/>
    <w:basedOn w:val="a"/>
    <w:rsid w:val="00BA7E83"/>
    <w:pPr>
      <w:widowControl/>
      <w:pBdr>
        <w:top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7">
    <w:name w:val="xl67"/>
    <w:basedOn w:val="a"/>
    <w:rsid w:val="00BA7E83"/>
    <w:pPr>
      <w:widowControl/>
      <w:pBdr>
        <w:top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8">
    <w:name w:val="xl68"/>
    <w:basedOn w:val="a"/>
    <w:rsid w:val="00BA7E83"/>
    <w:pPr>
      <w:widowControl/>
      <w:pBdr>
        <w:top w:val="single" w:sz="4" w:space="0" w:color="auto"/>
        <w:bottom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69">
    <w:name w:val="xl69"/>
    <w:basedOn w:val="a"/>
    <w:rsid w:val="00BA7E83"/>
    <w:pPr>
      <w:widowControl/>
      <w:pBdr>
        <w:top w:val="single" w:sz="8" w:space="0" w:color="auto"/>
        <w:bottom w:val="single" w:sz="4" w:space="0" w:color="auto"/>
        <w:right w:val="single" w:sz="4" w:space="0" w:color="auto"/>
      </w:pBdr>
      <w:spacing w:before="100" w:beforeAutospacing="1" w:after="100" w:afterAutospacing="1"/>
      <w:jc w:val="center"/>
    </w:pPr>
    <w:rPr>
      <w:rFonts w:ascii="ＭＳ Ｐゴシック" w:eastAsia="ＭＳ Ｐゴシック" w:hAnsi="ＭＳ Ｐゴシック"/>
      <w:color w:val="000000"/>
      <w:kern w:val="0"/>
      <w:sz w:val="24"/>
      <w:szCs w:val="24"/>
    </w:rPr>
  </w:style>
  <w:style w:type="paragraph" w:customStyle="1" w:styleId="xl70">
    <w:name w:val="xl70"/>
    <w:basedOn w:val="a"/>
    <w:rsid w:val="00BA7E83"/>
    <w:pPr>
      <w:widowControl/>
      <w:pBdr>
        <w:right w:val="single" w:sz="4" w:space="0" w:color="auto"/>
      </w:pBdr>
      <w:spacing w:before="100" w:beforeAutospacing="1" w:after="100" w:afterAutospacing="1"/>
      <w:jc w:val="right"/>
    </w:pPr>
    <w:rPr>
      <w:rFonts w:ascii="ＭＳ Ｐゴシック" w:eastAsia="ＭＳ Ｐゴシック" w:hAnsi="ＭＳ Ｐゴシック"/>
      <w:color w:val="000000"/>
      <w:kern w:val="0"/>
      <w:sz w:val="24"/>
      <w:szCs w:val="24"/>
    </w:rPr>
  </w:style>
  <w:style w:type="paragraph" w:customStyle="1" w:styleId="xl71">
    <w:name w:val="xl71"/>
    <w:basedOn w:val="a"/>
    <w:rsid w:val="00BA7E83"/>
    <w:pPr>
      <w:widowControl/>
      <w:pBdr>
        <w:top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73">
    <w:name w:val="xl73"/>
    <w:basedOn w:val="a"/>
    <w:rsid w:val="00BA7E83"/>
    <w:pPr>
      <w:widowControl/>
      <w:pBdr>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74">
    <w:name w:val="xl74"/>
    <w:basedOn w:val="a"/>
    <w:rsid w:val="00BA7E83"/>
    <w:pPr>
      <w:widowControl/>
      <w:pBdr>
        <w:right w:val="single" w:sz="4" w:space="0" w:color="auto"/>
      </w:pBdr>
      <w:spacing w:before="100" w:beforeAutospacing="1" w:after="100" w:afterAutospacing="1"/>
      <w:jc w:val="left"/>
    </w:pPr>
    <w:rPr>
      <w:rFonts w:hAnsi="ＭＳ 明朝"/>
      <w:kern w:val="0"/>
      <w:sz w:val="24"/>
      <w:szCs w:val="24"/>
    </w:rPr>
  </w:style>
  <w:style w:type="paragraph" w:customStyle="1" w:styleId="xl75">
    <w:name w:val="xl75"/>
    <w:basedOn w:val="a"/>
    <w:rsid w:val="00BA7E83"/>
    <w:pPr>
      <w:widowControl/>
      <w:pBdr>
        <w:top w:val="single" w:sz="4" w:space="0" w:color="auto"/>
        <w:bottom w:val="single" w:sz="4"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76">
    <w:name w:val="xl76"/>
    <w:basedOn w:val="a"/>
    <w:rsid w:val="00BA7E83"/>
    <w:pPr>
      <w:widowControl/>
      <w:pBdr>
        <w:top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77">
    <w:name w:val="xl77"/>
    <w:basedOn w:val="a"/>
    <w:rsid w:val="00BA7E83"/>
    <w:pPr>
      <w:widowControl/>
      <w:pBdr>
        <w:top w:val="single" w:sz="4" w:space="0" w:color="auto"/>
        <w:bottom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78">
    <w:name w:val="xl78"/>
    <w:basedOn w:val="a"/>
    <w:rsid w:val="00BA7E83"/>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ＭＳ Ｐゴシック" w:eastAsia="ＭＳ Ｐゴシック" w:hAnsi="ＭＳ Ｐゴシック"/>
      <w:color w:val="000000"/>
      <w:kern w:val="0"/>
      <w:sz w:val="24"/>
      <w:szCs w:val="24"/>
    </w:rPr>
  </w:style>
  <w:style w:type="paragraph" w:customStyle="1" w:styleId="xl79">
    <w:name w:val="xl79"/>
    <w:basedOn w:val="a"/>
    <w:rsid w:val="00BA7E83"/>
    <w:pPr>
      <w:widowControl/>
      <w:pBdr>
        <w:left w:val="single" w:sz="4" w:space="0" w:color="auto"/>
        <w:right w:val="single" w:sz="4" w:space="0" w:color="auto"/>
      </w:pBdr>
      <w:spacing w:before="100" w:beforeAutospacing="1" w:after="100" w:afterAutospacing="1"/>
      <w:jc w:val="right"/>
    </w:pPr>
    <w:rPr>
      <w:rFonts w:ascii="ＭＳ Ｐゴシック" w:eastAsia="ＭＳ Ｐゴシック" w:hAnsi="ＭＳ Ｐゴシック"/>
      <w:color w:val="000000"/>
      <w:kern w:val="0"/>
      <w:sz w:val="24"/>
      <w:szCs w:val="24"/>
    </w:rPr>
  </w:style>
  <w:style w:type="paragraph" w:customStyle="1" w:styleId="xl80">
    <w:name w:val="xl80"/>
    <w:basedOn w:val="a"/>
    <w:rsid w:val="00BA7E83"/>
    <w:pPr>
      <w:widowControl/>
      <w:pBdr>
        <w:left w:val="single" w:sz="4"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81">
    <w:name w:val="xl81"/>
    <w:basedOn w:val="a"/>
    <w:rsid w:val="00BA7E83"/>
    <w:pPr>
      <w:widowControl/>
      <w:pBdr>
        <w:left w:val="single" w:sz="4" w:space="0" w:color="auto"/>
        <w:bottom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82">
    <w:name w:val="xl82"/>
    <w:basedOn w:val="a"/>
    <w:rsid w:val="00BA7E83"/>
    <w:pPr>
      <w:widowControl/>
      <w:pBdr>
        <w:top w:val="single" w:sz="4" w:space="0" w:color="auto"/>
        <w:bottom w:val="single" w:sz="8"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83">
    <w:name w:val="xl83"/>
    <w:basedOn w:val="a"/>
    <w:rsid w:val="00BA7E83"/>
    <w:pPr>
      <w:widowControl/>
      <w:pBdr>
        <w:top w:val="single" w:sz="8" w:space="0" w:color="auto"/>
        <w:left w:val="double" w:sz="6" w:space="0" w:color="auto"/>
        <w:bottom w:val="single" w:sz="4" w:space="0" w:color="auto"/>
        <w:right w:val="single" w:sz="8" w:space="0" w:color="auto"/>
      </w:pBdr>
      <w:spacing w:before="100" w:beforeAutospacing="1" w:after="100" w:afterAutospacing="1"/>
      <w:jc w:val="center"/>
      <w:textAlignment w:val="center"/>
    </w:pPr>
    <w:rPr>
      <w:rFonts w:hAnsi="ＭＳ 明朝"/>
      <w:kern w:val="0"/>
      <w:sz w:val="24"/>
      <w:szCs w:val="24"/>
    </w:rPr>
  </w:style>
  <w:style w:type="paragraph" w:customStyle="1" w:styleId="xl84">
    <w:name w:val="xl84"/>
    <w:basedOn w:val="a"/>
    <w:rsid w:val="00BA7E83"/>
    <w:pPr>
      <w:widowControl/>
      <w:pBdr>
        <w:top w:val="single" w:sz="4" w:space="0" w:color="auto"/>
        <w:left w:val="double" w:sz="6" w:space="0" w:color="auto"/>
        <w:bottom w:val="single" w:sz="4" w:space="0" w:color="auto"/>
        <w:right w:val="single" w:sz="8" w:space="0" w:color="auto"/>
      </w:pBdr>
      <w:spacing w:before="100" w:beforeAutospacing="1" w:after="100" w:afterAutospacing="1"/>
      <w:jc w:val="right"/>
      <w:textAlignment w:val="center"/>
    </w:pPr>
    <w:rPr>
      <w:rFonts w:hAnsi="ＭＳ 明朝"/>
      <w:kern w:val="0"/>
      <w:sz w:val="24"/>
      <w:szCs w:val="24"/>
    </w:rPr>
  </w:style>
  <w:style w:type="paragraph" w:customStyle="1" w:styleId="xl85">
    <w:name w:val="xl85"/>
    <w:basedOn w:val="a"/>
    <w:rsid w:val="00BA7E83"/>
    <w:pPr>
      <w:widowControl/>
      <w:pBdr>
        <w:left w:val="double" w:sz="6" w:space="0" w:color="auto"/>
        <w:bottom w:val="single" w:sz="8" w:space="0" w:color="auto"/>
        <w:right w:val="single" w:sz="8" w:space="0" w:color="auto"/>
      </w:pBdr>
      <w:spacing w:before="100" w:beforeAutospacing="1" w:after="100" w:afterAutospacing="1"/>
      <w:jc w:val="right"/>
      <w:textAlignment w:val="center"/>
    </w:pPr>
    <w:rPr>
      <w:rFonts w:ascii="ＭＳ Ｐゴシック" w:eastAsia="ＭＳ Ｐゴシック" w:hAnsi="ＭＳ Ｐゴシック"/>
      <w:color w:val="0000FF"/>
      <w:kern w:val="0"/>
      <w:sz w:val="24"/>
      <w:szCs w:val="24"/>
    </w:rPr>
  </w:style>
  <w:style w:type="paragraph" w:customStyle="1" w:styleId="xl86">
    <w:name w:val="xl86"/>
    <w:basedOn w:val="a"/>
    <w:rsid w:val="00BA7E83"/>
    <w:pPr>
      <w:widowControl/>
      <w:pBdr>
        <w:top w:val="single" w:sz="8" w:space="0" w:color="auto"/>
        <w:left w:val="double" w:sz="6" w:space="0" w:color="auto"/>
        <w:bottom w:val="single" w:sz="4" w:space="0" w:color="auto"/>
        <w:right w:val="single" w:sz="8" w:space="0" w:color="auto"/>
      </w:pBdr>
      <w:spacing w:before="100" w:beforeAutospacing="1" w:after="100" w:afterAutospacing="1"/>
      <w:jc w:val="right"/>
      <w:textAlignment w:val="center"/>
    </w:pPr>
    <w:rPr>
      <w:rFonts w:hAnsi="ＭＳ 明朝"/>
      <w:kern w:val="0"/>
      <w:sz w:val="24"/>
      <w:szCs w:val="24"/>
    </w:rPr>
  </w:style>
  <w:style w:type="paragraph" w:customStyle="1" w:styleId="xl87">
    <w:name w:val="xl87"/>
    <w:basedOn w:val="a"/>
    <w:rsid w:val="00BA7E83"/>
    <w:pPr>
      <w:widowControl/>
      <w:pBdr>
        <w:top w:val="single" w:sz="4" w:space="0" w:color="auto"/>
        <w:left w:val="double" w:sz="6" w:space="0" w:color="auto"/>
        <w:bottom w:val="single" w:sz="4" w:space="0" w:color="auto"/>
        <w:right w:val="single" w:sz="8" w:space="0" w:color="auto"/>
      </w:pBdr>
      <w:spacing w:before="100" w:beforeAutospacing="1" w:after="100" w:afterAutospacing="1"/>
      <w:jc w:val="right"/>
      <w:textAlignment w:val="center"/>
    </w:pPr>
    <w:rPr>
      <w:rFonts w:hAnsi="ＭＳ 明朝"/>
      <w:kern w:val="0"/>
      <w:sz w:val="24"/>
      <w:szCs w:val="24"/>
    </w:rPr>
  </w:style>
  <w:style w:type="paragraph" w:customStyle="1" w:styleId="xl88">
    <w:name w:val="xl88"/>
    <w:basedOn w:val="a"/>
    <w:rsid w:val="00BA7E83"/>
    <w:pPr>
      <w:widowControl/>
      <w:pBdr>
        <w:top w:val="single" w:sz="4" w:space="0" w:color="auto"/>
        <w:left w:val="double" w:sz="6" w:space="0" w:color="auto"/>
        <w:bottom w:val="single" w:sz="8" w:space="0" w:color="auto"/>
        <w:right w:val="single" w:sz="8" w:space="0" w:color="auto"/>
      </w:pBdr>
      <w:spacing w:before="100" w:beforeAutospacing="1" w:after="100" w:afterAutospacing="1"/>
      <w:jc w:val="right"/>
      <w:textAlignment w:val="center"/>
    </w:pPr>
    <w:rPr>
      <w:rFonts w:hAnsi="ＭＳ 明朝"/>
      <w:kern w:val="0"/>
      <w:sz w:val="24"/>
      <w:szCs w:val="24"/>
    </w:rPr>
  </w:style>
  <w:style w:type="paragraph" w:customStyle="1" w:styleId="xl89">
    <w:name w:val="xl89"/>
    <w:basedOn w:val="a"/>
    <w:rsid w:val="00BA7E83"/>
    <w:pPr>
      <w:widowControl/>
      <w:pBdr>
        <w:top w:val="single" w:sz="8" w:space="0" w:color="auto"/>
        <w:left w:val="double" w:sz="6" w:space="0" w:color="auto"/>
        <w:bottom w:val="single" w:sz="8" w:space="0" w:color="auto"/>
        <w:right w:val="single" w:sz="8" w:space="0" w:color="auto"/>
      </w:pBdr>
      <w:spacing w:before="100" w:beforeAutospacing="1" w:after="100" w:afterAutospacing="1"/>
      <w:jc w:val="right"/>
      <w:textAlignment w:val="center"/>
    </w:pPr>
    <w:rPr>
      <w:rFonts w:hAnsi="ＭＳ 明朝"/>
      <w:kern w:val="0"/>
      <w:sz w:val="24"/>
      <w:szCs w:val="24"/>
    </w:rPr>
  </w:style>
  <w:style w:type="paragraph" w:customStyle="1" w:styleId="xl90">
    <w:name w:val="xl90"/>
    <w:basedOn w:val="a"/>
    <w:rsid w:val="00BA7E83"/>
    <w:pPr>
      <w:widowControl/>
      <w:pBdr>
        <w:left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91">
    <w:name w:val="xl91"/>
    <w:basedOn w:val="a"/>
    <w:rsid w:val="00BA7E83"/>
    <w:pPr>
      <w:widowControl/>
      <w:pBdr>
        <w:top w:val="single" w:sz="4" w:space="0" w:color="auto"/>
        <w:left w:val="single" w:sz="4" w:space="0" w:color="auto"/>
        <w:bottom w:val="single" w:sz="4" w:space="0" w:color="auto"/>
      </w:pBdr>
      <w:spacing w:before="100" w:beforeAutospacing="1" w:after="100" w:afterAutospacing="1"/>
      <w:jc w:val="left"/>
    </w:pPr>
    <w:rPr>
      <w:rFonts w:ascii="ＭＳ Ｐゴシック" w:eastAsia="ＭＳ Ｐゴシック" w:hAnsi="ＭＳ Ｐゴシック"/>
      <w:color w:val="0000FF"/>
      <w:kern w:val="0"/>
      <w:sz w:val="18"/>
      <w:szCs w:val="18"/>
    </w:rPr>
  </w:style>
  <w:style w:type="paragraph" w:customStyle="1" w:styleId="xl92">
    <w:name w:val="xl92"/>
    <w:basedOn w:val="a"/>
    <w:rsid w:val="00BA7E83"/>
    <w:pPr>
      <w:widowControl/>
      <w:pBdr>
        <w:top w:val="single" w:sz="4" w:space="0" w:color="auto"/>
        <w:left w:val="single" w:sz="4" w:space="0" w:color="auto"/>
        <w:bottom w:val="single" w:sz="4" w:space="0" w:color="auto"/>
      </w:pBdr>
      <w:spacing w:before="100" w:beforeAutospacing="1" w:after="100" w:afterAutospacing="1"/>
      <w:jc w:val="left"/>
    </w:pPr>
    <w:rPr>
      <w:rFonts w:ascii="ＭＳ Ｐゴシック" w:eastAsia="ＭＳ Ｐゴシック" w:hAnsi="ＭＳ Ｐゴシック"/>
      <w:color w:val="0000FF"/>
      <w:kern w:val="0"/>
      <w:sz w:val="16"/>
      <w:szCs w:val="16"/>
    </w:rPr>
  </w:style>
  <w:style w:type="paragraph" w:customStyle="1" w:styleId="xl93">
    <w:name w:val="xl93"/>
    <w:basedOn w:val="a"/>
    <w:rsid w:val="00BA7E83"/>
    <w:pPr>
      <w:widowControl/>
      <w:pBdr>
        <w:top w:val="single" w:sz="8" w:space="0" w:color="auto"/>
        <w:left w:val="single" w:sz="4" w:space="0" w:color="auto"/>
      </w:pBdr>
      <w:spacing w:before="100" w:beforeAutospacing="1" w:after="100" w:afterAutospacing="1"/>
      <w:jc w:val="left"/>
      <w:textAlignment w:val="center"/>
    </w:pPr>
    <w:rPr>
      <w:rFonts w:ascii="ＭＳ Ｐゴシック" w:eastAsia="ＭＳ Ｐゴシック" w:hAnsi="ＭＳ Ｐゴシック"/>
      <w:color w:val="0000FF"/>
      <w:kern w:val="0"/>
      <w:sz w:val="20"/>
    </w:rPr>
  </w:style>
  <w:style w:type="paragraph" w:customStyle="1" w:styleId="xl94">
    <w:name w:val="xl94"/>
    <w:basedOn w:val="a"/>
    <w:rsid w:val="00BA7E83"/>
    <w:pPr>
      <w:widowControl/>
      <w:pBdr>
        <w:top w:val="single" w:sz="8" w:space="0" w:color="auto"/>
        <w:left w:val="single" w:sz="4" w:space="0" w:color="auto"/>
        <w:bottom w:val="single" w:sz="4" w:space="0" w:color="auto"/>
      </w:pBdr>
      <w:spacing w:before="100" w:beforeAutospacing="1" w:after="100" w:afterAutospacing="1"/>
      <w:jc w:val="left"/>
      <w:textAlignment w:val="center"/>
    </w:pPr>
    <w:rPr>
      <w:rFonts w:ascii="ＭＳ Ｐゴシック" w:eastAsia="ＭＳ Ｐゴシック" w:hAnsi="ＭＳ Ｐゴシック"/>
      <w:color w:val="0000FF"/>
      <w:kern w:val="0"/>
      <w:sz w:val="24"/>
      <w:szCs w:val="24"/>
    </w:rPr>
  </w:style>
  <w:style w:type="paragraph" w:customStyle="1" w:styleId="xl95">
    <w:name w:val="xl95"/>
    <w:basedOn w:val="a"/>
    <w:rsid w:val="00BA7E83"/>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hAnsi="ＭＳ 明朝"/>
      <w:kern w:val="0"/>
      <w:sz w:val="24"/>
      <w:szCs w:val="24"/>
    </w:rPr>
  </w:style>
  <w:style w:type="paragraph" w:customStyle="1" w:styleId="xl96">
    <w:name w:val="xl96"/>
    <w:basedOn w:val="a"/>
    <w:rsid w:val="00BA7E83"/>
    <w:pPr>
      <w:widowControl/>
      <w:pBdr>
        <w:top w:val="single" w:sz="8" w:space="0" w:color="auto"/>
        <w:left w:val="single" w:sz="4" w:space="0" w:color="auto"/>
        <w:bottom w:val="single" w:sz="4"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97">
    <w:name w:val="xl97"/>
    <w:basedOn w:val="a"/>
    <w:rsid w:val="00BA7E83"/>
    <w:pPr>
      <w:widowControl/>
      <w:pBdr>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18"/>
      <w:szCs w:val="18"/>
    </w:rPr>
  </w:style>
  <w:style w:type="paragraph" w:customStyle="1" w:styleId="xl98">
    <w:name w:val="xl98"/>
    <w:basedOn w:val="a"/>
    <w:rsid w:val="00BA7E83"/>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18"/>
      <w:szCs w:val="18"/>
    </w:rPr>
  </w:style>
  <w:style w:type="paragraph" w:customStyle="1" w:styleId="xl99">
    <w:name w:val="xl99"/>
    <w:basedOn w:val="a"/>
    <w:rsid w:val="00BA7E83"/>
    <w:pPr>
      <w:widowControl/>
      <w:pBdr>
        <w:top w:val="single" w:sz="4" w:space="0" w:color="auto"/>
        <w:left w:val="single" w:sz="4" w:space="0" w:color="auto"/>
        <w:bottom w:val="single" w:sz="8" w:space="0" w:color="auto"/>
      </w:pBdr>
      <w:spacing w:before="100" w:beforeAutospacing="1" w:after="100" w:afterAutospacing="1"/>
      <w:jc w:val="left"/>
    </w:pPr>
    <w:rPr>
      <w:rFonts w:ascii="ＭＳ Ｐゴシック" w:eastAsia="ＭＳ Ｐゴシック" w:hAnsi="ＭＳ Ｐゴシック"/>
      <w:color w:val="0000FF"/>
      <w:kern w:val="0"/>
      <w:sz w:val="24"/>
      <w:szCs w:val="24"/>
    </w:rPr>
  </w:style>
  <w:style w:type="paragraph" w:customStyle="1" w:styleId="xl100">
    <w:name w:val="xl100"/>
    <w:basedOn w:val="a"/>
    <w:rsid w:val="00BA7E83"/>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ascii="ＭＳ Ｐゴシック" w:eastAsia="ＭＳ Ｐゴシック" w:hAnsi="ＭＳ Ｐゴシック"/>
      <w:color w:val="0000FF"/>
      <w:kern w:val="0"/>
      <w:sz w:val="18"/>
      <w:szCs w:val="18"/>
    </w:rPr>
  </w:style>
  <w:style w:type="paragraph" w:customStyle="1" w:styleId="xl101">
    <w:name w:val="xl101"/>
    <w:basedOn w:val="a"/>
    <w:rsid w:val="00BA7E83"/>
    <w:pPr>
      <w:widowControl/>
      <w:pBdr>
        <w:top w:val="single" w:sz="4" w:space="0" w:color="auto"/>
        <w:left w:val="single" w:sz="4" w:space="0" w:color="auto"/>
        <w:bottom w:val="single" w:sz="4" w:space="0" w:color="auto"/>
      </w:pBdr>
      <w:spacing w:before="100" w:beforeAutospacing="1" w:after="100" w:afterAutospacing="1"/>
      <w:jc w:val="left"/>
      <w:textAlignment w:val="center"/>
    </w:pPr>
    <w:rPr>
      <w:rFonts w:ascii="ＭＳ Ｐゴシック" w:eastAsia="ＭＳ Ｐゴシック" w:hAnsi="ＭＳ Ｐゴシック"/>
      <w:color w:val="0000FF"/>
      <w:kern w:val="0"/>
      <w:sz w:val="24"/>
      <w:szCs w:val="24"/>
    </w:rPr>
  </w:style>
  <w:style w:type="paragraph" w:customStyle="1" w:styleId="xl102">
    <w:name w:val="xl102"/>
    <w:basedOn w:val="a"/>
    <w:rsid w:val="00BA7E83"/>
    <w:pPr>
      <w:widowControl/>
      <w:pBdr>
        <w:left w:val="double" w:sz="6" w:space="0" w:color="auto"/>
        <w:bottom w:val="single" w:sz="4" w:space="0" w:color="auto"/>
        <w:right w:val="single" w:sz="8" w:space="0" w:color="auto"/>
      </w:pBdr>
      <w:spacing w:before="100" w:beforeAutospacing="1" w:after="100" w:afterAutospacing="1"/>
      <w:jc w:val="right"/>
      <w:textAlignment w:val="center"/>
    </w:pPr>
    <w:rPr>
      <w:rFonts w:hAnsi="ＭＳ 明朝"/>
      <w:kern w:val="0"/>
      <w:sz w:val="24"/>
      <w:szCs w:val="24"/>
    </w:rPr>
  </w:style>
  <w:style w:type="paragraph" w:customStyle="1" w:styleId="xl103">
    <w:name w:val="xl103"/>
    <w:basedOn w:val="a"/>
    <w:rsid w:val="00BA7E83"/>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textAlignment w:val="center"/>
    </w:pPr>
    <w:rPr>
      <w:rFonts w:ascii="ＭＳ Ｐゴシック" w:eastAsia="ＭＳ Ｐゴシック" w:hAnsi="ＭＳ Ｐゴシック"/>
      <w:color w:val="0000FF"/>
      <w:kern w:val="0"/>
      <w:sz w:val="24"/>
      <w:szCs w:val="24"/>
    </w:rPr>
  </w:style>
  <w:style w:type="paragraph" w:customStyle="1" w:styleId="xl104">
    <w:name w:val="xl104"/>
    <w:basedOn w:val="a"/>
    <w:rsid w:val="00BA7E83"/>
    <w:pPr>
      <w:widowControl/>
      <w:pBdr>
        <w:top w:val="single" w:sz="8" w:space="0" w:color="auto"/>
        <w:left w:val="single" w:sz="8" w:space="0" w:color="auto"/>
        <w:bottom w:val="single" w:sz="4" w:space="0" w:color="auto"/>
      </w:pBdr>
      <w:spacing w:before="100" w:beforeAutospacing="1" w:after="100" w:afterAutospacing="1"/>
      <w:jc w:val="center"/>
      <w:textAlignment w:val="center"/>
    </w:pPr>
    <w:rPr>
      <w:rFonts w:hAnsi="ＭＳ 明朝"/>
      <w:kern w:val="0"/>
      <w:sz w:val="24"/>
      <w:szCs w:val="24"/>
    </w:rPr>
  </w:style>
  <w:style w:type="paragraph" w:customStyle="1" w:styleId="xl105">
    <w:name w:val="xl105"/>
    <w:basedOn w:val="a"/>
    <w:rsid w:val="00BA7E83"/>
    <w:pPr>
      <w:widowControl/>
      <w:pBdr>
        <w:top w:val="single" w:sz="8" w:space="0" w:color="auto"/>
        <w:bottom w:val="single" w:sz="4" w:space="0" w:color="auto"/>
      </w:pBdr>
      <w:spacing w:before="100" w:beforeAutospacing="1" w:after="100" w:afterAutospacing="1"/>
      <w:jc w:val="center"/>
      <w:textAlignment w:val="center"/>
    </w:pPr>
    <w:rPr>
      <w:rFonts w:hAnsi="ＭＳ 明朝"/>
      <w:kern w:val="0"/>
      <w:sz w:val="24"/>
      <w:szCs w:val="24"/>
    </w:rPr>
  </w:style>
  <w:style w:type="character" w:styleId="af5">
    <w:name w:val="Hyperlink"/>
    <w:basedOn w:val="a0"/>
    <w:uiPriority w:val="99"/>
    <w:rsid w:val="00BA7E83"/>
    <w:rPr>
      <w:color w:val="0000FF"/>
      <w:u w:val="single"/>
    </w:rPr>
  </w:style>
  <w:style w:type="character" w:styleId="af6">
    <w:name w:val="FollowedHyperlink"/>
    <w:basedOn w:val="a0"/>
    <w:rsid w:val="00BA7E83"/>
    <w:rPr>
      <w:color w:val="800080"/>
      <w:u w:val="single"/>
    </w:rPr>
  </w:style>
  <w:style w:type="paragraph" w:customStyle="1" w:styleId="xl23">
    <w:name w:val="xl23"/>
    <w:basedOn w:val="a"/>
    <w:rsid w:val="00BA7E83"/>
    <w:pPr>
      <w:widowControl/>
      <w:spacing w:before="100" w:beforeAutospacing="1" w:after="100" w:afterAutospacing="1"/>
      <w:jc w:val="left"/>
    </w:pPr>
    <w:rPr>
      <w:rFonts w:ascii="Courier New" w:hAnsi="Courier New"/>
      <w:b/>
      <w:bCs/>
      <w:kern w:val="0"/>
      <w:sz w:val="48"/>
      <w:szCs w:val="48"/>
      <w:u w:val="double"/>
    </w:rPr>
  </w:style>
  <w:style w:type="paragraph" w:customStyle="1" w:styleId="18">
    <w:name w:val="見出し1後のスタイル"/>
    <w:basedOn w:val="a"/>
    <w:rsid w:val="00BA7E83"/>
    <w:pPr>
      <w:keepNext/>
      <w:ind w:leftChars="100" w:left="100"/>
    </w:pPr>
    <w:rPr>
      <w:rFonts w:ascii="Century" w:eastAsia="ＭＳ Ｐ明朝"/>
    </w:rPr>
  </w:style>
  <w:style w:type="character" w:customStyle="1" w:styleId="xs">
    <w:name w:val="xs"/>
    <w:basedOn w:val="a0"/>
    <w:rsid w:val="00BA7E83"/>
  </w:style>
  <w:style w:type="table" w:styleId="af7">
    <w:name w:val="Table Grid"/>
    <w:basedOn w:val="a1"/>
    <w:rsid w:val="00482E4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rsid w:val="00BA7E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kern w:val="0"/>
      <w:sz w:val="24"/>
      <w:szCs w:val="24"/>
    </w:rPr>
  </w:style>
  <w:style w:type="character" w:styleId="af8">
    <w:name w:val="Strong"/>
    <w:basedOn w:val="a0"/>
    <w:qFormat/>
    <w:rsid w:val="00BA7E83"/>
    <w:rPr>
      <w:b/>
      <w:bCs/>
    </w:rPr>
  </w:style>
  <w:style w:type="paragraph" w:styleId="af9">
    <w:name w:val="caption"/>
    <w:basedOn w:val="a"/>
    <w:next w:val="a"/>
    <w:qFormat/>
    <w:rsid w:val="00BA7E83"/>
    <w:pPr>
      <w:jc w:val="center"/>
    </w:pPr>
    <w:rPr>
      <w:rFonts w:ascii="ＭＳ Ｐゴシック" w:eastAsia="ＭＳ Ｐゴシック" w:hAnsi="ＭＳ Ｐゴシック"/>
    </w:rPr>
  </w:style>
  <w:style w:type="character" w:customStyle="1" w:styleId="bindingblock">
    <w:name w:val="bindingblock"/>
    <w:basedOn w:val="a0"/>
    <w:rsid w:val="00BA7E83"/>
  </w:style>
  <w:style w:type="character" w:customStyle="1" w:styleId="fbig">
    <w:name w:val="f_big"/>
    <w:basedOn w:val="a0"/>
    <w:rsid w:val="00BA7E83"/>
  </w:style>
  <w:style w:type="paragraph" w:styleId="afa">
    <w:name w:val="Balloon Text"/>
    <w:basedOn w:val="a"/>
    <w:semiHidden/>
    <w:rsid w:val="00BA7E83"/>
    <w:rPr>
      <w:rFonts w:ascii="Arial" w:eastAsia="ＭＳ ゴシック" w:hAnsi="Arial"/>
      <w:sz w:val="18"/>
      <w:szCs w:val="18"/>
    </w:rPr>
  </w:style>
  <w:style w:type="paragraph" w:customStyle="1" w:styleId="Default">
    <w:name w:val="Default"/>
    <w:rsid w:val="00032F39"/>
    <w:pPr>
      <w:widowControl w:val="0"/>
      <w:autoSpaceDE w:val="0"/>
      <w:autoSpaceDN w:val="0"/>
      <w:adjustRightInd w:val="0"/>
    </w:pPr>
    <w:rPr>
      <w:rFonts w:ascii="ＭＳ 明朝" w:cs="ＭＳ 明朝"/>
      <w:color w:val="000000"/>
      <w:sz w:val="24"/>
      <w:szCs w:val="24"/>
    </w:rPr>
  </w:style>
  <w:style w:type="paragraph" w:customStyle="1" w:styleId="8">
    <w:name w:val="ｲﾝﾃﾞﾝﾄ8"/>
    <w:basedOn w:val="a"/>
    <w:rsid w:val="002D2651"/>
    <w:pPr>
      <w:adjustRightInd w:val="0"/>
      <w:spacing w:line="360" w:lineRule="atLeast"/>
      <w:ind w:left="771" w:firstLine="221"/>
      <w:textAlignment w:val="baseline"/>
    </w:pPr>
    <w:rPr>
      <w:rFonts w:ascii="Century"/>
      <w:kern w:val="0"/>
      <w:sz w:val="22"/>
    </w:rPr>
  </w:style>
  <w:style w:type="paragraph" w:customStyle="1" w:styleId="afb">
    <w:name w:val="一太郎８/９"/>
    <w:rsid w:val="002D2651"/>
    <w:pPr>
      <w:widowControl w:val="0"/>
      <w:wordWrap w:val="0"/>
      <w:autoSpaceDE w:val="0"/>
      <w:autoSpaceDN w:val="0"/>
      <w:adjustRightInd w:val="0"/>
      <w:spacing w:line="334" w:lineRule="atLeast"/>
      <w:jc w:val="both"/>
    </w:pPr>
    <w:rPr>
      <w:rFonts w:ascii="Times New Roman" w:hAnsi="Times New Roman"/>
      <w:spacing w:val="-5"/>
      <w:sz w:val="21"/>
      <w:szCs w:val="21"/>
    </w:rPr>
  </w:style>
  <w:style w:type="paragraph" w:customStyle="1" w:styleId="33">
    <w:name w:val="ｲﾝﾃﾞﾝﾄ3"/>
    <w:basedOn w:val="a"/>
    <w:rsid w:val="002D2651"/>
    <w:pPr>
      <w:adjustRightInd w:val="0"/>
      <w:spacing w:line="360" w:lineRule="atLeast"/>
      <w:ind w:left="440" w:firstLine="221"/>
      <w:textAlignment w:val="baseline"/>
    </w:pPr>
    <w:rPr>
      <w:rFonts w:ascii="Century"/>
      <w:kern w:val="0"/>
      <w:sz w:val="22"/>
    </w:rPr>
  </w:style>
  <w:style w:type="paragraph" w:customStyle="1" w:styleId="00">
    <w:name w:val="0.0 題"/>
    <w:basedOn w:val="a"/>
    <w:next w:val="a"/>
    <w:rsid w:val="002D2651"/>
    <w:rPr>
      <w:rFonts w:ascii="ＭＳ ゴシック" w:eastAsia="ＭＳ ゴシック" w:hAnsi="ＭＳ 明朝"/>
      <w:sz w:val="22"/>
      <w:szCs w:val="24"/>
    </w:rPr>
  </w:style>
  <w:style w:type="paragraph" w:styleId="afc">
    <w:name w:val="Document Map"/>
    <w:basedOn w:val="a"/>
    <w:link w:val="afd"/>
    <w:rsid w:val="00CC6BAF"/>
    <w:rPr>
      <w:rFonts w:ascii="MS UI Gothic" w:eastAsia="MS UI Gothic"/>
      <w:sz w:val="18"/>
      <w:szCs w:val="18"/>
    </w:rPr>
  </w:style>
  <w:style w:type="character" w:customStyle="1" w:styleId="afd">
    <w:name w:val="見出しマップ (文字)"/>
    <w:basedOn w:val="a0"/>
    <w:link w:val="afc"/>
    <w:rsid w:val="00CC6BAF"/>
    <w:rPr>
      <w:rFonts w:ascii="MS UI Gothic" w:eastAsia="MS UI Gothic"/>
      <w:kern w:val="2"/>
      <w:sz w:val="18"/>
      <w:szCs w:val="18"/>
    </w:rPr>
  </w:style>
  <w:style w:type="paragraph" w:customStyle="1" w:styleId="afe">
    <w:name w:val="（１）文"/>
    <w:basedOn w:val="a"/>
    <w:rsid w:val="00CC6BAF"/>
    <w:pPr>
      <w:adjustRightInd w:val="0"/>
      <w:ind w:left="1418" w:right="826" w:firstLine="244"/>
      <w:jc w:val="left"/>
      <w:textAlignment w:val="baseline"/>
    </w:pPr>
    <w:rPr>
      <w:rFonts w:ascii="平成明朝" w:eastAsia="平成明朝" w:hAnsi="Times"/>
      <w:kern w:val="0"/>
      <w:sz w:val="22"/>
    </w:rPr>
  </w:style>
  <w:style w:type="character" w:styleId="aff">
    <w:name w:val="annotation reference"/>
    <w:basedOn w:val="a0"/>
    <w:semiHidden/>
    <w:unhideWhenUsed/>
    <w:rsid w:val="00C301C9"/>
    <w:rPr>
      <w:sz w:val="18"/>
      <w:szCs w:val="18"/>
    </w:rPr>
  </w:style>
  <w:style w:type="paragraph" w:styleId="aff0">
    <w:name w:val="annotation text"/>
    <w:basedOn w:val="a"/>
    <w:link w:val="aff1"/>
    <w:unhideWhenUsed/>
    <w:rsid w:val="00C301C9"/>
    <w:pPr>
      <w:jc w:val="left"/>
    </w:pPr>
  </w:style>
  <w:style w:type="character" w:customStyle="1" w:styleId="aff1">
    <w:name w:val="コメント文字列 (文字)"/>
    <w:basedOn w:val="a0"/>
    <w:link w:val="aff0"/>
    <w:rsid w:val="00C301C9"/>
    <w:rPr>
      <w:rFonts w:ascii="ＭＳ 明朝"/>
      <w:kern w:val="2"/>
      <w:sz w:val="21"/>
    </w:rPr>
  </w:style>
  <w:style w:type="paragraph" w:styleId="aff2">
    <w:name w:val="annotation subject"/>
    <w:basedOn w:val="aff0"/>
    <w:next w:val="aff0"/>
    <w:link w:val="aff3"/>
    <w:semiHidden/>
    <w:unhideWhenUsed/>
    <w:rsid w:val="00C301C9"/>
    <w:rPr>
      <w:b/>
      <w:bCs/>
    </w:rPr>
  </w:style>
  <w:style w:type="character" w:customStyle="1" w:styleId="aff3">
    <w:name w:val="コメント内容 (文字)"/>
    <w:basedOn w:val="aff1"/>
    <w:link w:val="aff2"/>
    <w:semiHidden/>
    <w:rsid w:val="00C301C9"/>
    <w:rPr>
      <w:rFonts w:ascii="ＭＳ 明朝"/>
      <w:b/>
      <w:bCs/>
      <w:kern w:val="2"/>
      <w:sz w:val="21"/>
    </w:rPr>
  </w:style>
  <w:style w:type="paragraph" w:styleId="aff4">
    <w:name w:val="Revision"/>
    <w:hidden/>
    <w:uiPriority w:val="99"/>
    <w:semiHidden/>
    <w:rsid w:val="00C4440E"/>
    <w:rPr>
      <w:rFonts w:ascii="ＭＳ 明朝"/>
      <w:kern w:val="2"/>
      <w:sz w:val="21"/>
    </w:rPr>
  </w:style>
  <w:style w:type="paragraph" w:styleId="aff5">
    <w:name w:val="TOC Heading"/>
    <w:basedOn w:val="10"/>
    <w:next w:val="a"/>
    <w:uiPriority w:val="39"/>
    <w:unhideWhenUsed/>
    <w:qFormat/>
    <w:rsid w:val="00F91CD0"/>
    <w:pPr>
      <w:keepLines/>
      <w:widowControl/>
      <w:spacing w:before="240" w:line="259" w:lineRule="auto"/>
      <w:jc w:val="left"/>
      <w:outlineLvl w:val="9"/>
    </w:pPr>
    <w:rPr>
      <w:rFonts w:asciiTheme="majorHAnsi" w:eastAsiaTheme="majorEastAsia" w:hAnsiTheme="majorHAnsi" w:cstheme="majorBidi"/>
      <w:color w:val="365F91" w:themeColor="accent1" w:themeShade="BF"/>
      <w:kern w:val="0"/>
      <w:sz w:val="32"/>
      <w:szCs w:val="32"/>
    </w:rPr>
  </w:style>
  <w:style w:type="paragraph" w:styleId="19">
    <w:name w:val="toc 1"/>
    <w:basedOn w:val="a"/>
    <w:next w:val="a"/>
    <w:autoRedefine/>
    <w:uiPriority w:val="39"/>
    <w:unhideWhenUsed/>
    <w:rsid w:val="00F91CD0"/>
    <w:pPr>
      <w:tabs>
        <w:tab w:val="right" w:leader="dot" w:pos="9060"/>
      </w:tabs>
      <w:spacing w:line="360" w:lineRule="auto"/>
    </w:pPr>
  </w:style>
  <w:style w:type="paragraph" w:styleId="24">
    <w:name w:val="toc 2"/>
    <w:basedOn w:val="a"/>
    <w:next w:val="a"/>
    <w:autoRedefine/>
    <w:uiPriority w:val="39"/>
    <w:unhideWhenUsed/>
    <w:rsid w:val="00EA6413"/>
    <w:pPr>
      <w:tabs>
        <w:tab w:val="right" w:leader="dot" w:pos="9060"/>
      </w:tabs>
      <w:ind w:leftChars="100" w:left="216"/>
    </w:pPr>
    <w:rPr>
      <w:rFonts w:asciiTheme="majorEastAsia" w:eastAsiaTheme="majorEastAsia" w:hAnsiTheme="majorEastAsia"/>
      <w:noProof/>
    </w:rPr>
  </w:style>
  <w:style w:type="character" w:customStyle="1" w:styleId="1a">
    <w:name w:val="未解決のメンション1"/>
    <w:basedOn w:val="a0"/>
    <w:uiPriority w:val="99"/>
    <w:semiHidden/>
    <w:unhideWhenUsed/>
    <w:rsid w:val="001A30D4"/>
    <w:rPr>
      <w:color w:val="605E5C"/>
      <w:shd w:val="clear" w:color="auto" w:fill="E1DFDD"/>
    </w:rPr>
  </w:style>
  <w:style w:type="paragraph" w:styleId="aff6">
    <w:name w:val="List Paragraph"/>
    <w:basedOn w:val="a"/>
    <w:uiPriority w:val="34"/>
    <w:qFormat/>
    <w:rsid w:val="00C27E4F"/>
    <w:pPr>
      <w:ind w:leftChars="400" w:left="840"/>
    </w:pPr>
  </w:style>
  <w:style w:type="character" w:customStyle="1" w:styleId="20">
    <w:name w:val="見出し 2 (文字)"/>
    <w:basedOn w:val="a0"/>
    <w:link w:val="2"/>
    <w:rsid w:val="00D022CA"/>
    <w:rPr>
      <w:rFonts w:ascii="Arial" w:hAnsi="Arial"/>
      <w:kern w:val="2"/>
      <w:sz w:val="21"/>
    </w:rPr>
  </w:style>
  <w:style w:type="paragraph" w:styleId="Web">
    <w:name w:val="Normal (Web)"/>
    <w:basedOn w:val="a"/>
    <w:uiPriority w:val="99"/>
    <w:unhideWhenUsed/>
    <w:rsid w:val="009C352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ff7">
    <w:name w:val="Unresolved Mention"/>
    <w:basedOn w:val="a0"/>
    <w:uiPriority w:val="99"/>
    <w:semiHidden/>
    <w:unhideWhenUsed/>
    <w:rsid w:val="000151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643807">
      <w:bodyDiv w:val="1"/>
      <w:marLeft w:val="0"/>
      <w:marRight w:val="0"/>
      <w:marTop w:val="0"/>
      <w:marBottom w:val="0"/>
      <w:divBdr>
        <w:top w:val="none" w:sz="0" w:space="0" w:color="auto"/>
        <w:left w:val="none" w:sz="0" w:space="0" w:color="auto"/>
        <w:bottom w:val="none" w:sz="0" w:space="0" w:color="auto"/>
        <w:right w:val="none" w:sz="0" w:space="0" w:color="auto"/>
      </w:divBdr>
    </w:div>
    <w:div w:id="98068296">
      <w:bodyDiv w:val="1"/>
      <w:marLeft w:val="0"/>
      <w:marRight w:val="0"/>
      <w:marTop w:val="0"/>
      <w:marBottom w:val="0"/>
      <w:divBdr>
        <w:top w:val="none" w:sz="0" w:space="0" w:color="auto"/>
        <w:left w:val="none" w:sz="0" w:space="0" w:color="auto"/>
        <w:bottom w:val="none" w:sz="0" w:space="0" w:color="auto"/>
        <w:right w:val="none" w:sz="0" w:space="0" w:color="auto"/>
      </w:divBdr>
    </w:div>
    <w:div w:id="244849851">
      <w:bodyDiv w:val="1"/>
      <w:marLeft w:val="0"/>
      <w:marRight w:val="0"/>
      <w:marTop w:val="0"/>
      <w:marBottom w:val="0"/>
      <w:divBdr>
        <w:top w:val="none" w:sz="0" w:space="0" w:color="auto"/>
        <w:left w:val="none" w:sz="0" w:space="0" w:color="auto"/>
        <w:bottom w:val="none" w:sz="0" w:space="0" w:color="auto"/>
        <w:right w:val="none" w:sz="0" w:space="0" w:color="auto"/>
      </w:divBdr>
    </w:div>
    <w:div w:id="502669533">
      <w:bodyDiv w:val="1"/>
      <w:marLeft w:val="0"/>
      <w:marRight w:val="0"/>
      <w:marTop w:val="0"/>
      <w:marBottom w:val="0"/>
      <w:divBdr>
        <w:top w:val="none" w:sz="0" w:space="0" w:color="auto"/>
        <w:left w:val="none" w:sz="0" w:space="0" w:color="auto"/>
        <w:bottom w:val="none" w:sz="0" w:space="0" w:color="auto"/>
        <w:right w:val="none" w:sz="0" w:space="0" w:color="auto"/>
      </w:divBdr>
    </w:div>
    <w:div w:id="795638848">
      <w:bodyDiv w:val="1"/>
      <w:marLeft w:val="0"/>
      <w:marRight w:val="0"/>
      <w:marTop w:val="0"/>
      <w:marBottom w:val="0"/>
      <w:divBdr>
        <w:top w:val="none" w:sz="0" w:space="0" w:color="auto"/>
        <w:left w:val="none" w:sz="0" w:space="0" w:color="auto"/>
        <w:bottom w:val="none" w:sz="0" w:space="0" w:color="auto"/>
        <w:right w:val="none" w:sz="0" w:space="0" w:color="auto"/>
      </w:divBdr>
    </w:div>
    <w:div w:id="880477204">
      <w:bodyDiv w:val="1"/>
      <w:marLeft w:val="0"/>
      <w:marRight w:val="0"/>
      <w:marTop w:val="0"/>
      <w:marBottom w:val="0"/>
      <w:divBdr>
        <w:top w:val="none" w:sz="0" w:space="0" w:color="auto"/>
        <w:left w:val="none" w:sz="0" w:space="0" w:color="auto"/>
        <w:bottom w:val="none" w:sz="0" w:space="0" w:color="auto"/>
        <w:right w:val="none" w:sz="0" w:space="0" w:color="auto"/>
      </w:divBdr>
    </w:div>
    <w:div w:id="909735070">
      <w:bodyDiv w:val="1"/>
      <w:marLeft w:val="0"/>
      <w:marRight w:val="0"/>
      <w:marTop w:val="0"/>
      <w:marBottom w:val="0"/>
      <w:divBdr>
        <w:top w:val="none" w:sz="0" w:space="0" w:color="auto"/>
        <w:left w:val="none" w:sz="0" w:space="0" w:color="auto"/>
        <w:bottom w:val="none" w:sz="0" w:space="0" w:color="auto"/>
        <w:right w:val="none" w:sz="0" w:space="0" w:color="auto"/>
      </w:divBdr>
    </w:div>
    <w:div w:id="1021398609">
      <w:bodyDiv w:val="1"/>
      <w:marLeft w:val="0"/>
      <w:marRight w:val="0"/>
      <w:marTop w:val="0"/>
      <w:marBottom w:val="0"/>
      <w:divBdr>
        <w:top w:val="none" w:sz="0" w:space="0" w:color="auto"/>
        <w:left w:val="none" w:sz="0" w:space="0" w:color="auto"/>
        <w:bottom w:val="none" w:sz="0" w:space="0" w:color="auto"/>
        <w:right w:val="none" w:sz="0" w:space="0" w:color="auto"/>
      </w:divBdr>
    </w:div>
    <w:div w:id="1169756821">
      <w:bodyDiv w:val="1"/>
      <w:marLeft w:val="0"/>
      <w:marRight w:val="0"/>
      <w:marTop w:val="0"/>
      <w:marBottom w:val="0"/>
      <w:divBdr>
        <w:top w:val="none" w:sz="0" w:space="0" w:color="auto"/>
        <w:left w:val="none" w:sz="0" w:space="0" w:color="auto"/>
        <w:bottom w:val="none" w:sz="0" w:space="0" w:color="auto"/>
        <w:right w:val="none" w:sz="0" w:space="0" w:color="auto"/>
      </w:divBdr>
    </w:div>
    <w:div w:id="1203639962">
      <w:bodyDiv w:val="1"/>
      <w:marLeft w:val="0"/>
      <w:marRight w:val="0"/>
      <w:marTop w:val="0"/>
      <w:marBottom w:val="0"/>
      <w:divBdr>
        <w:top w:val="none" w:sz="0" w:space="0" w:color="auto"/>
        <w:left w:val="none" w:sz="0" w:space="0" w:color="auto"/>
        <w:bottom w:val="none" w:sz="0" w:space="0" w:color="auto"/>
        <w:right w:val="none" w:sz="0" w:space="0" w:color="auto"/>
      </w:divBdr>
    </w:div>
    <w:div w:id="1327904492">
      <w:bodyDiv w:val="1"/>
      <w:marLeft w:val="0"/>
      <w:marRight w:val="0"/>
      <w:marTop w:val="0"/>
      <w:marBottom w:val="0"/>
      <w:divBdr>
        <w:top w:val="none" w:sz="0" w:space="0" w:color="auto"/>
        <w:left w:val="none" w:sz="0" w:space="0" w:color="auto"/>
        <w:bottom w:val="none" w:sz="0" w:space="0" w:color="auto"/>
        <w:right w:val="none" w:sz="0" w:space="0" w:color="auto"/>
      </w:divBdr>
    </w:div>
    <w:div w:id="1490169674">
      <w:bodyDiv w:val="1"/>
      <w:marLeft w:val="0"/>
      <w:marRight w:val="0"/>
      <w:marTop w:val="0"/>
      <w:marBottom w:val="0"/>
      <w:divBdr>
        <w:top w:val="none" w:sz="0" w:space="0" w:color="auto"/>
        <w:left w:val="none" w:sz="0" w:space="0" w:color="auto"/>
        <w:bottom w:val="none" w:sz="0" w:space="0" w:color="auto"/>
        <w:right w:val="none" w:sz="0" w:space="0" w:color="auto"/>
      </w:divBdr>
    </w:div>
    <w:div w:id="1514144981">
      <w:bodyDiv w:val="1"/>
      <w:marLeft w:val="0"/>
      <w:marRight w:val="0"/>
      <w:marTop w:val="0"/>
      <w:marBottom w:val="0"/>
      <w:divBdr>
        <w:top w:val="none" w:sz="0" w:space="0" w:color="auto"/>
        <w:left w:val="none" w:sz="0" w:space="0" w:color="auto"/>
        <w:bottom w:val="none" w:sz="0" w:space="0" w:color="auto"/>
        <w:right w:val="none" w:sz="0" w:space="0" w:color="auto"/>
      </w:divBdr>
    </w:div>
    <w:div w:id="1782844948">
      <w:bodyDiv w:val="1"/>
      <w:marLeft w:val="0"/>
      <w:marRight w:val="0"/>
      <w:marTop w:val="0"/>
      <w:marBottom w:val="0"/>
      <w:divBdr>
        <w:top w:val="none" w:sz="0" w:space="0" w:color="auto"/>
        <w:left w:val="none" w:sz="0" w:space="0" w:color="auto"/>
        <w:bottom w:val="none" w:sz="0" w:space="0" w:color="auto"/>
        <w:right w:val="none" w:sz="0" w:space="0" w:color="auto"/>
      </w:divBdr>
    </w:div>
    <w:div w:id="1976526377">
      <w:bodyDiv w:val="1"/>
      <w:marLeft w:val="0"/>
      <w:marRight w:val="0"/>
      <w:marTop w:val="0"/>
      <w:marBottom w:val="0"/>
      <w:divBdr>
        <w:top w:val="none" w:sz="0" w:space="0" w:color="auto"/>
        <w:left w:val="none" w:sz="0" w:space="0" w:color="auto"/>
        <w:bottom w:val="none" w:sz="0" w:space="0" w:color="auto"/>
        <w:right w:val="none" w:sz="0" w:space="0" w:color="auto"/>
      </w:divBdr>
    </w:div>
    <w:div w:id="2011909135">
      <w:bodyDiv w:val="1"/>
      <w:marLeft w:val="0"/>
      <w:marRight w:val="0"/>
      <w:marTop w:val="0"/>
      <w:marBottom w:val="0"/>
      <w:divBdr>
        <w:top w:val="none" w:sz="0" w:space="0" w:color="auto"/>
        <w:left w:val="none" w:sz="0" w:space="0" w:color="auto"/>
        <w:bottom w:val="none" w:sz="0" w:space="0" w:color="auto"/>
        <w:right w:val="none" w:sz="0" w:space="0" w:color="auto"/>
      </w:divBdr>
    </w:div>
    <w:div w:id="2058772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footer" Target="footer6.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3.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6268B8-053D-4C63-A95E-EAA64894F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9737</Words>
  <Characters>4068</Characters>
  <Application>Microsoft Office Word</Application>
  <DocSecurity>0</DocSecurity>
  <Lines>33</Lines>
  <Paragraphs>27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平成20年度自然環境保全検討業務</vt:lpstr>
    </vt:vector>
  </TitlesOfParts>
  <Company>PREC Institute INC</Company>
  <LinksUpToDate>false</LinksUpToDate>
  <CharactersWithSpaces>13778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㈱プレック研究所</dc:creator>
  <cp:lastModifiedBy>山田芽衣</cp:lastModifiedBy>
  <cp:revision>3</cp:revision>
  <cp:lastPrinted>2024-04-16T07:33:00Z</cp:lastPrinted>
  <dcterms:created xsi:type="dcterms:W3CDTF">2024-05-15T07:02:00Z</dcterms:created>
  <dcterms:modified xsi:type="dcterms:W3CDTF">2024-05-15T07:05:00Z</dcterms:modified>
</cp:coreProperties>
</file>
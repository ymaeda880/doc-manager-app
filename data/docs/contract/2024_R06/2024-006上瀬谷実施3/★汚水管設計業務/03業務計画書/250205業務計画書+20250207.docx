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504493" w14:textId="77777777" w:rsidR="008B1CEF" w:rsidRPr="006A06CC" w:rsidRDefault="008B1CEF" w:rsidP="008B1CEF"/>
    <w:p w14:paraId="4C035653" w14:textId="77777777" w:rsidR="008B1CEF" w:rsidRDefault="008B1CEF" w:rsidP="008B1CEF"/>
    <w:p w14:paraId="20AD7F68" w14:textId="77777777" w:rsidR="008B1CEF" w:rsidRDefault="008B1CEF" w:rsidP="008B1CEF"/>
    <w:p w14:paraId="29B8946C" w14:textId="77777777" w:rsidR="008B1CEF" w:rsidRPr="006A06CC" w:rsidRDefault="008B1CEF" w:rsidP="008B1CEF"/>
    <w:p w14:paraId="3713970E" w14:textId="77777777" w:rsidR="008B1CEF" w:rsidRPr="006A06CC" w:rsidRDefault="008B1CEF" w:rsidP="008B1CEF">
      <w:pPr>
        <w:jc w:val="center"/>
        <w:rPr>
          <w:sz w:val="32"/>
          <w:szCs w:val="32"/>
          <w:lang w:eastAsia="zh-TW"/>
        </w:rPr>
      </w:pPr>
      <w:r w:rsidRPr="006A06CC">
        <w:rPr>
          <w:rFonts w:hint="eastAsia"/>
          <w:sz w:val="32"/>
          <w:szCs w:val="32"/>
          <w:lang w:eastAsia="zh-TW"/>
        </w:rPr>
        <w:t>業</w:t>
      </w:r>
      <w:r w:rsidRPr="006A06CC">
        <w:rPr>
          <w:rFonts w:hint="eastAsia"/>
          <w:sz w:val="32"/>
          <w:szCs w:val="32"/>
          <w:lang w:eastAsia="zh-TW"/>
        </w:rPr>
        <w:t xml:space="preserve"> </w:t>
      </w:r>
      <w:r w:rsidRPr="006A06CC">
        <w:rPr>
          <w:rFonts w:hint="eastAsia"/>
          <w:sz w:val="32"/>
          <w:szCs w:val="32"/>
          <w:lang w:eastAsia="zh-TW"/>
        </w:rPr>
        <w:t>務</w:t>
      </w:r>
      <w:r w:rsidRPr="006A06CC">
        <w:rPr>
          <w:rFonts w:hint="eastAsia"/>
          <w:sz w:val="32"/>
          <w:szCs w:val="32"/>
          <w:lang w:eastAsia="zh-TW"/>
        </w:rPr>
        <w:t xml:space="preserve"> </w:t>
      </w:r>
      <w:r w:rsidRPr="006A06CC">
        <w:rPr>
          <w:rFonts w:hint="eastAsia"/>
          <w:sz w:val="32"/>
          <w:szCs w:val="32"/>
          <w:lang w:eastAsia="zh-TW"/>
        </w:rPr>
        <w:t>計</w:t>
      </w:r>
      <w:r w:rsidRPr="006A06CC">
        <w:rPr>
          <w:rFonts w:hint="eastAsia"/>
          <w:sz w:val="32"/>
          <w:szCs w:val="32"/>
          <w:lang w:eastAsia="zh-TW"/>
        </w:rPr>
        <w:t xml:space="preserve"> </w:t>
      </w:r>
      <w:r w:rsidRPr="006A06CC">
        <w:rPr>
          <w:rFonts w:hint="eastAsia"/>
          <w:sz w:val="32"/>
          <w:szCs w:val="32"/>
          <w:lang w:eastAsia="zh-TW"/>
        </w:rPr>
        <w:t>画</w:t>
      </w:r>
      <w:r w:rsidRPr="006A06CC">
        <w:rPr>
          <w:rFonts w:hint="eastAsia"/>
          <w:sz w:val="32"/>
          <w:szCs w:val="32"/>
          <w:lang w:eastAsia="zh-TW"/>
        </w:rPr>
        <w:t xml:space="preserve"> </w:t>
      </w:r>
      <w:r w:rsidRPr="006A06CC">
        <w:rPr>
          <w:rFonts w:hint="eastAsia"/>
          <w:sz w:val="32"/>
          <w:szCs w:val="32"/>
          <w:lang w:eastAsia="zh-TW"/>
        </w:rPr>
        <w:t>書</w:t>
      </w:r>
    </w:p>
    <w:p w14:paraId="0596B2F4" w14:textId="77777777" w:rsidR="008B1CEF" w:rsidRPr="006A06CC" w:rsidRDefault="008B1CEF" w:rsidP="008B1CEF">
      <w:pPr>
        <w:rPr>
          <w:lang w:eastAsia="zh-TW"/>
        </w:rPr>
      </w:pPr>
    </w:p>
    <w:p w14:paraId="41124C51" w14:textId="4AAF81BC" w:rsidR="008B1CEF" w:rsidRPr="006A06CC" w:rsidRDefault="008B1CEF" w:rsidP="008B1CEF">
      <w:pPr>
        <w:rPr>
          <w:lang w:eastAsia="zh-TW"/>
        </w:rPr>
      </w:pPr>
      <w:r>
        <w:rPr>
          <w:rFonts w:hint="eastAsia"/>
          <w:lang w:eastAsia="zh-TW"/>
        </w:rPr>
        <w:t xml:space="preserve">　　　　　　　　　　　　　　　　　　　　　　　　　　　令和</w:t>
      </w:r>
      <w:r w:rsidRPr="006A06CC">
        <w:rPr>
          <w:rFonts w:hint="eastAsia"/>
          <w:lang w:eastAsia="zh-TW"/>
        </w:rPr>
        <w:t xml:space="preserve"> </w:t>
      </w:r>
      <w:r w:rsidRPr="006A06CC">
        <w:rPr>
          <w:rFonts w:hint="eastAsia"/>
          <w:lang w:eastAsia="zh-TW"/>
        </w:rPr>
        <w:t xml:space="preserve">　</w:t>
      </w:r>
      <w:r>
        <w:rPr>
          <w:rFonts w:hint="eastAsia"/>
          <w:lang w:eastAsia="zh-TW"/>
        </w:rPr>
        <w:t>７</w:t>
      </w:r>
      <w:r w:rsidRPr="006A06CC">
        <w:rPr>
          <w:rFonts w:hint="eastAsia"/>
          <w:lang w:eastAsia="zh-TW"/>
        </w:rPr>
        <w:t>年</w:t>
      </w:r>
      <w:r w:rsidRPr="006A06CC">
        <w:rPr>
          <w:rFonts w:hint="eastAsia"/>
          <w:lang w:eastAsia="zh-TW"/>
        </w:rPr>
        <w:t xml:space="preserve"> </w:t>
      </w:r>
      <w:r w:rsidRPr="006A06CC">
        <w:rPr>
          <w:rFonts w:hint="eastAsia"/>
          <w:lang w:eastAsia="zh-TW"/>
        </w:rPr>
        <w:t xml:space="preserve">　</w:t>
      </w:r>
      <w:r>
        <w:rPr>
          <w:rFonts w:hint="eastAsia"/>
          <w:lang w:eastAsia="zh-TW"/>
        </w:rPr>
        <w:t>２</w:t>
      </w:r>
      <w:r w:rsidRPr="006A06CC">
        <w:rPr>
          <w:rFonts w:hint="eastAsia"/>
          <w:lang w:eastAsia="zh-TW"/>
        </w:rPr>
        <w:t xml:space="preserve"> </w:t>
      </w:r>
      <w:r w:rsidRPr="006A06CC">
        <w:rPr>
          <w:rFonts w:hint="eastAsia"/>
          <w:lang w:eastAsia="zh-TW"/>
        </w:rPr>
        <w:t>月</w:t>
      </w:r>
      <w:r w:rsidRPr="006A06CC">
        <w:rPr>
          <w:rFonts w:hint="eastAsia"/>
          <w:lang w:eastAsia="zh-TW"/>
        </w:rPr>
        <w:t xml:space="preserve"> </w:t>
      </w:r>
      <w:r w:rsidRPr="006A06CC">
        <w:rPr>
          <w:rFonts w:hint="eastAsia"/>
          <w:lang w:eastAsia="zh-TW"/>
        </w:rPr>
        <w:t xml:space="preserve">　</w:t>
      </w:r>
      <w:r>
        <w:rPr>
          <w:rFonts w:hint="eastAsia"/>
          <w:lang w:eastAsia="zh-TW"/>
        </w:rPr>
        <w:t>１</w:t>
      </w:r>
      <w:r w:rsidRPr="006A06CC">
        <w:rPr>
          <w:rFonts w:hint="eastAsia"/>
          <w:lang w:eastAsia="zh-TW"/>
        </w:rPr>
        <w:t xml:space="preserve"> </w:t>
      </w:r>
      <w:r w:rsidRPr="006A06CC">
        <w:rPr>
          <w:rFonts w:hint="eastAsia"/>
          <w:lang w:eastAsia="zh-TW"/>
        </w:rPr>
        <w:t>日</w:t>
      </w:r>
    </w:p>
    <w:p w14:paraId="77A8A401" w14:textId="77777777" w:rsidR="00BD5A56" w:rsidRPr="00C76189" w:rsidRDefault="00BD5A56" w:rsidP="00BD5A56">
      <w:r w:rsidRPr="00C76189">
        <w:rPr>
          <w:rFonts w:hint="eastAsia"/>
        </w:rPr>
        <w:t>（委託業務監督課・事務所）</w:t>
      </w:r>
    </w:p>
    <w:p w14:paraId="773DF6CF" w14:textId="77777777" w:rsidR="008B1CEF" w:rsidRDefault="008B1CEF" w:rsidP="008B1CEF"/>
    <w:p w14:paraId="4A5DD982" w14:textId="77777777" w:rsidR="00BD5A56" w:rsidRPr="00BD5A56" w:rsidRDefault="008B1CEF" w:rsidP="00BD5A56">
      <w:pPr>
        <w:rPr>
          <w:sz w:val="24"/>
          <w:szCs w:val="24"/>
          <w:u w:val="single"/>
        </w:rPr>
      </w:pPr>
      <w:r w:rsidRPr="00BD5A56">
        <w:rPr>
          <w:rFonts w:hint="eastAsia"/>
          <w:sz w:val="24"/>
          <w:szCs w:val="24"/>
          <w:u w:val="single"/>
        </w:rPr>
        <w:t xml:space="preserve">　</w:t>
      </w:r>
      <w:r w:rsidR="00BD5A56" w:rsidRPr="00BD5A56">
        <w:rPr>
          <w:rFonts w:hint="eastAsia"/>
          <w:sz w:val="24"/>
          <w:szCs w:val="24"/>
          <w:u w:val="single"/>
        </w:rPr>
        <w:t>脱炭素・ＧＲＥＥＮ×ＥＸＰＯ推進局上瀬谷整備事務所</w:t>
      </w:r>
    </w:p>
    <w:p w14:paraId="1F325B50" w14:textId="14F9920D" w:rsidR="008B1CEF" w:rsidRDefault="00BD5A56" w:rsidP="00BD5A56">
      <w:pPr>
        <w:rPr>
          <w:sz w:val="24"/>
          <w:szCs w:val="24"/>
          <w:u w:val="single"/>
        </w:rPr>
      </w:pPr>
      <w:r w:rsidRPr="00BD5A56">
        <w:rPr>
          <w:rFonts w:hint="eastAsia"/>
          <w:sz w:val="24"/>
          <w:szCs w:val="24"/>
          <w:u w:val="single"/>
        </w:rPr>
        <w:t>上瀬谷公園整備課</w:t>
      </w:r>
      <w:r>
        <w:rPr>
          <w:rFonts w:hint="eastAsia"/>
          <w:sz w:val="24"/>
          <w:szCs w:val="24"/>
          <w:u w:val="single"/>
        </w:rPr>
        <w:t xml:space="preserve">　殿</w:t>
      </w:r>
    </w:p>
    <w:tbl>
      <w:tblPr>
        <w:tblW w:w="9356" w:type="dxa"/>
        <w:jc w:val="center"/>
        <w:tblCellMar>
          <w:left w:w="28" w:type="dxa"/>
          <w:right w:w="28" w:type="dxa"/>
        </w:tblCellMar>
        <w:tblLook w:val="01E0" w:firstRow="1" w:lastRow="1" w:firstColumn="1" w:lastColumn="1" w:noHBand="0" w:noVBand="0"/>
      </w:tblPr>
      <w:tblGrid>
        <w:gridCol w:w="4124"/>
        <w:gridCol w:w="1590"/>
        <w:gridCol w:w="3231"/>
        <w:gridCol w:w="411"/>
      </w:tblGrid>
      <w:tr w:rsidR="008B1CEF" w14:paraId="5E475B23" w14:textId="77777777" w:rsidTr="00293240">
        <w:trPr>
          <w:trHeight w:val="1240"/>
          <w:jc w:val="center"/>
        </w:trPr>
        <w:tc>
          <w:tcPr>
            <w:tcW w:w="4124" w:type="dxa"/>
            <w:vMerge w:val="restart"/>
            <w:vAlign w:val="center"/>
          </w:tcPr>
          <w:p w14:paraId="69E5C621" w14:textId="77777777" w:rsidR="008B1CEF" w:rsidRDefault="008B1CEF" w:rsidP="00293240"/>
        </w:tc>
        <w:tc>
          <w:tcPr>
            <w:tcW w:w="1590" w:type="dxa"/>
            <w:vAlign w:val="center"/>
          </w:tcPr>
          <w:p w14:paraId="2EEED76D" w14:textId="77777777" w:rsidR="008B1CEF" w:rsidRDefault="008B1CEF" w:rsidP="00293240">
            <w:pPr>
              <w:ind w:left="210" w:hanging="210"/>
            </w:pPr>
            <w:r>
              <w:rPr>
                <w:rFonts w:hint="eastAsia"/>
              </w:rPr>
              <w:t>受託者（社名）</w:t>
            </w:r>
          </w:p>
        </w:tc>
        <w:tc>
          <w:tcPr>
            <w:tcW w:w="3642" w:type="dxa"/>
            <w:gridSpan w:val="2"/>
            <w:vAlign w:val="center"/>
          </w:tcPr>
          <w:p w14:paraId="3C0C3878" w14:textId="5E3523D7" w:rsidR="00BD5A56" w:rsidDel="000F7E30" w:rsidRDefault="00BD5A56" w:rsidP="008B1CEF">
            <w:pPr>
              <w:jc w:val="center"/>
              <w:rPr>
                <w:del w:id="0" w:author="本田志保" w:date="2025-02-06T13:47:00Z" w16du:dateUtc="2025-02-06T04:47:00Z"/>
                <w:spacing w:val="-14"/>
                <w:sz w:val="20"/>
                <w:szCs w:val="20"/>
                <w:lang w:eastAsia="zh-TW"/>
              </w:rPr>
            </w:pPr>
            <w:del w:id="1" w:author="本田志保" w:date="2025-02-06T13:47:00Z" w16du:dateUtc="2025-02-06T04:47:00Z">
              <w:r w:rsidRPr="00BD5A56" w:rsidDel="000F7E30">
                <w:rPr>
                  <w:rFonts w:hint="eastAsia"/>
                  <w:spacing w:val="-14"/>
                  <w:sz w:val="20"/>
                  <w:szCs w:val="20"/>
                  <w:lang w:eastAsia="zh-TW"/>
                </w:rPr>
                <w:delText>東京都千代田区麹町三丁目</w:delText>
              </w:r>
              <w:r w:rsidRPr="00BD5A56" w:rsidDel="000F7E30">
                <w:rPr>
                  <w:rFonts w:hint="eastAsia"/>
                  <w:spacing w:val="-14"/>
                  <w:sz w:val="20"/>
                  <w:szCs w:val="20"/>
                  <w:lang w:eastAsia="zh-TW"/>
                </w:rPr>
                <w:delText>7</w:delText>
              </w:r>
              <w:r w:rsidRPr="00BD5A56" w:rsidDel="000F7E30">
                <w:rPr>
                  <w:rFonts w:hint="eastAsia"/>
                  <w:spacing w:val="-14"/>
                  <w:sz w:val="20"/>
                  <w:szCs w:val="20"/>
                  <w:lang w:eastAsia="zh-TW"/>
                </w:rPr>
                <w:delText>番地</w:delText>
              </w:r>
              <w:r w:rsidRPr="00BD5A56" w:rsidDel="000F7E30">
                <w:rPr>
                  <w:rFonts w:hint="eastAsia"/>
                  <w:spacing w:val="-14"/>
                  <w:sz w:val="20"/>
                  <w:szCs w:val="20"/>
                  <w:lang w:eastAsia="zh-TW"/>
                </w:rPr>
                <w:delText>6</w:delText>
              </w:r>
            </w:del>
          </w:p>
          <w:p w14:paraId="6CA5FD43" w14:textId="53FA1533" w:rsidR="008B1CEF" w:rsidRPr="008B1CEF" w:rsidRDefault="008B1CEF" w:rsidP="008B1CEF">
            <w:pPr>
              <w:jc w:val="center"/>
              <w:rPr>
                <w:spacing w:val="-14"/>
                <w:sz w:val="20"/>
                <w:szCs w:val="20"/>
                <w:lang w:eastAsia="zh-TW"/>
              </w:rPr>
            </w:pPr>
            <w:r w:rsidRPr="008B1CEF">
              <w:rPr>
                <w:rFonts w:hint="eastAsia"/>
                <w:spacing w:val="-14"/>
                <w:sz w:val="20"/>
                <w:szCs w:val="20"/>
                <w:lang w:eastAsia="zh-TW"/>
              </w:rPr>
              <w:t>(</w:t>
            </w:r>
            <w:r w:rsidRPr="008B1CEF">
              <w:rPr>
                <w:rFonts w:hint="eastAsia"/>
                <w:spacing w:val="-14"/>
                <w:sz w:val="20"/>
                <w:szCs w:val="20"/>
                <w:lang w:eastAsia="zh-TW"/>
              </w:rPr>
              <w:t>仮称</w:t>
            </w:r>
            <w:r w:rsidRPr="008B1CEF">
              <w:rPr>
                <w:rFonts w:hint="eastAsia"/>
                <w:spacing w:val="-14"/>
                <w:sz w:val="20"/>
                <w:szCs w:val="20"/>
                <w:lang w:eastAsia="zh-TW"/>
              </w:rPr>
              <w:t>)</w:t>
            </w:r>
            <w:r w:rsidRPr="008B1CEF">
              <w:rPr>
                <w:rFonts w:hint="eastAsia"/>
                <w:spacing w:val="-14"/>
                <w:sz w:val="20"/>
                <w:szCs w:val="20"/>
                <w:lang w:eastAsia="zh-TW"/>
              </w:rPr>
              <w:t>旧上瀬谷通信施設公園実施設計業務委託</w:t>
            </w:r>
          </w:p>
          <w:p w14:paraId="1BCB389B" w14:textId="36F1D68C" w:rsidR="008B1CEF" w:rsidRPr="008B1CEF" w:rsidRDefault="008B1CEF" w:rsidP="008B1CEF">
            <w:pPr>
              <w:jc w:val="center"/>
              <w:rPr>
                <w:spacing w:val="-14"/>
                <w:sz w:val="20"/>
                <w:szCs w:val="20"/>
              </w:rPr>
            </w:pPr>
            <w:r w:rsidRPr="008B1CEF">
              <w:rPr>
                <w:rFonts w:hint="eastAsia"/>
                <w:spacing w:val="-14"/>
                <w:sz w:val="20"/>
                <w:szCs w:val="20"/>
              </w:rPr>
              <w:t>プレック研究所・ランズ計画研究所共同企業体</w:t>
            </w:r>
          </w:p>
        </w:tc>
      </w:tr>
      <w:tr w:rsidR="008B1CEF" w14:paraId="6A9A7C5A" w14:textId="77777777" w:rsidTr="00293240">
        <w:trPr>
          <w:trHeight w:val="1039"/>
          <w:jc w:val="center"/>
        </w:trPr>
        <w:tc>
          <w:tcPr>
            <w:tcW w:w="4124" w:type="dxa"/>
            <w:vMerge/>
            <w:vAlign w:val="center"/>
          </w:tcPr>
          <w:p w14:paraId="72803CD5" w14:textId="77777777" w:rsidR="008B1CEF" w:rsidRDefault="008B1CEF" w:rsidP="00293240"/>
        </w:tc>
        <w:tc>
          <w:tcPr>
            <w:tcW w:w="1590" w:type="dxa"/>
            <w:vAlign w:val="center"/>
          </w:tcPr>
          <w:p w14:paraId="3CAA9F88" w14:textId="77777777" w:rsidR="008B1CEF" w:rsidRDefault="008B1CEF" w:rsidP="00293240">
            <w:pPr>
              <w:ind w:left="210" w:hanging="210"/>
            </w:pPr>
            <w:r>
              <w:rPr>
                <w:rFonts w:hint="eastAsia"/>
              </w:rPr>
              <w:t>現場責任者氏名</w:t>
            </w:r>
          </w:p>
        </w:tc>
        <w:tc>
          <w:tcPr>
            <w:tcW w:w="3231" w:type="dxa"/>
            <w:vAlign w:val="center"/>
          </w:tcPr>
          <w:p w14:paraId="78B6EA76" w14:textId="38C300C0" w:rsidR="008B1CEF" w:rsidRDefault="008B1CEF" w:rsidP="00293240">
            <w:pPr>
              <w:ind w:left="210" w:hanging="210"/>
              <w:jc w:val="center"/>
            </w:pPr>
            <w:r>
              <w:rPr>
                <w:rFonts w:hint="eastAsia"/>
              </w:rPr>
              <w:t>北島　佳浩</w:t>
            </w:r>
          </w:p>
        </w:tc>
        <w:tc>
          <w:tcPr>
            <w:tcW w:w="411" w:type="dxa"/>
            <w:vAlign w:val="center"/>
          </w:tcPr>
          <w:p w14:paraId="1C4DAAB4" w14:textId="77777777" w:rsidR="008B1CEF" w:rsidRDefault="008B1CEF" w:rsidP="00293240">
            <w:pPr>
              <w:ind w:left="210" w:hanging="210"/>
              <w:jc w:val="center"/>
            </w:pPr>
          </w:p>
        </w:tc>
      </w:tr>
    </w:tbl>
    <w:p w14:paraId="43A1750B" w14:textId="59C3AD01" w:rsidR="008B1CEF" w:rsidRDefault="008B1CEF" w:rsidP="008B1CEF">
      <w:pPr>
        <w:ind w:firstLineChars="1000" w:firstLine="2100"/>
      </w:pPr>
    </w:p>
    <w:p w14:paraId="2413F380" w14:textId="3579CEB7" w:rsidR="008B1CEF" w:rsidRDefault="008B1CEF" w:rsidP="008B1CEF">
      <w:r>
        <w:rPr>
          <w:rFonts w:hint="eastAsia"/>
        </w:rPr>
        <w:t xml:space="preserve">　次の業務計画書を、</w:t>
      </w:r>
      <w:ins w:id="2" w:author="本田志保" w:date="2025-02-06T13:48:00Z" w16du:dateUtc="2025-02-06T04:48:00Z">
        <w:r w:rsidR="000F7E30">
          <w:rPr>
            <w:rFonts w:hint="eastAsia"/>
          </w:rPr>
          <w:t>土木設計業務共通仕様書</w:t>
        </w:r>
      </w:ins>
      <w:del w:id="3" w:author="本田志保" w:date="2025-02-06T13:48:00Z" w16du:dateUtc="2025-02-06T04:48:00Z">
        <w:r w:rsidDel="000F7E30">
          <w:rPr>
            <w:rFonts w:hint="eastAsia"/>
          </w:rPr>
          <w:delText xml:space="preserve">　　　　　　　　　　　　</w:delText>
        </w:r>
      </w:del>
      <w:r>
        <w:rPr>
          <w:rFonts w:hint="eastAsia"/>
        </w:rPr>
        <w:t>の規定に準じて提出します。</w:t>
      </w:r>
    </w:p>
    <w:p w14:paraId="2C713A70" w14:textId="4E3C65D8" w:rsidR="008B1CEF" w:rsidRDefault="000F7E30" w:rsidP="008B1CEF">
      <w:pPr>
        <w:ind w:firstLineChars="1100" w:firstLine="2310"/>
      </w:pPr>
      <w:del w:id="4" w:author="本田志保" w:date="2025-02-06T13:48:00Z" w16du:dateUtc="2025-02-06T04:48:00Z">
        <w:r w:rsidDel="000F7E30">
          <w:rPr>
            <w:rFonts w:hint="eastAsia"/>
            <w:noProof/>
          </w:rPr>
          <mc:AlternateContent>
            <mc:Choice Requires="wps">
              <w:drawing>
                <wp:anchor distT="0" distB="0" distL="114300" distR="114300" simplePos="0" relativeHeight="251658752" behindDoc="0" locked="0" layoutInCell="1" allowOverlap="1" wp14:anchorId="3F2EA8BF" wp14:editId="7C255231">
                  <wp:simplePos x="0" y="0"/>
                  <wp:positionH relativeFrom="column">
                    <wp:posOffset>3799205</wp:posOffset>
                  </wp:positionH>
                  <wp:positionV relativeFrom="paragraph">
                    <wp:posOffset>67945</wp:posOffset>
                  </wp:positionV>
                  <wp:extent cx="1803400" cy="634134"/>
                  <wp:effectExtent l="0" t="0" r="0" b="0"/>
                  <wp:wrapNone/>
                  <wp:docPr id="1" name="Text Box 4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63413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ABB821" w14:textId="77777777" w:rsidR="008B1CEF" w:rsidRDefault="008B1CEF" w:rsidP="008B1CEF">
                              <w:pPr>
                                <w:rPr>
                                  <w:lang w:eastAsia="zh-TW"/>
                                </w:rPr>
                              </w:pPr>
                              <w:r>
                                <w:rPr>
                                  <w:rFonts w:hint="eastAsia"/>
                                  <w:lang w:eastAsia="zh-TW"/>
                                </w:rPr>
                                <w:t>横浜市土木工事共通仕様書土木設計業務共通仕様書等</w:t>
                              </w:r>
                            </w:p>
                            <w:p w14:paraId="48C37F7D" w14:textId="77777777" w:rsidR="008B1CEF" w:rsidRDefault="008B1CEF" w:rsidP="008B1CEF">
                              <w:pPr>
                                <w:ind w:left="210" w:hanging="210"/>
                                <w:rPr>
                                  <w:lang w:eastAsia="zh-TW"/>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2EA8BF" id="_x0000_t202" coordsize="21600,21600" o:spt="202" path="m,l,21600r21600,l21600,xe">
                  <v:stroke joinstyle="miter"/>
                  <v:path gradientshapeok="t" o:connecttype="rect"/>
                </v:shapetype>
                <v:shape id="Text Box 497" o:spid="_x0000_s1026" type="#_x0000_t202" style="position:absolute;left:0;text-align:left;margin-left:299.15pt;margin-top:5.35pt;width:142pt;height:49.9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" filled="f" stroked="f">
                  <v:textbox>
                    <w:txbxContent>
                      <w:p w14:paraId="1AABB821" w14:textId="77777777" w:rsidR="008B1CEF" w:rsidRDefault="008B1CEF" w:rsidP="008B1CEF">
                        <w:pPr>
                          <w:rPr>
                            <w:lang w:eastAsia="zh-TW"/>
                          </w:rPr>
                        </w:pPr>
                        <w:r>
                          <w:rPr>
                            <w:rFonts w:hint="eastAsia"/>
                            <w:lang w:eastAsia="zh-TW"/>
                          </w:rPr>
                          <w:t>横浜市土木工事共通仕様書土木設計業務共通仕様書等</w:t>
                        </w:r>
                      </w:p>
                      <w:p w14:paraId="48C37F7D" w14:textId="77777777" w:rsidR="008B1CEF" w:rsidRDefault="008B1CEF" w:rsidP="008B1CEF">
                        <w:pPr>
                          <w:ind w:left="210" w:hanging="210"/>
                          <w:rPr>
                            <w:lang w:eastAsia="zh-TW"/>
                          </w:rPr>
                        </w:pPr>
                      </w:p>
                    </w:txbxContent>
                  </v:textbox>
                </v:shape>
              </w:pict>
            </mc:Fallback>
          </mc:AlternateContent>
        </w:r>
      </w:del>
    </w:p>
    <w:p w14:paraId="0EDB925D" w14:textId="77777777" w:rsidR="008B1CEF" w:rsidRDefault="008B1CEF" w:rsidP="008B1CEF"/>
    <w:tbl>
      <w:tblPr>
        <w:tblW w:w="935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268"/>
        <w:gridCol w:w="7088"/>
      </w:tblGrid>
      <w:tr w:rsidR="008B1CEF" w14:paraId="04D75DC8" w14:textId="77777777" w:rsidTr="00293240">
        <w:trPr>
          <w:trHeight w:hRule="exact" w:val="1361"/>
          <w:jc w:val="center"/>
        </w:trPr>
        <w:tc>
          <w:tcPr>
            <w:tcW w:w="2268" w:type="dxa"/>
            <w:vAlign w:val="center"/>
          </w:tcPr>
          <w:p w14:paraId="188AABB1" w14:textId="77777777" w:rsidR="008B1CEF" w:rsidRDefault="008B1CEF" w:rsidP="00293240">
            <w:pPr>
              <w:jc w:val="center"/>
            </w:pPr>
            <w:r>
              <w:rPr>
                <w:rFonts w:hint="eastAsia"/>
              </w:rPr>
              <w:t>委</w:t>
            </w:r>
            <w:r>
              <w:rPr>
                <w:rFonts w:hint="eastAsia"/>
              </w:rPr>
              <w:t xml:space="preserve">    </w:t>
            </w:r>
            <w:r>
              <w:rPr>
                <w:rFonts w:hint="eastAsia"/>
              </w:rPr>
              <w:t>託　　名</w:t>
            </w:r>
          </w:p>
        </w:tc>
        <w:tc>
          <w:tcPr>
            <w:tcW w:w="0" w:type="auto"/>
            <w:vAlign w:val="center"/>
          </w:tcPr>
          <w:p w14:paraId="1AE957BB" w14:textId="7F4D1399" w:rsidR="008B1CEF" w:rsidRDefault="008B1CEF" w:rsidP="00293240">
            <w:pPr>
              <w:rPr>
                <w:lang w:eastAsia="zh-TW"/>
              </w:rPr>
            </w:pPr>
            <w:r w:rsidRPr="008B1CEF">
              <w:rPr>
                <w:rFonts w:hint="eastAsia"/>
                <w:lang w:eastAsia="zh-TW"/>
              </w:rPr>
              <w:t>（仮称）旧上瀬谷通信施設公園東地区汚水管設計委託</w:t>
            </w:r>
          </w:p>
        </w:tc>
      </w:tr>
    </w:tbl>
    <w:p w14:paraId="553561A6" w14:textId="77777777" w:rsidR="008B1CEF" w:rsidRDefault="008B1CEF" w:rsidP="008B1CEF">
      <w:pPr>
        <w:rPr>
          <w:lang w:eastAsia="zh-TW"/>
        </w:rPr>
      </w:pPr>
    </w:p>
    <w:p w14:paraId="62D8E31C" w14:textId="77777777" w:rsidR="008B1CEF" w:rsidRDefault="008B1CEF" w:rsidP="008B1CEF">
      <w:pPr>
        <w:rPr>
          <w:lang w:eastAsia="zh-TW"/>
        </w:rPr>
      </w:pPr>
    </w:p>
    <w:p w14:paraId="3578B6B7" w14:textId="77777777" w:rsidR="008B1CEF" w:rsidRDefault="008B1CEF" w:rsidP="008B1CEF">
      <w:pPr>
        <w:rPr>
          <w:lang w:eastAsia="zh-TW"/>
        </w:rPr>
      </w:pPr>
    </w:p>
    <w:p w14:paraId="358D84F3" w14:textId="77777777" w:rsidR="008B1CEF" w:rsidRDefault="008B1CEF" w:rsidP="008B1CEF">
      <w:pPr>
        <w:rPr>
          <w:lang w:eastAsia="zh-TW"/>
        </w:rPr>
      </w:pPr>
    </w:p>
    <w:p w14:paraId="11323C64" w14:textId="77777777" w:rsidR="008B1CEF" w:rsidRDefault="008B1CEF" w:rsidP="008B1CEF">
      <w:pPr>
        <w:rPr>
          <w:lang w:eastAsia="zh-TW"/>
        </w:rPr>
      </w:pPr>
    </w:p>
    <w:p w14:paraId="4F438133" w14:textId="77777777" w:rsidR="008B1CEF" w:rsidRDefault="008B1CEF" w:rsidP="008B1CEF">
      <w:pPr>
        <w:rPr>
          <w:lang w:eastAsia="zh-TW"/>
        </w:rPr>
      </w:pPr>
    </w:p>
    <w:tbl>
      <w:tblPr>
        <w:tblW w:w="935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57" w:type="dxa"/>
          <w:right w:w="57" w:type="dxa"/>
        </w:tblCellMar>
        <w:tblLook w:val="01E0" w:firstRow="1" w:lastRow="1" w:firstColumn="1" w:lastColumn="1" w:noHBand="0" w:noVBand="0"/>
      </w:tblPr>
      <w:tblGrid>
        <w:gridCol w:w="4762"/>
        <w:gridCol w:w="1376"/>
        <w:gridCol w:w="1376"/>
        <w:gridCol w:w="1842"/>
      </w:tblGrid>
      <w:tr w:rsidR="008B1CEF" w14:paraId="0CCE15E0" w14:textId="77777777" w:rsidTr="00293240">
        <w:trPr>
          <w:trHeight w:hRule="exact" w:val="527"/>
          <w:jc w:val="center"/>
        </w:trPr>
        <w:tc>
          <w:tcPr>
            <w:tcW w:w="0" w:type="auto"/>
            <w:tcBorders>
              <w:top w:val="nil"/>
              <w:left w:val="nil"/>
              <w:bottom w:val="nil"/>
              <w:right w:val="single" w:sz="4" w:space="0" w:color="auto"/>
            </w:tcBorders>
            <w:vAlign w:val="center"/>
          </w:tcPr>
          <w:p w14:paraId="6BC05632" w14:textId="77777777" w:rsidR="008B1CEF" w:rsidRDefault="008B1CEF" w:rsidP="00293240">
            <w:pPr>
              <w:rPr>
                <w:lang w:eastAsia="zh-TW"/>
              </w:rPr>
            </w:pPr>
          </w:p>
        </w:tc>
        <w:tc>
          <w:tcPr>
            <w:tcW w:w="1376" w:type="dxa"/>
            <w:tcBorders>
              <w:top w:val="single" w:sz="4" w:space="0" w:color="auto"/>
              <w:left w:val="single" w:sz="4" w:space="0" w:color="auto"/>
              <w:bottom w:val="single" w:sz="4" w:space="0" w:color="auto"/>
              <w:right w:val="single" w:sz="4" w:space="0" w:color="auto"/>
            </w:tcBorders>
            <w:vAlign w:val="center"/>
          </w:tcPr>
          <w:p w14:paraId="4CB79FBE" w14:textId="77777777" w:rsidR="008B1CEF" w:rsidRDefault="008B1CEF" w:rsidP="00293240">
            <w:pPr>
              <w:jc w:val="center"/>
            </w:pPr>
            <w:r>
              <w:rPr>
                <w:rFonts w:hint="eastAsia"/>
              </w:rPr>
              <w:t>総括監督員</w:t>
            </w:r>
          </w:p>
        </w:tc>
        <w:tc>
          <w:tcPr>
            <w:tcW w:w="1376" w:type="dxa"/>
            <w:tcBorders>
              <w:top w:val="single" w:sz="4" w:space="0" w:color="auto"/>
              <w:left w:val="single" w:sz="4" w:space="0" w:color="auto"/>
              <w:bottom w:val="single" w:sz="4" w:space="0" w:color="auto"/>
              <w:right w:val="single" w:sz="4" w:space="0" w:color="auto"/>
            </w:tcBorders>
            <w:vAlign w:val="center"/>
          </w:tcPr>
          <w:p w14:paraId="3B78254C" w14:textId="77777777" w:rsidR="008B1CEF" w:rsidRDefault="008B1CEF" w:rsidP="00293240">
            <w:pPr>
              <w:jc w:val="center"/>
            </w:pPr>
            <w:r>
              <w:rPr>
                <w:rFonts w:hint="eastAsia"/>
              </w:rPr>
              <w:t>主任監督員</w:t>
            </w:r>
          </w:p>
        </w:tc>
        <w:tc>
          <w:tcPr>
            <w:tcW w:w="1842" w:type="dxa"/>
            <w:tcBorders>
              <w:top w:val="single" w:sz="4" w:space="0" w:color="auto"/>
              <w:left w:val="single" w:sz="4" w:space="0" w:color="auto"/>
              <w:bottom w:val="single" w:sz="4" w:space="0" w:color="auto"/>
              <w:right w:val="single" w:sz="4" w:space="0" w:color="auto"/>
            </w:tcBorders>
            <w:vAlign w:val="center"/>
          </w:tcPr>
          <w:p w14:paraId="0B3BB652" w14:textId="77777777" w:rsidR="008B1CEF" w:rsidRDefault="008B1CEF" w:rsidP="00293240">
            <w:pPr>
              <w:jc w:val="center"/>
            </w:pPr>
            <w:r>
              <w:rPr>
                <w:rFonts w:hint="eastAsia"/>
              </w:rPr>
              <w:t>担</w:t>
            </w:r>
            <w:r>
              <w:rPr>
                <w:rFonts w:hint="eastAsia"/>
              </w:rPr>
              <w:t xml:space="preserve"> </w:t>
            </w:r>
            <w:r>
              <w:rPr>
                <w:rFonts w:hint="eastAsia"/>
              </w:rPr>
              <w:t>当</w:t>
            </w:r>
            <w:r>
              <w:rPr>
                <w:rFonts w:hint="eastAsia"/>
              </w:rPr>
              <w:t xml:space="preserve"> </w:t>
            </w:r>
            <w:r>
              <w:rPr>
                <w:rFonts w:hint="eastAsia"/>
              </w:rPr>
              <w:t>監</w:t>
            </w:r>
            <w:r>
              <w:rPr>
                <w:rFonts w:hint="eastAsia"/>
              </w:rPr>
              <w:t xml:space="preserve"> </w:t>
            </w:r>
            <w:r>
              <w:rPr>
                <w:rFonts w:hint="eastAsia"/>
              </w:rPr>
              <w:t>督</w:t>
            </w:r>
            <w:r>
              <w:rPr>
                <w:rFonts w:hint="eastAsia"/>
              </w:rPr>
              <w:t xml:space="preserve"> </w:t>
            </w:r>
            <w:r>
              <w:rPr>
                <w:rFonts w:hint="eastAsia"/>
              </w:rPr>
              <w:t>員</w:t>
            </w:r>
            <w:r>
              <w:rPr>
                <w:rFonts w:hint="eastAsia"/>
              </w:rPr>
              <w:t xml:space="preserve"> </w:t>
            </w:r>
          </w:p>
        </w:tc>
      </w:tr>
      <w:tr w:rsidR="008B1CEF" w:rsidRPr="006A06CC" w14:paraId="03A651B3" w14:textId="77777777" w:rsidTr="00293240">
        <w:trPr>
          <w:trHeight w:hRule="exact" w:val="1111"/>
          <w:jc w:val="center"/>
        </w:trPr>
        <w:tc>
          <w:tcPr>
            <w:tcW w:w="0" w:type="auto"/>
            <w:tcBorders>
              <w:top w:val="nil"/>
              <w:left w:val="nil"/>
              <w:bottom w:val="nil"/>
              <w:right w:val="single" w:sz="4" w:space="0" w:color="auto"/>
            </w:tcBorders>
          </w:tcPr>
          <w:p w14:paraId="5929DAAF" w14:textId="77777777" w:rsidR="008B1CEF" w:rsidRPr="006A06CC" w:rsidRDefault="008B1CEF" w:rsidP="00293240"/>
        </w:tc>
        <w:tc>
          <w:tcPr>
            <w:tcW w:w="1376" w:type="dxa"/>
            <w:tcBorders>
              <w:top w:val="single" w:sz="4" w:space="0" w:color="auto"/>
              <w:left w:val="single" w:sz="4" w:space="0" w:color="auto"/>
              <w:bottom w:val="single" w:sz="4" w:space="0" w:color="auto"/>
              <w:right w:val="single" w:sz="4" w:space="0" w:color="auto"/>
            </w:tcBorders>
          </w:tcPr>
          <w:p w14:paraId="35B76123" w14:textId="77777777" w:rsidR="008B1CEF" w:rsidRDefault="008B1CEF" w:rsidP="00293240"/>
        </w:tc>
        <w:tc>
          <w:tcPr>
            <w:tcW w:w="1376" w:type="dxa"/>
            <w:tcBorders>
              <w:top w:val="single" w:sz="4" w:space="0" w:color="auto"/>
              <w:left w:val="single" w:sz="4" w:space="0" w:color="auto"/>
              <w:bottom w:val="single" w:sz="4" w:space="0" w:color="auto"/>
              <w:right w:val="single" w:sz="4" w:space="0" w:color="auto"/>
            </w:tcBorders>
          </w:tcPr>
          <w:p w14:paraId="57165554" w14:textId="77777777" w:rsidR="008B1CEF" w:rsidRDefault="008B1CEF" w:rsidP="00293240"/>
        </w:tc>
        <w:tc>
          <w:tcPr>
            <w:tcW w:w="1842" w:type="dxa"/>
            <w:tcBorders>
              <w:top w:val="single" w:sz="4" w:space="0" w:color="auto"/>
              <w:left w:val="single" w:sz="4" w:space="0" w:color="auto"/>
              <w:bottom w:val="single" w:sz="4" w:space="0" w:color="auto"/>
              <w:right w:val="single" w:sz="4" w:space="0" w:color="auto"/>
            </w:tcBorders>
          </w:tcPr>
          <w:p w14:paraId="0ED45AA6" w14:textId="77777777" w:rsidR="008B1CEF" w:rsidRDefault="008B1CEF" w:rsidP="00293240"/>
        </w:tc>
      </w:tr>
    </w:tbl>
    <w:p w14:paraId="1E98E6C5" w14:textId="77777777" w:rsidR="008B1CEF" w:rsidRPr="006A06CC" w:rsidRDefault="008B1CEF" w:rsidP="008B1CEF"/>
    <w:p w14:paraId="6AD9C385" w14:textId="77777777" w:rsidR="008B1CEF" w:rsidRPr="006A06CC" w:rsidRDefault="008B1CEF" w:rsidP="008B1CEF"/>
    <w:p w14:paraId="245B5E77" w14:textId="386E7039" w:rsidR="002F211C" w:rsidRDefault="002F211C" w:rsidP="002F211C"/>
    <w:p w14:paraId="6043B0F4" w14:textId="77777777" w:rsidR="002F211C" w:rsidRDefault="002F211C" w:rsidP="002F211C"/>
    <w:p w14:paraId="1FE8638C" w14:textId="77777777" w:rsidR="002F211C" w:rsidRDefault="002F211C" w:rsidP="002F211C"/>
    <w:p w14:paraId="313FC2B5" w14:textId="77777777" w:rsidR="002F211C" w:rsidRDefault="002F211C" w:rsidP="002F211C"/>
    <w:p w14:paraId="761D7337" w14:textId="77777777" w:rsidR="002F211C" w:rsidRPr="002F211C" w:rsidRDefault="002F211C" w:rsidP="002F211C"/>
    <w:p w14:paraId="011C3E63" w14:textId="4B62EFFA" w:rsidR="009D14FF" w:rsidRPr="009D14FF" w:rsidRDefault="00C86AFA" w:rsidP="002F211C">
      <w:pPr>
        <w:rPr>
          <w:sz w:val="20"/>
          <w:szCs w:val="20"/>
          <w:lang w:eastAsia="zh-TW"/>
        </w:rPr>
      </w:pPr>
      <w:r w:rsidRPr="00C86AFA">
        <w:rPr>
          <w:rFonts w:ascii="Meiryo UI" w:eastAsia="Meiryo UI" w:hAnsi="Meiryo UI" w:hint="eastAsia"/>
          <w:sz w:val="36"/>
          <w:szCs w:val="36"/>
          <w:lang w:eastAsia="zh-TW"/>
        </w:rPr>
        <w:t>（仮称）旧上瀬谷通信施設公園東地区汚水管設計委託</w:t>
      </w:r>
    </w:p>
    <w:p w14:paraId="34040AD7" w14:textId="77777777" w:rsidR="00681183" w:rsidRPr="009D14FF" w:rsidRDefault="002F211C" w:rsidP="002F211C">
      <w:pPr>
        <w:jc w:val="center"/>
        <w:rPr>
          <w:rFonts w:ascii="Meiryo UI" w:eastAsia="Meiryo UI" w:hAnsi="Meiryo UI"/>
          <w:sz w:val="36"/>
          <w:szCs w:val="36"/>
          <w:lang w:eastAsia="zh-TW"/>
        </w:rPr>
      </w:pPr>
      <w:r w:rsidRPr="009D14FF">
        <w:rPr>
          <w:rFonts w:ascii="Meiryo UI" w:eastAsia="Meiryo UI" w:hAnsi="Meiryo UI" w:hint="eastAsia"/>
          <w:sz w:val="36"/>
          <w:szCs w:val="36"/>
          <w:lang w:eastAsia="zh-TW"/>
        </w:rPr>
        <w:t>業務計画書</w:t>
      </w:r>
    </w:p>
    <w:p w14:paraId="1A209A79" w14:textId="77777777" w:rsidR="002F211C" w:rsidRPr="002F211C" w:rsidRDefault="002F211C" w:rsidP="002F211C">
      <w:pPr>
        <w:rPr>
          <w:lang w:eastAsia="zh-TW"/>
        </w:rPr>
      </w:pPr>
    </w:p>
    <w:p w14:paraId="6FD2C88E" w14:textId="77777777" w:rsidR="002F211C" w:rsidRDefault="002F211C" w:rsidP="002F211C">
      <w:pPr>
        <w:rPr>
          <w:lang w:eastAsia="zh-TW"/>
        </w:rPr>
      </w:pPr>
    </w:p>
    <w:p w14:paraId="7FEC932C" w14:textId="77777777" w:rsidR="00BD3B71" w:rsidRDefault="00BD3B71" w:rsidP="002F211C">
      <w:pPr>
        <w:rPr>
          <w:lang w:eastAsia="zh-TW"/>
        </w:rPr>
      </w:pPr>
    </w:p>
    <w:p w14:paraId="1FBDE98D" w14:textId="77777777" w:rsidR="00BD3B71" w:rsidRDefault="00BD3B71" w:rsidP="002F211C">
      <w:pPr>
        <w:rPr>
          <w:lang w:eastAsia="zh-TW"/>
        </w:rPr>
      </w:pPr>
    </w:p>
    <w:p w14:paraId="73D3FC27" w14:textId="77777777" w:rsidR="00BD3B71" w:rsidRDefault="00BD3B71" w:rsidP="002F211C">
      <w:pPr>
        <w:rPr>
          <w:lang w:eastAsia="zh-TW"/>
        </w:rPr>
      </w:pPr>
    </w:p>
    <w:p w14:paraId="0464DD0F" w14:textId="77777777" w:rsidR="002F211C" w:rsidRDefault="002F211C" w:rsidP="002F211C">
      <w:pPr>
        <w:rPr>
          <w:lang w:eastAsia="zh-TW"/>
        </w:rPr>
      </w:pPr>
    </w:p>
    <w:p w14:paraId="18B9D1BF" w14:textId="77777777" w:rsidR="002F211C" w:rsidRDefault="002F211C" w:rsidP="002F211C">
      <w:pPr>
        <w:rPr>
          <w:lang w:eastAsia="zh-TW"/>
        </w:rPr>
      </w:pPr>
    </w:p>
    <w:p w14:paraId="2BB056A4" w14:textId="77777777" w:rsidR="002F211C" w:rsidRDefault="002F211C" w:rsidP="002F211C">
      <w:pPr>
        <w:rPr>
          <w:lang w:eastAsia="zh-TW"/>
        </w:rPr>
      </w:pPr>
    </w:p>
    <w:p w14:paraId="26F8ABA5" w14:textId="77777777" w:rsidR="002F211C" w:rsidRDefault="002F211C" w:rsidP="002F211C">
      <w:pPr>
        <w:rPr>
          <w:lang w:eastAsia="zh-TW"/>
        </w:rPr>
      </w:pPr>
    </w:p>
    <w:p w14:paraId="2CDD9928" w14:textId="77777777" w:rsidR="002F211C" w:rsidRDefault="002F211C" w:rsidP="002F211C">
      <w:pPr>
        <w:rPr>
          <w:lang w:eastAsia="zh-TW"/>
        </w:rPr>
      </w:pPr>
    </w:p>
    <w:p w14:paraId="4C49608F" w14:textId="77777777" w:rsidR="002F211C" w:rsidRDefault="002F211C" w:rsidP="002F211C">
      <w:pPr>
        <w:rPr>
          <w:lang w:eastAsia="zh-TW"/>
        </w:rPr>
      </w:pPr>
    </w:p>
    <w:p w14:paraId="360A1D4D" w14:textId="77777777" w:rsidR="002F211C" w:rsidRDefault="002F211C" w:rsidP="002F211C">
      <w:pPr>
        <w:rPr>
          <w:lang w:eastAsia="zh-TW"/>
        </w:rPr>
      </w:pPr>
    </w:p>
    <w:p w14:paraId="3D12D429" w14:textId="77777777" w:rsidR="002F211C" w:rsidRDefault="002F211C" w:rsidP="002F211C">
      <w:pPr>
        <w:rPr>
          <w:lang w:eastAsia="zh-TW"/>
        </w:rPr>
      </w:pPr>
    </w:p>
    <w:p w14:paraId="166203C9" w14:textId="77777777" w:rsidR="002F211C" w:rsidRPr="002F211C" w:rsidRDefault="002F211C" w:rsidP="002F211C">
      <w:pPr>
        <w:rPr>
          <w:lang w:eastAsia="zh-TW"/>
        </w:rPr>
      </w:pPr>
    </w:p>
    <w:p w14:paraId="4937F628" w14:textId="77777777" w:rsidR="002F211C" w:rsidRPr="002F211C" w:rsidRDefault="002F211C" w:rsidP="002F211C">
      <w:pPr>
        <w:rPr>
          <w:lang w:eastAsia="zh-TW"/>
        </w:rPr>
      </w:pPr>
    </w:p>
    <w:p w14:paraId="003C450A" w14:textId="2A32E64A" w:rsidR="003E2961" w:rsidRPr="002F211C" w:rsidRDefault="00AF5060" w:rsidP="003E2961">
      <w:pPr>
        <w:jc w:val="center"/>
        <w:rPr>
          <w:rFonts w:ascii="Meiryo UI" w:eastAsia="Meiryo UI" w:hAnsi="Meiryo UI"/>
          <w:sz w:val="36"/>
          <w:szCs w:val="36"/>
          <w:lang w:eastAsia="zh-TW"/>
        </w:rPr>
      </w:pPr>
      <w:r>
        <w:rPr>
          <w:rFonts w:ascii="Meiryo UI" w:eastAsia="Meiryo UI" w:hAnsi="Meiryo UI" w:hint="eastAsia"/>
          <w:sz w:val="36"/>
          <w:szCs w:val="36"/>
          <w:lang w:eastAsia="zh-TW"/>
        </w:rPr>
        <w:t>令和</w:t>
      </w:r>
      <w:r w:rsidR="00C86AFA">
        <w:rPr>
          <w:rFonts w:ascii="Meiryo UI" w:eastAsia="Meiryo UI" w:hAnsi="Meiryo UI" w:hint="eastAsia"/>
          <w:sz w:val="36"/>
          <w:szCs w:val="36"/>
          <w:lang w:eastAsia="zh-TW"/>
        </w:rPr>
        <w:t>7</w:t>
      </w:r>
      <w:r w:rsidR="003E2961">
        <w:rPr>
          <w:rFonts w:ascii="Meiryo UI" w:eastAsia="Meiryo UI" w:hAnsi="Meiryo UI" w:hint="eastAsia"/>
          <w:sz w:val="36"/>
          <w:szCs w:val="36"/>
          <w:lang w:eastAsia="zh-TW"/>
        </w:rPr>
        <w:t>年</w:t>
      </w:r>
      <w:r w:rsidR="00475675">
        <w:rPr>
          <w:rFonts w:ascii="Meiryo UI" w:eastAsia="Meiryo UI" w:hAnsi="Meiryo UI" w:hint="eastAsia"/>
          <w:sz w:val="36"/>
          <w:szCs w:val="36"/>
          <w:lang w:eastAsia="zh-TW"/>
        </w:rPr>
        <w:t>2</w:t>
      </w:r>
      <w:r w:rsidR="003E2961" w:rsidRPr="002F211C">
        <w:rPr>
          <w:rFonts w:ascii="Meiryo UI" w:eastAsia="Meiryo UI" w:hAnsi="Meiryo UI" w:hint="eastAsia"/>
          <w:sz w:val="36"/>
          <w:szCs w:val="36"/>
          <w:lang w:eastAsia="zh-TW"/>
        </w:rPr>
        <w:t>月</w:t>
      </w:r>
    </w:p>
    <w:p w14:paraId="23313E6B" w14:textId="77777777" w:rsidR="003E2961" w:rsidRPr="002F211C" w:rsidRDefault="003E2961" w:rsidP="003E2961">
      <w:pPr>
        <w:rPr>
          <w:lang w:eastAsia="zh-TW"/>
        </w:rPr>
      </w:pPr>
    </w:p>
    <w:p w14:paraId="630380F1" w14:textId="77777777" w:rsidR="00C86AFA" w:rsidRPr="00C86AFA" w:rsidRDefault="00C86AFA" w:rsidP="00C86AFA">
      <w:pPr>
        <w:jc w:val="center"/>
        <w:rPr>
          <w:rFonts w:ascii="Meiryo UI" w:eastAsia="Meiryo UI" w:hAnsi="Meiryo UI"/>
          <w:sz w:val="36"/>
          <w:szCs w:val="36"/>
          <w:lang w:eastAsia="zh-TW"/>
        </w:rPr>
      </w:pPr>
      <w:r w:rsidRPr="00C86AFA">
        <w:rPr>
          <w:rFonts w:ascii="Meiryo UI" w:eastAsia="Meiryo UI" w:hAnsi="Meiryo UI" w:hint="eastAsia"/>
          <w:sz w:val="36"/>
          <w:szCs w:val="36"/>
          <w:lang w:eastAsia="zh-TW"/>
        </w:rPr>
        <w:t>(仮称)旧上瀬谷通信施設公園実施設計業務委託</w:t>
      </w:r>
    </w:p>
    <w:p w14:paraId="333441AD" w14:textId="187695F7" w:rsidR="003E2961" w:rsidRPr="00C86AFA" w:rsidRDefault="00C86AFA" w:rsidP="00C86AFA">
      <w:pPr>
        <w:jc w:val="center"/>
        <w:rPr>
          <w:rFonts w:ascii="Meiryo UI" w:eastAsia="Meiryo UI" w:hAnsi="Meiryo UI"/>
          <w:sz w:val="36"/>
          <w:szCs w:val="36"/>
        </w:rPr>
      </w:pPr>
      <w:r w:rsidRPr="00C86AFA">
        <w:rPr>
          <w:rFonts w:ascii="Meiryo UI" w:eastAsia="Meiryo UI" w:hAnsi="Meiryo UI" w:hint="eastAsia"/>
          <w:sz w:val="36"/>
          <w:szCs w:val="36"/>
        </w:rPr>
        <w:t>プレック研究所・ランズ計画研究所共同企業体</w:t>
      </w:r>
    </w:p>
    <w:p w14:paraId="76C8518D" w14:textId="27149E97" w:rsidR="003E2961" w:rsidRDefault="003E2961" w:rsidP="003E2961">
      <w:pPr>
        <w:jc w:val="center"/>
        <w:rPr>
          <w:rFonts w:ascii="小塚ゴシック Pro L" w:eastAsia="小塚ゴシック Pro L" w:hAnsi="小塚ゴシック Pro L"/>
        </w:rPr>
      </w:pPr>
    </w:p>
    <w:p w14:paraId="7DED87E7" w14:textId="77777777" w:rsidR="003E2961" w:rsidRDefault="003E2961" w:rsidP="003E2961">
      <w:pPr>
        <w:rPr>
          <w:rFonts w:ascii="小塚ゴシック Pro L" w:eastAsia="小塚ゴシック Pro L" w:hAnsi="小塚ゴシック Pro L"/>
        </w:rPr>
        <w:sectPr w:rsidR="003E2961" w:rsidSect="00C10786">
          <w:footerReference w:type="default" r:id="rId8"/>
          <w:pgSz w:w="11900" w:h="16820"/>
          <w:pgMar w:top="1134" w:right="1418" w:bottom="1134" w:left="1418" w:header="851" w:footer="340" w:gutter="0"/>
          <w:cols w:space="425"/>
          <w:docGrid w:type="lines" w:linePitch="400"/>
        </w:sectPr>
      </w:pPr>
    </w:p>
    <w:p w14:paraId="77DF0710" w14:textId="77777777" w:rsidR="009C4908" w:rsidRDefault="009C4908">
      <w:pPr>
        <w:rPr>
          <w:rFonts w:ascii="小塚ゴシック Pro L" w:eastAsia="小塚ゴシック Pro L" w:hAnsi="小塚ゴシック Pro L"/>
        </w:rPr>
        <w:sectPr w:rsidR="009C4908" w:rsidSect="00C10786">
          <w:footerReference w:type="default" r:id="rId9"/>
          <w:pgSz w:w="11900" w:h="16820"/>
          <w:pgMar w:top="1134" w:right="1418" w:bottom="1134" w:left="1418" w:header="851" w:footer="340" w:gutter="0"/>
          <w:cols w:space="425"/>
          <w:docGrid w:type="lines" w:linePitch="400"/>
        </w:sectPr>
      </w:pPr>
    </w:p>
    <w:sdt>
      <w:sdtPr>
        <w:rPr>
          <w:rFonts w:ascii="Times New Roman" w:eastAsia="ＭＳ 明朝" w:hAnsi="Times New Roman" w:cstheme="minorBidi"/>
          <w:b w:val="0"/>
          <w:bCs w:val="0"/>
          <w:color w:val="auto"/>
          <w:kern w:val="2"/>
          <w:sz w:val="21"/>
          <w:szCs w:val="21"/>
          <w:lang w:val="ja-JP"/>
        </w:rPr>
        <w:id w:val="133992925"/>
        <w:docPartObj>
          <w:docPartGallery w:val="Table of Contents"/>
          <w:docPartUnique/>
        </w:docPartObj>
      </w:sdtPr>
      <w:sdtEndPr>
        <w:rPr>
          <w:rFonts w:eastAsiaTheme="minorEastAsia"/>
        </w:rPr>
      </w:sdtEndPr>
      <w:sdtContent>
        <w:p w14:paraId="7CC66232" w14:textId="439CA6B9" w:rsidR="0057195A" w:rsidRPr="00C86AFA" w:rsidRDefault="0057195A">
          <w:pPr>
            <w:pStyle w:val="aa"/>
            <w:rPr>
              <w:color w:val="auto"/>
            </w:rPr>
          </w:pPr>
          <w:r w:rsidRPr="00C86AFA">
            <w:rPr>
              <w:color w:val="auto"/>
              <w:lang w:val="ja-JP"/>
            </w:rPr>
            <w:t>目次</w:t>
          </w:r>
        </w:p>
        <w:p w14:paraId="16C52918" w14:textId="595C599B" w:rsidR="00475675" w:rsidRDefault="0057195A">
          <w:pPr>
            <w:pStyle w:val="12"/>
            <w:rPr>
              <w:rFonts w:asciiTheme="minorHAnsi" w:hAnsiTheme="minorHAnsi"/>
              <w:noProof/>
              <w:sz w:val="22"/>
              <w:szCs w:val="24"/>
              <w14:ligatures w14:val="standardContextual"/>
            </w:rPr>
          </w:pPr>
          <w:r w:rsidRPr="00C86AFA">
            <w:fldChar w:fldCharType="begin"/>
          </w:r>
          <w:r w:rsidRPr="00C86AFA">
            <w:instrText xml:space="preserve"> TOC \o "1-3" \h \z \u </w:instrText>
          </w:r>
          <w:r w:rsidRPr="00C86AFA">
            <w:fldChar w:fldCharType="separate"/>
          </w:r>
          <w:hyperlink w:anchor="_Toc189671359" w:history="1">
            <w:r w:rsidR="00475675" w:rsidRPr="00DB78A9">
              <w:rPr>
                <w:rStyle w:val="ab"/>
                <w:noProof/>
              </w:rPr>
              <w:t>I.</w:t>
            </w:r>
            <w:r w:rsidR="00475675">
              <w:rPr>
                <w:rFonts w:asciiTheme="minorHAnsi" w:hAnsiTheme="minorHAnsi"/>
                <w:noProof/>
                <w:sz w:val="22"/>
                <w:szCs w:val="24"/>
                <w14:ligatures w14:val="standardContextual"/>
              </w:rPr>
              <w:tab/>
            </w:r>
            <w:r w:rsidR="00475675" w:rsidRPr="00DB78A9">
              <w:rPr>
                <w:rStyle w:val="ab"/>
                <w:noProof/>
              </w:rPr>
              <w:t>業務概要</w:t>
            </w:r>
            <w:r w:rsidR="00475675">
              <w:rPr>
                <w:noProof/>
                <w:webHidden/>
              </w:rPr>
              <w:tab/>
            </w:r>
            <w:r w:rsidR="00475675">
              <w:rPr>
                <w:noProof/>
                <w:webHidden/>
              </w:rPr>
              <w:fldChar w:fldCharType="begin"/>
            </w:r>
            <w:r w:rsidR="00475675">
              <w:rPr>
                <w:noProof/>
                <w:webHidden/>
              </w:rPr>
              <w:instrText xml:space="preserve"> PAGEREF _Toc189671359 \h </w:instrText>
            </w:r>
            <w:r w:rsidR="00475675">
              <w:rPr>
                <w:noProof/>
                <w:webHidden/>
              </w:rPr>
            </w:r>
            <w:r w:rsidR="00475675">
              <w:rPr>
                <w:noProof/>
                <w:webHidden/>
              </w:rPr>
              <w:fldChar w:fldCharType="separate"/>
            </w:r>
            <w:r w:rsidR="00475675">
              <w:rPr>
                <w:noProof/>
                <w:webHidden/>
              </w:rPr>
              <w:t>2</w:t>
            </w:r>
            <w:r w:rsidR="00475675">
              <w:rPr>
                <w:noProof/>
                <w:webHidden/>
              </w:rPr>
              <w:fldChar w:fldCharType="end"/>
            </w:r>
          </w:hyperlink>
        </w:p>
        <w:p w14:paraId="24C62D9A" w14:textId="70AEE180" w:rsidR="00475675" w:rsidRDefault="00475675">
          <w:pPr>
            <w:pStyle w:val="22"/>
            <w:tabs>
              <w:tab w:val="left" w:pos="660"/>
              <w:tab w:val="right" w:leader="dot" w:pos="9054"/>
            </w:tabs>
            <w:rPr>
              <w:rFonts w:asciiTheme="minorHAnsi" w:hAnsiTheme="minorHAnsi"/>
              <w:noProof/>
              <w:sz w:val="22"/>
              <w:szCs w:val="24"/>
              <w14:ligatures w14:val="standardContextual"/>
            </w:rPr>
          </w:pPr>
          <w:hyperlink w:anchor="_Toc189671360" w:history="1">
            <w:r w:rsidRPr="00DB78A9">
              <w:rPr>
                <w:rStyle w:val="ab"/>
                <w:noProof/>
              </w:rPr>
              <w:t>１</w:t>
            </w:r>
            <w:r>
              <w:rPr>
                <w:rFonts w:asciiTheme="minorHAnsi" w:hAnsiTheme="minorHAnsi"/>
                <w:noProof/>
                <w:sz w:val="22"/>
                <w:szCs w:val="24"/>
                <w14:ligatures w14:val="standardContextual"/>
              </w:rPr>
              <w:tab/>
            </w:r>
            <w:r w:rsidRPr="00DB78A9">
              <w:rPr>
                <w:rStyle w:val="ab"/>
                <w:noProof/>
              </w:rPr>
              <w:t>業務概要</w:t>
            </w:r>
            <w:r>
              <w:rPr>
                <w:noProof/>
                <w:webHidden/>
              </w:rPr>
              <w:tab/>
            </w:r>
            <w:r>
              <w:rPr>
                <w:noProof/>
                <w:webHidden/>
              </w:rPr>
              <w:fldChar w:fldCharType="begin"/>
            </w:r>
            <w:r>
              <w:rPr>
                <w:noProof/>
                <w:webHidden/>
              </w:rPr>
              <w:instrText xml:space="preserve"> PAGEREF _Toc189671360 \h </w:instrText>
            </w:r>
            <w:r>
              <w:rPr>
                <w:noProof/>
                <w:webHidden/>
              </w:rPr>
            </w:r>
            <w:r>
              <w:rPr>
                <w:noProof/>
                <w:webHidden/>
              </w:rPr>
              <w:fldChar w:fldCharType="separate"/>
            </w:r>
            <w:r>
              <w:rPr>
                <w:noProof/>
                <w:webHidden/>
              </w:rPr>
              <w:t>2</w:t>
            </w:r>
            <w:r>
              <w:rPr>
                <w:noProof/>
                <w:webHidden/>
              </w:rPr>
              <w:fldChar w:fldCharType="end"/>
            </w:r>
          </w:hyperlink>
        </w:p>
        <w:p w14:paraId="61D0230B" w14:textId="4ACC62CA" w:rsidR="00475675" w:rsidRDefault="00475675">
          <w:pPr>
            <w:pStyle w:val="22"/>
            <w:tabs>
              <w:tab w:val="left" w:pos="660"/>
              <w:tab w:val="right" w:leader="dot" w:pos="9054"/>
            </w:tabs>
            <w:rPr>
              <w:rFonts w:asciiTheme="minorHAnsi" w:hAnsiTheme="minorHAnsi"/>
              <w:noProof/>
              <w:sz w:val="22"/>
              <w:szCs w:val="24"/>
              <w14:ligatures w14:val="standardContextual"/>
            </w:rPr>
          </w:pPr>
          <w:hyperlink w:anchor="_Toc189671361" w:history="1">
            <w:r w:rsidRPr="00DB78A9">
              <w:rPr>
                <w:rStyle w:val="ab"/>
                <w:noProof/>
              </w:rPr>
              <w:t>２</w:t>
            </w:r>
            <w:r>
              <w:rPr>
                <w:rFonts w:asciiTheme="minorHAnsi" w:hAnsiTheme="minorHAnsi"/>
                <w:noProof/>
                <w:sz w:val="22"/>
                <w:szCs w:val="24"/>
                <w14:ligatures w14:val="standardContextual"/>
              </w:rPr>
              <w:tab/>
            </w:r>
            <w:r w:rsidRPr="00DB78A9">
              <w:rPr>
                <w:rStyle w:val="ab"/>
                <w:noProof/>
              </w:rPr>
              <w:t>業務目的</w:t>
            </w:r>
            <w:r>
              <w:rPr>
                <w:noProof/>
                <w:webHidden/>
              </w:rPr>
              <w:tab/>
            </w:r>
            <w:r>
              <w:rPr>
                <w:noProof/>
                <w:webHidden/>
              </w:rPr>
              <w:fldChar w:fldCharType="begin"/>
            </w:r>
            <w:r>
              <w:rPr>
                <w:noProof/>
                <w:webHidden/>
              </w:rPr>
              <w:instrText xml:space="preserve"> PAGEREF _Toc189671361 \h </w:instrText>
            </w:r>
            <w:r>
              <w:rPr>
                <w:noProof/>
                <w:webHidden/>
              </w:rPr>
            </w:r>
            <w:r>
              <w:rPr>
                <w:noProof/>
                <w:webHidden/>
              </w:rPr>
              <w:fldChar w:fldCharType="separate"/>
            </w:r>
            <w:r>
              <w:rPr>
                <w:noProof/>
                <w:webHidden/>
              </w:rPr>
              <w:t>2</w:t>
            </w:r>
            <w:r>
              <w:rPr>
                <w:noProof/>
                <w:webHidden/>
              </w:rPr>
              <w:fldChar w:fldCharType="end"/>
            </w:r>
          </w:hyperlink>
        </w:p>
        <w:p w14:paraId="08DD3C62" w14:textId="16D18401" w:rsidR="00475675" w:rsidRDefault="00475675">
          <w:pPr>
            <w:pStyle w:val="22"/>
            <w:tabs>
              <w:tab w:val="left" w:pos="660"/>
              <w:tab w:val="right" w:leader="dot" w:pos="9054"/>
            </w:tabs>
            <w:rPr>
              <w:rFonts w:asciiTheme="minorHAnsi" w:hAnsiTheme="minorHAnsi"/>
              <w:noProof/>
              <w:sz w:val="22"/>
              <w:szCs w:val="24"/>
              <w14:ligatures w14:val="standardContextual"/>
            </w:rPr>
          </w:pPr>
          <w:hyperlink w:anchor="_Toc189671362" w:history="1">
            <w:r w:rsidRPr="00DB78A9">
              <w:rPr>
                <w:rStyle w:val="ab"/>
                <w:noProof/>
              </w:rPr>
              <w:t>３</w:t>
            </w:r>
            <w:r>
              <w:rPr>
                <w:rFonts w:asciiTheme="minorHAnsi" w:hAnsiTheme="minorHAnsi"/>
                <w:noProof/>
                <w:sz w:val="22"/>
                <w:szCs w:val="24"/>
                <w14:ligatures w14:val="standardContextual"/>
              </w:rPr>
              <w:tab/>
            </w:r>
            <w:r w:rsidRPr="00DB78A9">
              <w:rPr>
                <w:rStyle w:val="ab"/>
                <w:noProof/>
              </w:rPr>
              <w:t>業務の対象</w:t>
            </w:r>
            <w:r>
              <w:rPr>
                <w:noProof/>
                <w:webHidden/>
              </w:rPr>
              <w:tab/>
            </w:r>
            <w:r>
              <w:rPr>
                <w:noProof/>
                <w:webHidden/>
              </w:rPr>
              <w:fldChar w:fldCharType="begin"/>
            </w:r>
            <w:r>
              <w:rPr>
                <w:noProof/>
                <w:webHidden/>
              </w:rPr>
              <w:instrText xml:space="preserve"> PAGEREF _Toc189671362 \h </w:instrText>
            </w:r>
            <w:r>
              <w:rPr>
                <w:noProof/>
                <w:webHidden/>
              </w:rPr>
            </w:r>
            <w:r>
              <w:rPr>
                <w:noProof/>
                <w:webHidden/>
              </w:rPr>
              <w:fldChar w:fldCharType="separate"/>
            </w:r>
            <w:r>
              <w:rPr>
                <w:noProof/>
                <w:webHidden/>
              </w:rPr>
              <w:t>2</w:t>
            </w:r>
            <w:r>
              <w:rPr>
                <w:noProof/>
                <w:webHidden/>
              </w:rPr>
              <w:fldChar w:fldCharType="end"/>
            </w:r>
          </w:hyperlink>
        </w:p>
        <w:p w14:paraId="2A6237D8" w14:textId="588ED697" w:rsidR="00475675" w:rsidRDefault="00475675">
          <w:pPr>
            <w:pStyle w:val="22"/>
            <w:tabs>
              <w:tab w:val="left" w:pos="660"/>
              <w:tab w:val="right" w:leader="dot" w:pos="9054"/>
            </w:tabs>
            <w:rPr>
              <w:rFonts w:asciiTheme="minorHAnsi" w:hAnsiTheme="minorHAnsi"/>
              <w:noProof/>
              <w:sz w:val="22"/>
              <w:szCs w:val="24"/>
              <w14:ligatures w14:val="standardContextual"/>
            </w:rPr>
          </w:pPr>
          <w:hyperlink w:anchor="_Toc189671363" w:history="1">
            <w:r w:rsidRPr="00DB78A9">
              <w:rPr>
                <w:rStyle w:val="ab"/>
                <w:noProof/>
              </w:rPr>
              <w:t>４</w:t>
            </w:r>
            <w:r>
              <w:rPr>
                <w:rFonts w:asciiTheme="minorHAnsi" w:hAnsiTheme="minorHAnsi"/>
                <w:noProof/>
                <w:sz w:val="22"/>
                <w:szCs w:val="24"/>
                <w14:ligatures w14:val="standardContextual"/>
              </w:rPr>
              <w:tab/>
            </w:r>
            <w:r w:rsidRPr="00DB78A9">
              <w:rPr>
                <w:rStyle w:val="ab"/>
                <w:noProof/>
              </w:rPr>
              <w:t>業務対象地</w:t>
            </w:r>
            <w:r>
              <w:rPr>
                <w:noProof/>
                <w:webHidden/>
              </w:rPr>
              <w:tab/>
            </w:r>
            <w:r>
              <w:rPr>
                <w:noProof/>
                <w:webHidden/>
              </w:rPr>
              <w:fldChar w:fldCharType="begin"/>
            </w:r>
            <w:r>
              <w:rPr>
                <w:noProof/>
                <w:webHidden/>
              </w:rPr>
              <w:instrText xml:space="preserve"> PAGEREF _Toc189671363 \h </w:instrText>
            </w:r>
            <w:r>
              <w:rPr>
                <w:noProof/>
                <w:webHidden/>
              </w:rPr>
            </w:r>
            <w:r>
              <w:rPr>
                <w:noProof/>
                <w:webHidden/>
              </w:rPr>
              <w:fldChar w:fldCharType="separate"/>
            </w:r>
            <w:r>
              <w:rPr>
                <w:noProof/>
                <w:webHidden/>
              </w:rPr>
              <w:t>3</w:t>
            </w:r>
            <w:r>
              <w:rPr>
                <w:noProof/>
                <w:webHidden/>
              </w:rPr>
              <w:fldChar w:fldCharType="end"/>
            </w:r>
          </w:hyperlink>
        </w:p>
        <w:p w14:paraId="150534CF" w14:textId="615D2B9A" w:rsidR="00475675" w:rsidRDefault="00475675">
          <w:pPr>
            <w:pStyle w:val="22"/>
            <w:tabs>
              <w:tab w:val="left" w:pos="660"/>
              <w:tab w:val="right" w:leader="dot" w:pos="9054"/>
            </w:tabs>
            <w:rPr>
              <w:rFonts w:asciiTheme="minorHAnsi" w:hAnsiTheme="minorHAnsi"/>
              <w:noProof/>
              <w:sz w:val="22"/>
              <w:szCs w:val="24"/>
              <w14:ligatures w14:val="standardContextual"/>
            </w:rPr>
          </w:pPr>
          <w:hyperlink w:anchor="_Toc189671364" w:history="1">
            <w:r w:rsidRPr="00DB78A9">
              <w:rPr>
                <w:rStyle w:val="ab"/>
                <w:noProof/>
              </w:rPr>
              <w:t>５</w:t>
            </w:r>
            <w:r>
              <w:rPr>
                <w:rFonts w:asciiTheme="minorHAnsi" w:hAnsiTheme="minorHAnsi"/>
                <w:noProof/>
                <w:sz w:val="22"/>
                <w:szCs w:val="24"/>
                <w14:ligatures w14:val="standardContextual"/>
              </w:rPr>
              <w:tab/>
            </w:r>
            <w:r w:rsidRPr="00DB78A9">
              <w:rPr>
                <w:rStyle w:val="ab"/>
                <w:noProof/>
              </w:rPr>
              <w:t>業務の内容</w:t>
            </w:r>
            <w:r>
              <w:rPr>
                <w:noProof/>
                <w:webHidden/>
              </w:rPr>
              <w:tab/>
            </w:r>
            <w:r>
              <w:rPr>
                <w:noProof/>
                <w:webHidden/>
              </w:rPr>
              <w:fldChar w:fldCharType="begin"/>
            </w:r>
            <w:r>
              <w:rPr>
                <w:noProof/>
                <w:webHidden/>
              </w:rPr>
              <w:instrText xml:space="preserve"> PAGEREF _Toc189671364 \h </w:instrText>
            </w:r>
            <w:r>
              <w:rPr>
                <w:noProof/>
                <w:webHidden/>
              </w:rPr>
            </w:r>
            <w:r>
              <w:rPr>
                <w:noProof/>
                <w:webHidden/>
              </w:rPr>
              <w:fldChar w:fldCharType="separate"/>
            </w:r>
            <w:r>
              <w:rPr>
                <w:noProof/>
                <w:webHidden/>
              </w:rPr>
              <w:t>4</w:t>
            </w:r>
            <w:r>
              <w:rPr>
                <w:noProof/>
                <w:webHidden/>
              </w:rPr>
              <w:fldChar w:fldCharType="end"/>
            </w:r>
          </w:hyperlink>
        </w:p>
        <w:p w14:paraId="03C7ACCA" w14:textId="7F66325C" w:rsidR="00475675" w:rsidRDefault="00475675">
          <w:pPr>
            <w:pStyle w:val="32"/>
            <w:tabs>
              <w:tab w:val="left" w:pos="1320"/>
              <w:tab w:val="right" w:leader="dot" w:pos="9054"/>
            </w:tabs>
            <w:rPr>
              <w:rFonts w:asciiTheme="minorHAnsi" w:hAnsiTheme="minorHAnsi"/>
              <w:noProof/>
              <w:sz w:val="22"/>
              <w:szCs w:val="24"/>
              <w14:ligatures w14:val="standardContextual"/>
            </w:rPr>
          </w:pPr>
          <w:hyperlink w:anchor="_Toc189671365" w:history="1">
            <w:r w:rsidRPr="00DB78A9">
              <w:rPr>
                <w:rStyle w:val="ab"/>
                <w:noProof/>
              </w:rPr>
              <w:t>５</w:t>
            </w:r>
            <w:r w:rsidRPr="00DB78A9">
              <w:rPr>
                <w:rStyle w:val="ab"/>
                <w:noProof/>
              </w:rPr>
              <w:t>.</w:t>
            </w:r>
            <w:r w:rsidRPr="00DB78A9">
              <w:rPr>
                <w:rStyle w:val="ab"/>
                <w:noProof/>
              </w:rPr>
              <w:t>１</w:t>
            </w:r>
            <w:r>
              <w:rPr>
                <w:rFonts w:asciiTheme="minorHAnsi" w:hAnsiTheme="minorHAnsi"/>
                <w:noProof/>
                <w:sz w:val="22"/>
                <w:szCs w:val="24"/>
                <w14:ligatures w14:val="standardContextual"/>
              </w:rPr>
              <w:tab/>
            </w:r>
            <w:r w:rsidRPr="00DB78A9">
              <w:rPr>
                <w:rStyle w:val="ab"/>
                <w:noProof/>
              </w:rPr>
              <w:t>下水道設計</w:t>
            </w:r>
            <w:r>
              <w:rPr>
                <w:noProof/>
                <w:webHidden/>
              </w:rPr>
              <w:tab/>
            </w:r>
            <w:r>
              <w:rPr>
                <w:noProof/>
                <w:webHidden/>
              </w:rPr>
              <w:fldChar w:fldCharType="begin"/>
            </w:r>
            <w:r>
              <w:rPr>
                <w:noProof/>
                <w:webHidden/>
              </w:rPr>
              <w:instrText xml:space="preserve"> PAGEREF _Toc189671365 \h </w:instrText>
            </w:r>
            <w:r>
              <w:rPr>
                <w:noProof/>
                <w:webHidden/>
              </w:rPr>
            </w:r>
            <w:r>
              <w:rPr>
                <w:noProof/>
                <w:webHidden/>
              </w:rPr>
              <w:fldChar w:fldCharType="separate"/>
            </w:r>
            <w:r>
              <w:rPr>
                <w:noProof/>
                <w:webHidden/>
              </w:rPr>
              <w:t>4</w:t>
            </w:r>
            <w:r>
              <w:rPr>
                <w:noProof/>
                <w:webHidden/>
              </w:rPr>
              <w:fldChar w:fldCharType="end"/>
            </w:r>
          </w:hyperlink>
        </w:p>
        <w:p w14:paraId="1E3C6EB8" w14:textId="06AC49B1" w:rsidR="00475675" w:rsidRDefault="00475675">
          <w:pPr>
            <w:pStyle w:val="32"/>
            <w:tabs>
              <w:tab w:val="left" w:pos="1100"/>
              <w:tab w:val="right" w:leader="dot" w:pos="9054"/>
            </w:tabs>
            <w:rPr>
              <w:rFonts w:asciiTheme="minorHAnsi" w:hAnsiTheme="minorHAnsi"/>
              <w:noProof/>
              <w:sz w:val="22"/>
              <w:szCs w:val="24"/>
              <w14:ligatures w14:val="standardContextual"/>
            </w:rPr>
          </w:pPr>
          <w:hyperlink w:anchor="_Toc189671366" w:history="1">
            <w:r w:rsidRPr="00DB78A9">
              <w:rPr>
                <w:rStyle w:val="ab"/>
                <w:rFonts w:ascii="Cambria Math" w:hAnsi="Cambria Math" w:cs="Cambria Math"/>
                <w:noProof/>
              </w:rPr>
              <w:t>①</w:t>
            </w:r>
            <w:r>
              <w:rPr>
                <w:rFonts w:asciiTheme="minorHAnsi" w:hAnsiTheme="minorHAnsi"/>
                <w:noProof/>
                <w:sz w:val="22"/>
                <w:szCs w:val="24"/>
                <w14:ligatures w14:val="standardContextual"/>
              </w:rPr>
              <w:tab/>
            </w:r>
            <w:r w:rsidRPr="00DB78A9">
              <w:rPr>
                <w:rStyle w:val="ab"/>
                <w:noProof/>
              </w:rPr>
              <w:t>設計図の作成</w:t>
            </w:r>
            <w:r>
              <w:rPr>
                <w:noProof/>
                <w:webHidden/>
              </w:rPr>
              <w:tab/>
            </w:r>
            <w:r>
              <w:rPr>
                <w:noProof/>
                <w:webHidden/>
              </w:rPr>
              <w:fldChar w:fldCharType="begin"/>
            </w:r>
            <w:r>
              <w:rPr>
                <w:noProof/>
                <w:webHidden/>
              </w:rPr>
              <w:instrText xml:space="preserve"> PAGEREF _Toc189671366 \h </w:instrText>
            </w:r>
            <w:r>
              <w:rPr>
                <w:noProof/>
                <w:webHidden/>
              </w:rPr>
            </w:r>
            <w:r>
              <w:rPr>
                <w:noProof/>
                <w:webHidden/>
              </w:rPr>
              <w:fldChar w:fldCharType="separate"/>
            </w:r>
            <w:r>
              <w:rPr>
                <w:noProof/>
                <w:webHidden/>
              </w:rPr>
              <w:t>4</w:t>
            </w:r>
            <w:r>
              <w:rPr>
                <w:noProof/>
                <w:webHidden/>
              </w:rPr>
              <w:fldChar w:fldCharType="end"/>
            </w:r>
          </w:hyperlink>
        </w:p>
        <w:p w14:paraId="0F703834" w14:textId="2E1CE2A9" w:rsidR="00475675" w:rsidRDefault="00475675">
          <w:pPr>
            <w:pStyle w:val="32"/>
            <w:tabs>
              <w:tab w:val="left" w:pos="1100"/>
              <w:tab w:val="right" w:leader="dot" w:pos="9054"/>
            </w:tabs>
            <w:rPr>
              <w:rFonts w:asciiTheme="minorHAnsi" w:hAnsiTheme="minorHAnsi"/>
              <w:noProof/>
              <w:sz w:val="22"/>
              <w:szCs w:val="24"/>
              <w14:ligatures w14:val="standardContextual"/>
            </w:rPr>
          </w:pPr>
          <w:hyperlink w:anchor="_Toc189671367" w:history="1">
            <w:r w:rsidRPr="00DB78A9">
              <w:rPr>
                <w:rStyle w:val="ab"/>
                <w:rFonts w:ascii="Cambria Math" w:hAnsi="Cambria Math" w:cs="Cambria Math"/>
                <w:noProof/>
              </w:rPr>
              <w:t>②</w:t>
            </w:r>
            <w:r>
              <w:rPr>
                <w:rFonts w:asciiTheme="minorHAnsi" w:hAnsiTheme="minorHAnsi"/>
                <w:noProof/>
                <w:sz w:val="22"/>
                <w:szCs w:val="24"/>
                <w14:ligatures w14:val="standardContextual"/>
              </w:rPr>
              <w:tab/>
            </w:r>
            <w:r w:rsidRPr="00DB78A9">
              <w:rPr>
                <w:rStyle w:val="ab"/>
                <w:noProof/>
              </w:rPr>
              <w:t>各種計算</w:t>
            </w:r>
            <w:r>
              <w:rPr>
                <w:noProof/>
                <w:webHidden/>
              </w:rPr>
              <w:tab/>
            </w:r>
            <w:r>
              <w:rPr>
                <w:noProof/>
                <w:webHidden/>
              </w:rPr>
              <w:fldChar w:fldCharType="begin"/>
            </w:r>
            <w:r>
              <w:rPr>
                <w:noProof/>
                <w:webHidden/>
              </w:rPr>
              <w:instrText xml:space="preserve"> PAGEREF _Toc189671367 \h </w:instrText>
            </w:r>
            <w:r>
              <w:rPr>
                <w:noProof/>
                <w:webHidden/>
              </w:rPr>
            </w:r>
            <w:r>
              <w:rPr>
                <w:noProof/>
                <w:webHidden/>
              </w:rPr>
              <w:fldChar w:fldCharType="separate"/>
            </w:r>
            <w:r>
              <w:rPr>
                <w:noProof/>
                <w:webHidden/>
              </w:rPr>
              <w:t>4</w:t>
            </w:r>
            <w:r>
              <w:rPr>
                <w:noProof/>
                <w:webHidden/>
              </w:rPr>
              <w:fldChar w:fldCharType="end"/>
            </w:r>
          </w:hyperlink>
        </w:p>
        <w:p w14:paraId="5F28CE92" w14:textId="019A3C96" w:rsidR="00475675" w:rsidRDefault="00475675">
          <w:pPr>
            <w:pStyle w:val="32"/>
            <w:tabs>
              <w:tab w:val="left" w:pos="1100"/>
              <w:tab w:val="right" w:leader="dot" w:pos="9054"/>
            </w:tabs>
            <w:rPr>
              <w:rFonts w:asciiTheme="minorHAnsi" w:hAnsiTheme="minorHAnsi"/>
              <w:noProof/>
              <w:sz w:val="22"/>
              <w:szCs w:val="24"/>
              <w14:ligatures w14:val="standardContextual"/>
            </w:rPr>
          </w:pPr>
          <w:hyperlink w:anchor="_Toc189671368" w:history="1">
            <w:r w:rsidRPr="00DB78A9">
              <w:rPr>
                <w:rStyle w:val="ab"/>
                <w:rFonts w:ascii="Cambria Math" w:hAnsi="Cambria Math" w:cs="Cambria Math"/>
                <w:noProof/>
              </w:rPr>
              <w:t>③</w:t>
            </w:r>
            <w:r>
              <w:rPr>
                <w:rFonts w:asciiTheme="minorHAnsi" w:hAnsiTheme="minorHAnsi"/>
                <w:noProof/>
                <w:sz w:val="22"/>
                <w:szCs w:val="24"/>
                <w14:ligatures w14:val="standardContextual"/>
              </w:rPr>
              <w:tab/>
            </w:r>
            <w:r w:rsidRPr="00DB78A9">
              <w:rPr>
                <w:rStyle w:val="ab"/>
                <w:noProof/>
              </w:rPr>
              <w:t>工法の選定</w:t>
            </w:r>
            <w:r>
              <w:rPr>
                <w:noProof/>
                <w:webHidden/>
              </w:rPr>
              <w:tab/>
            </w:r>
            <w:r>
              <w:rPr>
                <w:noProof/>
                <w:webHidden/>
              </w:rPr>
              <w:fldChar w:fldCharType="begin"/>
            </w:r>
            <w:r>
              <w:rPr>
                <w:noProof/>
                <w:webHidden/>
              </w:rPr>
              <w:instrText xml:space="preserve"> PAGEREF _Toc189671368 \h </w:instrText>
            </w:r>
            <w:r>
              <w:rPr>
                <w:noProof/>
                <w:webHidden/>
              </w:rPr>
            </w:r>
            <w:r>
              <w:rPr>
                <w:noProof/>
                <w:webHidden/>
              </w:rPr>
              <w:fldChar w:fldCharType="separate"/>
            </w:r>
            <w:r>
              <w:rPr>
                <w:noProof/>
                <w:webHidden/>
              </w:rPr>
              <w:t>4</w:t>
            </w:r>
            <w:r>
              <w:rPr>
                <w:noProof/>
                <w:webHidden/>
              </w:rPr>
              <w:fldChar w:fldCharType="end"/>
            </w:r>
          </w:hyperlink>
        </w:p>
        <w:p w14:paraId="3B89B345" w14:textId="2AB47B18" w:rsidR="00475675" w:rsidRDefault="00475675">
          <w:pPr>
            <w:pStyle w:val="32"/>
            <w:tabs>
              <w:tab w:val="left" w:pos="1100"/>
              <w:tab w:val="right" w:leader="dot" w:pos="9054"/>
            </w:tabs>
            <w:rPr>
              <w:rFonts w:asciiTheme="minorHAnsi" w:hAnsiTheme="minorHAnsi"/>
              <w:noProof/>
              <w:sz w:val="22"/>
              <w:szCs w:val="24"/>
              <w14:ligatures w14:val="standardContextual"/>
            </w:rPr>
          </w:pPr>
          <w:hyperlink w:anchor="_Toc189671369" w:history="1">
            <w:r w:rsidRPr="00DB78A9">
              <w:rPr>
                <w:rStyle w:val="ab"/>
                <w:rFonts w:ascii="Cambria Math" w:hAnsi="Cambria Math" w:cs="Cambria Math"/>
                <w:noProof/>
              </w:rPr>
              <w:t>④</w:t>
            </w:r>
            <w:r>
              <w:rPr>
                <w:rFonts w:asciiTheme="minorHAnsi" w:hAnsiTheme="minorHAnsi"/>
                <w:noProof/>
                <w:sz w:val="22"/>
                <w:szCs w:val="24"/>
                <w14:ligatures w14:val="standardContextual"/>
              </w:rPr>
              <w:tab/>
            </w:r>
            <w:r w:rsidRPr="00DB78A9">
              <w:rPr>
                <w:rStyle w:val="ab"/>
                <w:noProof/>
              </w:rPr>
              <w:t>数量計算</w:t>
            </w:r>
            <w:r>
              <w:rPr>
                <w:noProof/>
                <w:webHidden/>
              </w:rPr>
              <w:tab/>
            </w:r>
            <w:r>
              <w:rPr>
                <w:noProof/>
                <w:webHidden/>
              </w:rPr>
              <w:fldChar w:fldCharType="begin"/>
            </w:r>
            <w:r>
              <w:rPr>
                <w:noProof/>
                <w:webHidden/>
              </w:rPr>
              <w:instrText xml:space="preserve"> PAGEREF _Toc189671369 \h </w:instrText>
            </w:r>
            <w:r>
              <w:rPr>
                <w:noProof/>
                <w:webHidden/>
              </w:rPr>
            </w:r>
            <w:r>
              <w:rPr>
                <w:noProof/>
                <w:webHidden/>
              </w:rPr>
              <w:fldChar w:fldCharType="separate"/>
            </w:r>
            <w:r>
              <w:rPr>
                <w:noProof/>
                <w:webHidden/>
              </w:rPr>
              <w:t>4</w:t>
            </w:r>
            <w:r>
              <w:rPr>
                <w:noProof/>
                <w:webHidden/>
              </w:rPr>
              <w:fldChar w:fldCharType="end"/>
            </w:r>
          </w:hyperlink>
        </w:p>
        <w:p w14:paraId="2CAF3E0D" w14:textId="4EC0DCBF" w:rsidR="00475675" w:rsidRDefault="00475675">
          <w:pPr>
            <w:pStyle w:val="32"/>
            <w:tabs>
              <w:tab w:val="left" w:pos="1320"/>
              <w:tab w:val="right" w:leader="dot" w:pos="9054"/>
            </w:tabs>
            <w:rPr>
              <w:rFonts w:asciiTheme="minorHAnsi" w:hAnsiTheme="minorHAnsi"/>
              <w:noProof/>
              <w:sz w:val="22"/>
              <w:szCs w:val="24"/>
              <w14:ligatures w14:val="standardContextual"/>
            </w:rPr>
          </w:pPr>
          <w:hyperlink w:anchor="_Toc189671370" w:history="1">
            <w:r w:rsidRPr="00DB78A9">
              <w:rPr>
                <w:rStyle w:val="ab"/>
                <w:noProof/>
              </w:rPr>
              <w:t>５</w:t>
            </w:r>
            <w:r w:rsidRPr="00DB78A9">
              <w:rPr>
                <w:rStyle w:val="ab"/>
                <w:noProof/>
              </w:rPr>
              <w:t>.</w:t>
            </w:r>
            <w:r w:rsidRPr="00DB78A9">
              <w:rPr>
                <w:rStyle w:val="ab"/>
                <w:noProof/>
              </w:rPr>
              <w:t>２</w:t>
            </w:r>
            <w:r>
              <w:rPr>
                <w:rFonts w:asciiTheme="minorHAnsi" w:hAnsiTheme="minorHAnsi"/>
                <w:noProof/>
                <w:sz w:val="22"/>
                <w:szCs w:val="24"/>
                <w14:ligatures w14:val="standardContextual"/>
              </w:rPr>
              <w:tab/>
            </w:r>
            <w:r w:rsidRPr="00DB78A9">
              <w:rPr>
                <w:rStyle w:val="ab"/>
                <w:noProof/>
              </w:rPr>
              <w:t>報告書作成</w:t>
            </w:r>
            <w:r>
              <w:rPr>
                <w:noProof/>
                <w:webHidden/>
              </w:rPr>
              <w:tab/>
            </w:r>
            <w:r>
              <w:rPr>
                <w:noProof/>
                <w:webHidden/>
              </w:rPr>
              <w:fldChar w:fldCharType="begin"/>
            </w:r>
            <w:r>
              <w:rPr>
                <w:noProof/>
                <w:webHidden/>
              </w:rPr>
              <w:instrText xml:space="preserve"> PAGEREF _Toc189671370 \h </w:instrText>
            </w:r>
            <w:r>
              <w:rPr>
                <w:noProof/>
                <w:webHidden/>
              </w:rPr>
            </w:r>
            <w:r>
              <w:rPr>
                <w:noProof/>
                <w:webHidden/>
              </w:rPr>
              <w:fldChar w:fldCharType="separate"/>
            </w:r>
            <w:r>
              <w:rPr>
                <w:noProof/>
                <w:webHidden/>
              </w:rPr>
              <w:t>4</w:t>
            </w:r>
            <w:r>
              <w:rPr>
                <w:noProof/>
                <w:webHidden/>
              </w:rPr>
              <w:fldChar w:fldCharType="end"/>
            </w:r>
          </w:hyperlink>
        </w:p>
        <w:p w14:paraId="59EC4659" w14:textId="18792625" w:rsidR="00475675" w:rsidRDefault="00475675">
          <w:pPr>
            <w:pStyle w:val="22"/>
            <w:tabs>
              <w:tab w:val="left" w:pos="660"/>
              <w:tab w:val="right" w:leader="dot" w:pos="9054"/>
            </w:tabs>
            <w:rPr>
              <w:rFonts w:asciiTheme="minorHAnsi" w:hAnsiTheme="minorHAnsi"/>
              <w:noProof/>
              <w:sz w:val="22"/>
              <w:szCs w:val="24"/>
              <w14:ligatures w14:val="standardContextual"/>
            </w:rPr>
          </w:pPr>
          <w:hyperlink w:anchor="_Toc189671371" w:history="1">
            <w:r w:rsidRPr="00DB78A9">
              <w:rPr>
                <w:rStyle w:val="ab"/>
                <w:noProof/>
              </w:rPr>
              <w:t>６</w:t>
            </w:r>
            <w:r>
              <w:rPr>
                <w:rFonts w:asciiTheme="minorHAnsi" w:hAnsiTheme="minorHAnsi"/>
                <w:noProof/>
                <w:sz w:val="22"/>
                <w:szCs w:val="24"/>
                <w14:ligatures w14:val="standardContextual"/>
              </w:rPr>
              <w:tab/>
            </w:r>
            <w:r w:rsidRPr="00DB78A9">
              <w:rPr>
                <w:rStyle w:val="ab"/>
                <w:noProof/>
              </w:rPr>
              <w:t>業務工程</w:t>
            </w:r>
            <w:r>
              <w:rPr>
                <w:noProof/>
                <w:webHidden/>
              </w:rPr>
              <w:tab/>
            </w:r>
            <w:r>
              <w:rPr>
                <w:noProof/>
                <w:webHidden/>
              </w:rPr>
              <w:fldChar w:fldCharType="begin"/>
            </w:r>
            <w:r>
              <w:rPr>
                <w:noProof/>
                <w:webHidden/>
              </w:rPr>
              <w:instrText xml:space="preserve"> PAGEREF _Toc189671371 \h </w:instrText>
            </w:r>
            <w:r>
              <w:rPr>
                <w:noProof/>
                <w:webHidden/>
              </w:rPr>
            </w:r>
            <w:r>
              <w:rPr>
                <w:noProof/>
                <w:webHidden/>
              </w:rPr>
              <w:fldChar w:fldCharType="separate"/>
            </w:r>
            <w:r>
              <w:rPr>
                <w:noProof/>
                <w:webHidden/>
              </w:rPr>
              <w:t>6</w:t>
            </w:r>
            <w:r>
              <w:rPr>
                <w:noProof/>
                <w:webHidden/>
              </w:rPr>
              <w:fldChar w:fldCharType="end"/>
            </w:r>
          </w:hyperlink>
        </w:p>
        <w:p w14:paraId="5853A510" w14:textId="2B2F322A" w:rsidR="00475675" w:rsidRDefault="00475675">
          <w:pPr>
            <w:pStyle w:val="22"/>
            <w:tabs>
              <w:tab w:val="left" w:pos="660"/>
              <w:tab w:val="right" w:leader="dot" w:pos="9054"/>
            </w:tabs>
            <w:rPr>
              <w:rFonts w:asciiTheme="minorHAnsi" w:hAnsiTheme="minorHAnsi"/>
              <w:noProof/>
              <w:sz w:val="22"/>
              <w:szCs w:val="24"/>
              <w14:ligatures w14:val="standardContextual"/>
            </w:rPr>
          </w:pPr>
          <w:hyperlink w:anchor="_Toc189671372" w:history="1">
            <w:r w:rsidRPr="00DB78A9">
              <w:rPr>
                <w:rStyle w:val="ab"/>
                <w:noProof/>
              </w:rPr>
              <w:t>７</w:t>
            </w:r>
            <w:r>
              <w:rPr>
                <w:rFonts w:asciiTheme="minorHAnsi" w:hAnsiTheme="minorHAnsi"/>
                <w:noProof/>
                <w:sz w:val="22"/>
                <w:szCs w:val="24"/>
                <w14:ligatures w14:val="standardContextual"/>
              </w:rPr>
              <w:tab/>
            </w:r>
            <w:r w:rsidRPr="00DB78A9">
              <w:rPr>
                <w:rStyle w:val="ab"/>
                <w:noProof/>
              </w:rPr>
              <w:t>業務組織計画</w:t>
            </w:r>
            <w:r>
              <w:rPr>
                <w:noProof/>
                <w:webHidden/>
              </w:rPr>
              <w:tab/>
            </w:r>
            <w:r>
              <w:rPr>
                <w:noProof/>
                <w:webHidden/>
              </w:rPr>
              <w:fldChar w:fldCharType="begin"/>
            </w:r>
            <w:r>
              <w:rPr>
                <w:noProof/>
                <w:webHidden/>
              </w:rPr>
              <w:instrText xml:space="preserve"> PAGEREF _Toc189671372 \h </w:instrText>
            </w:r>
            <w:r>
              <w:rPr>
                <w:noProof/>
                <w:webHidden/>
              </w:rPr>
            </w:r>
            <w:r>
              <w:rPr>
                <w:noProof/>
                <w:webHidden/>
              </w:rPr>
              <w:fldChar w:fldCharType="separate"/>
            </w:r>
            <w:r>
              <w:rPr>
                <w:noProof/>
                <w:webHidden/>
              </w:rPr>
              <w:t>7</w:t>
            </w:r>
            <w:r>
              <w:rPr>
                <w:noProof/>
                <w:webHidden/>
              </w:rPr>
              <w:fldChar w:fldCharType="end"/>
            </w:r>
          </w:hyperlink>
        </w:p>
        <w:p w14:paraId="1BF043C3" w14:textId="26F37D23" w:rsidR="00475675" w:rsidRDefault="00475675">
          <w:pPr>
            <w:pStyle w:val="22"/>
            <w:tabs>
              <w:tab w:val="left" w:pos="880"/>
              <w:tab w:val="right" w:leader="dot" w:pos="9054"/>
            </w:tabs>
            <w:rPr>
              <w:rFonts w:asciiTheme="minorHAnsi" w:hAnsiTheme="minorHAnsi"/>
              <w:noProof/>
              <w:sz w:val="22"/>
              <w:szCs w:val="24"/>
              <w14:ligatures w14:val="standardContextual"/>
            </w:rPr>
          </w:pPr>
          <w:hyperlink w:anchor="_Toc189671373" w:history="1">
            <w:r w:rsidRPr="00DB78A9">
              <w:rPr>
                <w:rStyle w:val="ab"/>
                <w:noProof/>
              </w:rPr>
              <w:t>(</w:t>
            </w:r>
            <w:r w:rsidRPr="00DB78A9">
              <w:rPr>
                <w:rStyle w:val="ab"/>
                <w:noProof/>
              </w:rPr>
              <w:t>ア</w:t>
            </w:r>
            <w:r w:rsidRPr="00DB78A9">
              <w:rPr>
                <w:rStyle w:val="ab"/>
                <w:noProof/>
              </w:rPr>
              <w:t>)</w:t>
            </w:r>
            <w:r>
              <w:rPr>
                <w:rFonts w:asciiTheme="minorHAnsi" w:hAnsiTheme="minorHAnsi"/>
                <w:noProof/>
                <w:sz w:val="22"/>
                <w:szCs w:val="24"/>
                <w14:ligatures w14:val="standardContextual"/>
              </w:rPr>
              <w:tab/>
            </w:r>
            <w:r w:rsidRPr="00DB78A9">
              <w:rPr>
                <w:rStyle w:val="ab"/>
                <w:noProof/>
              </w:rPr>
              <w:t>担当技術者</w:t>
            </w:r>
            <w:r>
              <w:rPr>
                <w:noProof/>
                <w:webHidden/>
              </w:rPr>
              <w:tab/>
            </w:r>
            <w:r>
              <w:rPr>
                <w:noProof/>
                <w:webHidden/>
              </w:rPr>
              <w:fldChar w:fldCharType="begin"/>
            </w:r>
            <w:r>
              <w:rPr>
                <w:noProof/>
                <w:webHidden/>
              </w:rPr>
              <w:instrText xml:space="preserve"> PAGEREF _Toc189671373 \h </w:instrText>
            </w:r>
            <w:r>
              <w:rPr>
                <w:noProof/>
                <w:webHidden/>
              </w:rPr>
            </w:r>
            <w:r>
              <w:rPr>
                <w:noProof/>
                <w:webHidden/>
              </w:rPr>
              <w:fldChar w:fldCharType="separate"/>
            </w:r>
            <w:r>
              <w:rPr>
                <w:noProof/>
                <w:webHidden/>
              </w:rPr>
              <w:t>7</w:t>
            </w:r>
            <w:r>
              <w:rPr>
                <w:noProof/>
                <w:webHidden/>
              </w:rPr>
              <w:fldChar w:fldCharType="end"/>
            </w:r>
          </w:hyperlink>
        </w:p>
        <w:p w14:paraId="6B64475C" w14:textId="0CDD7185" w:rsidR="00475675" w:rsidRDefault="00475675">
          <w:pPr>
            <w:pStyle w:val="22"/>
            <w:tabs>
              <w:tab w:val="left" w:pos="880"/>
              <w:tab w:val="right" w:leader="dot" w:pos="9054"/>
            </w:tabs>
            <w:rPr>
              <w:rFonts w:asciiTheme="minorHAnsi" w:hAnsiTheme="minorHAnsi"/>
              <w:noProof/>
              <w:sz w:val="22"/>
              <w:szCs w:val="24"/>
              <w14:ligatures w14:val="standardContextual"/>
            </w:rPr>
          </w:pPr>
          <w:hyperlink w:anchor="_Toc189671374" w:history="1">
            <w:r w:rsidRPr="00DB78A9">
              <w:rPr>
                <w:rStyle w:val="ab"/>
                <w:noProof/>
              </w:rPr>
              <w:t>(</w:t>
            </w:r>
            <w:r w:rsidRPr="00DB78A9">
              <w:rPr>
                <w:rStyle w:val="ab"/>
                <w:noProof/>
              </w:rPr>
              <w:t>イ</w:t>
            </w:r>
            <w:r w:rsidRPr="00DB78A9">
              <w:rPr>
                <w:rStyle w:val="ab"/>
                <w:noProof/>
              </w:rPr>
              <w:t>)</w:t>
            </w:r>
            <w:r>
              <w:rPr>
                <w:rFonts w:asciiTheme="minorHAnsi" w:hAnsiTheme="minorHAnsi"/>
                <w:noProof/>
                <w:sz w:val="22"/>
                <w:szCs w:val="24"/>
                <w14:ligatures w14:val="standardContextual"/>
              </w:rPr>
              <w:tab/>
            </w:r>
            <w:r w:rsidRPr="00DB78A9">
              <w:rPr>
                <w:rStyle w:val="ab"/>
                <w:noProof/>
              </w:rPr>
              <w:t>業務場所</w:t>
            </w:r>
            <w:r>
              <w:rPr>
                <w:noProof/>
                <w:webHidden/>
              </w:rPr>
              <w:tab/>
            </w:r>
            <w:r>
              <w:rPr>
                <w:noProof/>
                <w:webHidden/>
              </w:rPr>
              <w:fldChar w:fldCharType="begin"/>
            </w:r>
            <w:r>
              <w:rPr>
                <w:noProof/>
                <w:webHidden/>
              </w:rPr>
              <w:instrText xml:space="preserve"> PAGEREF _Toc189671374 \h </w:instrText>
            </w:r>
            <w:r>
              <w:rPr>
                <w:noProof/>
                <w:webHidden/>
              </w:rPr>
            </w:r>
            <w:r>
              <w:rPr>
                <w:noProof/>
                <w:webHidden/>
              </w:rPr>
              <w:fldChar w:fldCharType="separate"/>
            </w:r>
            <w:r>
              <w:rPr>
                <w:noProof/>
                <w:webHidden/>
              </w:rPr>
              <w:t>7</w:t>
            </w:r>
            <w:r>
              <w:rPr>
                <w:noProof/>
                <w:webHidden/>
              </w:rPr>
              <w:fldChar w:fldCharType="end"/>
            </w:r>
          </w:hyperlink>
        </w:p>
        <w:p w14:paraId="0112851E" w14:textId="17B0CB00" w:rsidR="00475675" w:rsidRDefault="00475675">
          <w:pPr>
            <w:pStyle w:val="22"/>
            <w:tabs>
              <w:tab w:val="left" w:pos="660"/>
              <w:tab w:val="right" w:leader="dot" w:pos="9054"/>
            </w:tabs>
            <w:rPr>
              <w:rFonts w:asciiTheme="minorHAnsi" w:hAnsiTheme="minorHAnsi"/>
              <w:noProof/>
              <w:sz w:val="22"/>
              <w:szCs w:val="24"/>
              <w14:ligatures w14:val="standardContextual"/>
            </w:rPr>
          </w:pPr>
          <w:hyperlink w:anchor="_Toc189671375" w:history="1">
            <w:r w:rsidRPr="00DB78A9">
              <w:rPr>
                <w:rStyle w:val="ab"/>
                <w:noProof/>
              </w:rPr>
              <w:t>８</w:t>
            </w:r>
            <w:r>
              <w:rPr>
                <w:rFonts w:asciiTheme="minorHAnsi" w:hAnsiTheme="minorHAnsi"/>
                <w:noProof/>
                <w:sz w:val="22"/>
                <w:szCs w:val="24"/>
                <w14:ligatures w14:val="standardContextual"/>
              </w:rPr>
              <w:tab/>
            </w:r>
            <w:r w:rsidRPr="00DB78A9">
              <w:rPr>
                <w:rStyle w:val="ab"/>
                <w:noProof/>
              </w:rPr>
              <w:t>打合せ計画</w:t>
            </w:r>
            <w:r>
              <w:rPr>
                <w:noProof/>
                <w:webHidden/>
              </w:rPr>
              <w:tab/>
            </w:r>
            <w:r>
              <w:rPr>
                <w:noProof/>
                <w:webHidden/>
              </w:rPr>
              <w:fldChar w:fldCharType="begin"/>
            </w:r>
            <w:r>
              <w:rPr>
                <w:noProof/>
                <w:webHidden/>
              </w:rPr>
              <w:instrText xml:space="preserve"> PAGEREF _Toc189671375 \h </w:instrText>
            </w:r>
            <w:r>
              <w:rPr>
                <w:noProof/>
                <w:webHidden/>
              </w:rPr>
            </w:r>
            <w:r>
              <w:rPr>
                <w:noProof/>
                <w:webHidden/>
              </w:rPr>
              <w:fldChar w:fldCharType="separate"/>
            </w:r>
            <w:r>
              <w:rPr>
                <w:noProof/>
                <w:webHidden/>
              </w:rPr>
              <w:t>8</w:t>
            </w:r>
            <w:r>
              <w:rPr>
                <w:noProof/>
                <w:webHidden/>
              </w:rPr>
              <w:fldChar w:fldCharType="end"/>
            </w:r>
          </w:hyperlink>
        </w:p>
        <w:p w14:paraId="3E898A91" w14:textId="5E610C70" w:rsidR="00475675" w:rsidRDefault="00475675">
          <w:pPr>
            <w:pStyle w:val="22"/>
            <w:tabs>
              <w:tab w:val="left" w:pos="660"/>
              <w:tab w:val="right" w:leader="dot" w:pos="9054"/>
            </w:tabs>
            <w:rPr>
              <w:rFonts w:asciiTheme="minorHAnsi" w:hAnsiTheme="minorHAnsi"/>
              <w:noProof/>
              <w:sz w:val="22"/>
              <w:szCs w:val="24"/>
              <w14:ligatures w14:val="standardContextual"/>
            </w:rPr>
          </w:pPr>
          <w:hyperlink w:anchor="_Toc189671376" w:history="1">
            <w:r w:rsidRPr="00DB78A9">
              <w:rPr>
                <w:rStyle w:val="ab"/>
                <w:noProof/>
              </w:rPr>
              <w:t>９</w:t>
            </w:r>
            <w:r>
              <w:rPr>
                <w:rFonts w:asciiTheme="minorHAnsi" w:hAnsiTheme="minorHAnsi"/>
                <w:noProof/>
                <w:sz w:val="22"/>
                <w:szCs w:val="24"/>
                <w14:ligatures w14:val="standardContextual"/>
              </w:rPr>
              <w:tab/>
            </w:r>
            <w:r w:rsidRPr="00DB78A9">
              <w:rPr>
                <w:rStyle w:val="ab"/>
                <w:noProof/>
              </w:rPr>
              <w:t>照査計画</w:t>
            </w:r>
            <w:r>
              <w:rPr>
                <w:noProof/>
                <w:webHidden/>
              </w:rPr>
              <w:tab/>
            </w:r>
            <w:r>
              <w:rPr>
                <w:noProof/>
                <w:webHidden/>
              </w:rPr>
              <w:fldChar w:fldCharType="begin"/>
            </w:r>
            <w:r>
              <w:rPr>
                <w:noProof/>
                <w:webHidden/>
              </w:rPr>
              <w:instrText xml:space="preserve"> PAGEREF _Toc189671376 \h </w:instrText>
            </w:r>
            <w:r>
              <w:rPr>
                <w:noProof/>
                <w:webHidden/>
              </w:rPr>
            </w:r>
            <w:r>
              <w:rPr>
                <w:noProof/>
                <w:webHidden/>
              </w:rPr>
              <w:fldChar w:fldCharType="separate"/>
            </w:r>
            <w:r>
              <w:rPr>
                <w:noProof/>
                <w:webHidden/>
              </w:rPr>
              <w:t>8</w:t>
            </w:r>
            <w:r>
              <w:rPr>
                <w:noProof/>
                <w:webHidden/>
              </w:rPr>
              <w:fldChar w:fldCharType="end"/>
            </w:r>
          </w:hyperlink>
        </w:p>
        <w:p w14:paraId="3D95BF22" w14:textId="759E9C9C" w:rsidR="00475675" w:rsidRDefault="00475675">
          <w:pPr>
            <w:pStyle w:val="22"/>
            <w:tabs>
              <w:tab w:val="left" w:pos="880"/>
              <w:tab w:val="right" w:leader="dot" w:pos="9054"/>
            </w:tabs>
            <w:rPr>
              <w:rFonts w:asciiTheme="minorHAnsi" w:hAnsiTheme="minorHAnsi"/>
              <w:noProof/>
              <w:sz w:val="22"/>
              <w:szCs w:val="24"/>
              <w14:ligatures w14:val="standardContextual"/>
            </w:rPr>
          </w:pPr>
          <w:hyperlink w:anchor="_Toc189671377" w:history="1">
            <w:r w:rsidRPr="00DB78A9">
              <w:rPr>
                <w:rStyle w:val="ab"/>
                <w:noProof/>
              </w:rPr>
              <w:t>１０</w:t>
            </w:r>
            <w:r>
              <w:rPr>
                <w:rFonts w:asciiTheme="minorHAnsi" w:hAnsiTheme="minorHAnsi"/>
                <w:noProof/>
                <w:sz w:val="22"/>
                <w:szCs w:val="24"/>
                <w14:ligatures w14:val="standardContextual"/>
              </w:rPr>
              <w:tab/>
            </w:r>
            <w:r w:rsidRPr="00DB78A9">
              <w:rPr>
                <w:rStyle w:val="ab"/>
                <w:noProof/>
              </w:rPr>
              <w:t>借用資料</w:t>
            </w:r>
            <w:r>
              <w:rPr>
                <w:noProof/>
                <w:webHidden/>
              </w:rPr>
              <w:tab/>
            </w:r>
            <w:r>
              <w:rPr>
                <w:noProof/>
                <w:webHidden/>
              </w:rPr>
              <w:fldChar w:fldCharType="begin"/>
            </w:r>
            <w:r>
              <w:rPr>
                <w:noProof/>
                <w:webHidden/>
              </w:rPr>
              <w:instrText xml:space="preserve"> PAGEREF _Toc189671377 \h </w:instrText>
            </w:r>
            <w:r>
              <w:rPr>
                <w:noProof/>
                <w:webHidden/>
              </w:rPr>
            </w:r>
            <w:r>
              <w:rPr>
                <w:noProof/>
                <w:webHidden/>
              </w:rPr>
              <w:fldChar w:fldCharType="separate"/>
            </w:r>
            <w:r>
              <w:rPr>
                <w:noProof/>
                <w:webHidden/>
              </w:rPr>
              <w:t>8</w:t>
            </w:r>
            <w:r>
              <w:rPr>
                <w:noProof/>
                <w:webHidden/>
              </w:rPr>
              <w:fldChar w:fldCharType="end"/>
            </w:r>
          </w:hyperlink>
        </w:p>
        <w:p w14:paraId="34D25438" w14:textId="1B6BFB3F" w:rsidR="00475675" w:rsidRDefault="00475675">
          <w:pPr>
            <w:pStyle w:val="22"/>
            <w:tabs>
              <w:tab w:val="left" w:pos="880"/>
              <w:tab w:val="right" w:leader="dot" w:pos="9054"/>
            </w:tabs>
            <w:rPr>
              <w:rFonts w:asciiTheme="minorHAnsi" w:hAnsiTheme="minorHAnsi"/>
              <w:noProof/>
              <w:sz w:val="22"/>
              <w:szCs w:val="24"/>
              <w14:ligatures w14:val="standardContextual"/>
            </w:rPr>
          </w:pPr>
          <w:hyperlink w:anchor="_Toc189671378" w:history="1">
            <w:r w:rsidRPr="00DB78A9">
              <w:rPr>
                <w:rStyle w:val="ab"/>
                <w:noProof/>
              </w:rPr>
              <w:t>１１</w:t>
            </w:r>
            <w:r>
              <w:rPr>
                <w:rFonts w:asciiTheme="minorHAnsi" w:hAnsiTheme="minorHAnsi"/>
                <w:noProof/>
                <w:sz w:val="22"/>
                <w:szCs w:val="24"/>
                <w14:ligatures w14:val="standardContextual"/>
              </w:rPr>
              <w:tab/>
            </w:r>
            <w:r w:rsidRPr="00DB78A9">
              <w:rPr>
                <w:rStyle w:val="ab"/>
                <w:noProof/>
              </w:rPr>
              <w:t>使用する主な図書及び基準</w:t>
            </w:r>
            <w:r>
              <w:rPr>
                <w:noProof/>
                <w:webHidden/>
              </w:rPr>
              <w:tab/>
            </w:r>
            <w:r>
              <w:rPr>
                <w:noProof/>
                <w:webHidden/>
              </w:rPr>
              <w:fldChar w:fldCharType="begin"/>
            </w:r>
            <w:r>
              <w:rPr>
                <w:noProof/>
                <w:webHidden/>
              </w:rPr>
              <w:instrText xml:space="preserve"> PAGEREF _Toc189671378 \h </w:instrText>
            </w:r>
            <w:r>
              <w:rPr>
                <w:noProof/>
                <w:webHidden/>
              </w:rPr>
            </w:r>
            <w:r>
              <w:rPr>
                <w:noProof/>
                <w:webHidden/>
              </w:rPr>
              <w:fldChar w:fldCharType="separate"/>
            </w:r>
            <w:r>
              <w:rPr>
                <w:noProof/>
                <w:webHidden/>
              </w:rPr>
              <w:t>9</w:t>
            </w:r>
            <w:r>
              <w:rPr>
                <w:noProof/>
                <w:webHidden/>
              </w:rPr>
              <w:fldChar w:fldCharType="end"/>
            </w:r>
          </w:hyperlink>
        </w:p>
        <w:p w14:paraId="03F5AC28" w14:textId="11B5F1FF" w:rsidR="00475675" w:rsidRDefault="00475675">
          <w:pPr>
            <w:pStyle w:val="22"/>
            <w:tabs>
              <w:tab w:val="left" w:pos="880"/>
              <w:tab w:val="right" w:leader="dot" w:pos="9054"/>
            </w:tabs>
            <w:rPr>
              <w:rFonts w:asciiTheme="minorHAnsi" w:hAnsiTheme="minorHAnsi"/>
              <w:noProof/>
              <w:sz w:val="22"/>
              <w:szCs w:val="24"/>
              <w14:ligatures w14:val="standardContextual"/>
            </w:rPr>
          </w:pPr>
          <w:hyperlink w:anchor="_Toc189671379" w:history="1">
            <w:r w:rsidRPr="00DB78A9">
              <w:rPr>
                <w:rStyle w:val="ab"/>
                <w:noProof/>
              </w:rPr>
              <w:t>１２</w:t>
            </w:r>
            <w:r>
              <w:rPr>
                <w:rFonts w:asciiTheme="minorHAnsi" w:hAnsiTheme="minorHAnsi"/>
                <w:noProof/>
                <w:sz w:val="22"/>
                <w:szCs w:val="24"/>
                <w14:ligatures w14:val="standardContextual"/>
              </w:rPr>
              <w:tab/>
            </w:r>
            <w:r w:rsidRPr="00DB78A9">
              <w:rPr>
                <w:rStyle w:val="ab"/>
                <w:noProof/>
              </w:rPr>
              <w:t>使用する主な機器</w:t>
            </w:r>
            <w:r>
              <w:rPr>
                <w:noProof/>
                <w:webHidden/>
              </w:rPr>
              <w:tab/>
            </w:r>
            <w:r>
              <w:rPr>
                <w:noProof/>
                <w:webHidden/>
              </w:rPr>
              <w:fldChar w:fldCharType="begin"/>
            </w:r>
            <w:r>
              <w:rPr>
                <w:noProof/>
                <w:webHidden/>
              </w:rPr>
              <w:instrText xml:space="preserve"> PAGEREF _Toc189671379 \h </w:instrText>
            </w:r>
            <w:r>
              <w:rPr>
                <w:noProof/>
                <w:webHidden/>
              </w:rPr>
            </w:r>
            <w:r>
              <w:rPr>
                <w:noProof/>
                <w:webHidden/>
              </w:rPr>
              <w:fldChar w:fldCharType="separate"/>
            </w:r>
            <w:r>
              <w:rPr>
                <w:noProof/>
                <w:webHidden/>
              </w:rPr>
              <w:t>9</w:t>
            </w:r>
            <w:r>
              <w:rPr>
                <w:noProof/>
                <w:webHidden/>
              </w:rPr>
              <w:fldChar w:fldCharType="end"/>
            </w:r>
          </w:hyperlink>
        </w:p>
        <w:p w14:paraId="02DA3CC6" w14:textId="50F4FF13" w:rsidR="00475675" w:rsidRDefault="00475675">
          <w:pPr>
            <w:pStyle w:val="22"/>
            <w:tabs>
              <w:tab w:val="left" w:pos="880"/>
              <w:tab w:val="right" w:leader="dot" w:pos="9054"/>
            </w:tabs>
            <w:rPr>
              <w:rFonts w:asciiTheme="minorHAnsi" w:hAnsiTheme="minorHAnsi"/>
              <w:noProof/>
              <w:sz w:val="22"/>
              <w:szCs w:val="24"/>
              <w14:ligatures w14:val="standardContextual"/>
            </w:rPr>
          </w:pPr>
          <w:hyperlink w:anchor="_Toc189671380" w:history="1">
            <w:r w:rsidRPr="00DB78A9">
              <w:rPr>
                <w:rStyle w:val="ab"/>
                <w:noProof/>
              </w:rPr>
              <w:t>１３</w:t>
            </w:r>
            <w:r>
              <w:rPr>
                <w:rFonts w:asciiTheme="minorHAnsi" w:hAnsiTheme="minorHAnsi"/>
                <w:noProof/>
                <w:sz w:val="22"/>
                <w:szCs w:val="24"/>
                <w14:ligatures w14:val="standardContextual"/>
              </w:rPr>
              <w:tab/>
            </w:r>
            <w:r w:rsidRPr="00DB78A9">
              <w:rPr>
                <w:rStyle w:val="ab"/>
                <w:noProof/>
              </w:rPr>
              <w:t>成果品の内容、部数</w:t>
            </w:r>
            <w:r>
              <w:rPr>
                <w:noProof/>
                <w:webHidden/>
              </w:rPr>
              <w:tab/>
            </w:r>
            <w:r>
              <w:rPr>
                <w:noProof/>
                <w:webHidden/>
              </w:rPr>
              <w:fldChar w:fldCharType="begin"/>
            </w:r>
            <w:r>
              <w:rPr>
                <w:noProof/>
                <w:webHidden/>
              </w:rPr>
              <w:instrText xml:space="preserve"> PAGEREF _Toc189671380 \h </w:instrText>
            </w:r>
            <w:r>
              <w:rPr>
                <w:noProof/>
                <w:webHidden/>
              </w:rPr>
            </w:r>
            <w:r>
              <w:rPr>
                <w:noProof/>
                <w:webHidden/>
              </w:rPr>
              <w:fldChar w:fldCharType="separate"/>
            </w:r>
            <w:r>
              <w:rPr>
                <w:noProof/>
                <w:webHidden/>
              </w:rPr>
              <w:t>10</w:t>
            </w:r>
            <w:r>
              <w:rPr>
                <w:noProof/>
                <w:webHidden/>
              </w:rPr>
              <w:fldChar w:fldCharType="end"/>
            </w:r>
          </w:hyperlink>
        </w:p>
        <w:p w14:paraId="095A1AED" w14:textId="68C8091D" w:rsidR="00475675" w:rsidRDefault="00475675">
          <w:pPr>
            <w:pStyle w:val="22"/>
            <w:tabs>
              <w:tab w:val="left" w:pos="880"/>
              <w:tab w:val="right" w:leader="dot" w:pos="9054"/>
            </w:tabs>
            <w:rPr>
              <w:rFonts w:asciiTheme="minorHAnsi" w:hAnsiTheme="minorHAnsi"/>
              <w:noProof/>
              <w:sz w:val="22"/>
              <w:szCs w:val="24"/>
              <w14:ligatures w14:val="standardContextual"/>
            </w:rPr>
          </w:pPr>
          <w:hyperlink w:anchor="_Toc189671381" w:history="1">
            <w:r w:rsidRPr="00DB78A9">
              <w:rPr>
                <w:rStyle w:val="ab"/>
                <w:noProof/>
              </w:rPr>
              <w:t>(</w:t>
            </w:r>
            <w:r w:rsidRPr="00DB78A9">
              <w:rPr>
                <w:rStyle w:val="ab"/>
                <w:noProof/>
              </w:rPr>
              <w:t>ウ</w:t>
            </w:r>
            <w:r w:rsidRPr="00DB78A9">
              <w:rPr>
                <w:rStyle w:val="ab"/>
                <w:noProof/>
              </w:rPr>
              <w:t>)</w:t>
            </w:r>
            <w:r>
              <w:rPr>
                <w:rFonts w:asciiTheme="minorHAnsi" w:hAnsiTheme="minorHAnsi"/>
                <w:noProof/>
                <w:sz w:val="22"/>
                <w:szCs w:val="24"/>
                <w14:ligatures w14:val="standardContextual"/>
              </w:rPr>
              <w:tab/>
            </w:r>
            <w:r w:rsidRPr="00DB78A9">
              <w:rPr>
                <w:rStyle w:val="ab"/>
                <w:noProof/>
              </w:rPr>
              <w:t>成果品の提出</w:t>
            </w:r>
            <w:r>
              <w:rPr>
                <w:noProof/>
                <w:webHidden/>
              </w:rPr>
              <w:tab/>
            </w:r>
            <w:r>
              <w:rPr>
                <w:noProof/>
                <w:webHidden/>
              </w:rPr>
              <w:fldChar w:fldCharType="begin"/>
            </w:r>
            <w:r>
              <w:rPr>
                <w:noProof/>
                <w:webHidden/>
              </w:rPr>
              <w:instrText xml:space="preserve"> PAGEREF _Toc189671381 \h </w:instrText>
            </w:r>
            <w:r>
              <w:rPr>
                <w:noProof/>
                <w:webHidden/>
              </w:rPr>
            </w:r>
            <w:r>
              <w:rPr>
                <w:noProof/>
                <w:webHidden/>
              </w:rPr>
              <w:fldChar w:fldCharType="separate"/>
            </w:r>
            <w:r>
              <w:rPr>
                <w:noProof/>
                <w:webHidden/>
              </w:rPr>
              <w:t>10</w:t>
            </w:r>
            <w:r>
              <w:rPr>
                <w:noProof/>
                <w:webHidden/>
              </w:rPr>
              <w:fldChar w:fldCharType="end"/>
            </w:r>
          </w:hyperlink>
        </w:p>
        <w:p w14:paraId="60C7A2E8" w14:textId="3C10B06D" w:rsidR="00475675" w:rsidRDefault="00475675">
          <w:pPr>
            <w:pStyle w:val="22"/>
            <w:tabs>
              <w:tab w:val="left" w:pos="880"/>
              <w:tab w:val="right" w:leader="dot" w:pos="9054"/>
            </w:tabs>
            <w:rPr>
              <w:rFonts w:asciiTheme="minorHAnsi" w:hAnsiTheme="minorHAnsi"/>
              <w:noProof/>
              <w:sz w:val="22"/>
              <w:szCs w:val="24"/>
              <w14:ligatures w14:val="standardContextual"/>
            </w:rPr>
          </w:pPr>
          <w:hyperlink w:anchor="_Toc189671382" w:history="1">
            <w:r w:rsidRPr="00DB78A9">
              <w:rPr>
                <w:rStyle w:val="ab"/>
                <w:noProof/>
              </w:rPr>
              <w:t>(</w:t>
            </w:r>
            <w:r w:rsidRPr="00DB78A9">
              <w:rPr>
                <w:rStyle w:val="ab"/>
                <w:noProof/>
              </w:rPr>
              <w:t>エ</w:t>
            </w:r>
            <w:r w:rsidRPr="00DB78A9">
              <w:rPr>
                <w:rStyle w:val="ab"/>
                <w:noProof/>
              </w:rPr>
              <w:t>)</w:t>
            </w:r>
            <w:r>
              <w:rPr>
                <w:rFonts w:asciiTheme="minorHAnsi" w:hAnsiTheme="minorHAnsi"/>
                <w:noProof/>
                <w:sz w:val="22"/>
                <w:szCs w:val="24"/>
                <w14:ligatures w14:val="standardContextual"/>
              </w:rPr>
              <w:tab/>
            </w:r>
            <w:r w:rsidRPr="00DB78A9">
              <w:rPr>
                <w:rStyle w:val="ab"/>
                <w:noProof/>
              </w:rPr>
              <w:t>成果品</w:t>
            </w:r>
            <w:r>
              <w:rPr>
                <w:noProof/>
                <w:webHidden/>
              </w:rPr>
              <w:tab/>
            </w:r>
            <w:r>
              <w:rPr>
                <w:noProof/>
                <w:webHidden/>
              </w:rPr>
              <w:fldChar w:fldCharType="begin"/>
            </w:r>
            <w:r>
              <w:rPr>
                <w:noProof/>
                <w:webHidden/>
              </w:rPr>
              <w:instrText xml:space="preserve"> PAGEREF _Toc189671382 \h </w:instrText>
            </w:r>
            <w:r>
              <w:rPr>
                <w:noProof/>
                <w:webHidden/>
              </w:rPr>
            </w:r>
            <w:r>
              <w:rPr>
                <w:noProof/>
                <w:webHidden/>
              </w:rPr>
              <w:fldChar w:fldCharType="separate"/>
            </w:r>
            <w:r>
              <w:rPr>
                <w:noProof/>
                <w:webHidden/>
              </w:rPr>
              <w:t>10</w:t>
            </w:r>
            <w:r>
              <w:rPr>
                <w:noProof/>
                <w:webHidden/>
              </w:rPr>
              <w:fldChar w:fldCharType="end"/>
            </w:r>
          </w:hyperlink>
        </w:p>
        <w:p w14:paraId="65C18093" w14:textId="4147948C" w:rsidR="00475675" w:rsidRDefault="00475675">
          <w:pPr>
            <w:pStyle w:val="22"/>
            <w:tabs>
              <w:tab w:val="left" w:pos="880"/>
              <w:tab w:val="right" w:leader="dot" w:pos="9054"/>
            </w:tabs>
            <w:rPr>
              <w:rFonts w:asciiTheme="minorHAnsi" w:hAnsiTheme="minorHAnsi"/>
              <w:noProof/>
              <w:sz w:val="22"/>
              <w:szCs w:val="24"/>
              <w14:ligatures w14:val="standardContextual"/>
            </w:rPr>
          </w:pPr>
          <w:hyperlink w:anchor="_Toc189671383" w:history="1">
            <w:r w:rsidRPr="00DB78A9">
              <w:rPr>
                <w:rStyle w:val="ab"/>
                <w:noProof/>
              </w:rPr>
              <w:t>１４</w:t>
            </w:r>
            <w:r>
              <w:rPr>
                <w:rFonts w:asciiTheme="minorHAnsi" w:hAnsiTheme="minorHAnsi"/>
                <w:noProof/>
                <w:sz w:val="22"/>
                <w:szCs w:val="24"/>
                <w14:ligatures w14:val="standardContextual"/>
              </w:rPr>
              <w:tab/>
            </w:r>
            <w:r w:rsidRPr="00DB78A9">
              <w:rPr>
                <w:rStyle w:val="ab"/>
                <w:noProof/>
              </w:rPr>
              <w:t>成果品の品質を確保するための計画</w:t>
            </w:r>
            <w:r>
              <w:rPr>
                <w:noProof/>
                <w:webHidden/>
              </w:rPr>
              <w:tab/>
            </w:r>
            <w:r>
              <w:rPr>
                <w:noProof/>
                <w:webHidden/>
              </w:rPr>
              <w:fldChar w:fldCharType="begin"/>
            </w:r>
            <w:r>
              <w:rPr>
                <w:noProof/>
                <w:webHidden/>
              </w:rPr>
              <w:instrText xml:space="preserve"> PAGEREF _Toc189671383 \h </w:instrText>
            </w:r>
            <w:r>
              <w:rPr>
                <w:noProof/>
                <w:webHidden/>
              </w:rPr>
            </w:r>
            <w:r>
              <w:rPr>
                <w:noProof/>
                <w:webHidden/>
              </w:rPr>
              <w:fldChar w:fldCharType="separate"/>
            </w:r>
            <w:r>
              <w:rPr>
                <w:noProof/>
                <w:webHidden/>
              </w:rPr>
              <w:t>10</w:t>
            </w:r>
            <w:r>
              <w:rPr>
                <w:noProof/>
                <w:webHidden/>
              </w:rPr>
              <w:fldChar w:fldCharType="end"/>
            </w:r>
          </w:hyperlink>
        </w:p>
        <w:p w14:paraId="4B6E844F" w14:textId="5EFBC72E" w:rsidR="00475675" w:rsidRDefault="00475675">
          <w:pPr>
            <w:pStyle w:val="22"/>
            <w:tabs>
              <w:tab w:val="left" w:pos="880"/>
              <w:tab w:val="right" w:leader="dot" w:pos="9054"/>
            </w:tabs>
            <w:rPr>
              <w:rFonts w:asciiTheme="minorHAnsi" w:hAnsiTheme="minorHAnsi"/>
              <w:noProof/>
              <w:sz w:val="22"/>
              <w:szCs w:val="24"/>
              <w14:ligatures w14:val="standardContextual"/>
            </w:rPr>
          </w:pPr>
          <w:hyperlink w:anchor="_Toc189671384" w:history="1">
            <w:r w:rsidRPr="00DB78A9">
              <w:rPr>
                <w:rStyle w:val="ab"/>
                <w:noProof/>
              </w:rPr>
              <w:t>(</w:t>
            </w:r>
            <w:r w:rsidRPr="00DB78A9">
              <w:rPr>
                <w:rStyle w:val="ab"/>
                <w:noProof/>
              </w:rPr>
              <w:t>オ</w:t>
            </w:r>
            <w:r w:rsidRPr="00DB78A9">
              <w:rPr>
                <w:rStyle w:val="ab"/>
                <w:noProof/>
              </w:rPr>
              <w:t>)</w:t>
            </w:r>
            <w:r>
              <w:rPr>
                <w:rFonts w:asciiTheme="minorHAnsi" w:hAnsiTheme="minorHAnsi"/>
                <w:noProof/>
                <w:sz w:val="22"/>
                <w:szCs w:val="24"/>
                <w14:ligatures w14:val="standardContextual"/>
              </w:rPr>
              <w:tab/>
            </w:r>
            <w:r w:rsidRPr="00DB78A9">
              <w:rPr>
                <w:rStyle w:val="ab"/>
                <w:noProof/>
              </w:rPr>
              <w:t>品質確保のための計画</w:t>
            </w:r>
            <w:r>
              <w:rPr>
                <w:noProof/>
                <w:webHidden/>
              </w:rPr>
              <w:tab/>
            </w:r>
            <w:r>
              <w:rPr>
                <w:noProof/>
                <w:webHidden/>
              </w:rPr>
              <w:fldChar w:fldCharType="begin"/>
            </w:r>
            <w:r>
              <w:rPr>
                <w:noProof/>
                <w:webHidden/>
              </w:rPr>
              <w:instrText xml:space="preserve"> PAGEREF _Toc189671384 \h </w:instrText>
            </w:r>
            <w:r>
              <w:rPr>
                <w:noProof/>
                <w:webHidden/>
              </w:rPr>
            </w:r>
            <w:r>
              <w:rPr>
                <w:noProof/>
                <w:webHidden/>
              </w:rPr>
              <w:fldChar w:fldCharType="separate"/>
            </w:r>
            <w:r>
              <w:rPr>
                <w:noProof/>
                <w:webHidden/>
              </w:rPr>
              <w:t>10</w:t>
            </w:r>
            <w:r>
              <w:rPr>
                <w:noProof/>
                <w:webHidden/>
              </w:rPr>
              <w:fldChar w:fldCharType="end"/>
            </w:r>
          </w:hyperlink>
        </w:p>
        <w:p w14:paraId="69D69CAB" w14:textId="09CEA35E" w:rsidR="00475675" w:rsidRDefault="00475675">
          <w:pPr>
            <w:pStyle w:val="22"/>
            <w:tabs>
              <w:tab w:val="left" w:pos="880"/>
              <w:tab w:val="right" w:leader="dot" w:pos="9054"/>
            </w:tabs>
            <w:rPr>
              <w:rFonts w:asciiTheme="minorHAnsi" w:hAnsiTheme="minorHAnsi"/>
              <w:noProof/>
              <w:sz w:val="22"/>
              <w:szCs w:val="24"/>
              <w14:ligatures w14:val="standardContextual"/>
            </w:rPr>
          </w:pPr>
          <w:hyperlink w:anchor="_Toc189671385" w:history="1">
            <w:r w:rsidRPr="00DB78A9">
              <w:rPr>
                <w:rStyle w:val="ab"/>
                <w:noProof/>
              </w:rPr>
              <w:t>１５</w:t>
            </w:r>
            <w:r>
              <w:rPr>
                <w:rFonts w:asciiTheme="minorHAnsi" w:hAnsiTheme="minorHAnsi"/>
                <w:noProof/>
                <w:sz w:val="22"/>
                <w:szCs w:val="24"/>
                <w14:ligatures w14:val="standardContextual"/>
              </w:rPr>
              <w:tab/>
            </w:r>
            <w:r w:rsidRPr="00DB78A9">
              <w:rPr>
                <w:rStyle w:val="ab"/>
                <w:noProof/>
              </w:rPr>
              <w:t>連絡体制</w:t>
            </w:r>
            <w:r w:rsidRPr="00DB78A9">
              <w:rPr>
                <w:rStyle w:val="ab"/>
                <w:noProof/>
              </w:rPr>
              <w:t>(</w:t>
            </w:r>
            <w:r w:rsidRPr="00DB78A9">
              <w:rPr>
                <w:rStyle w:val="ab"/>
                <w:noProof/>
              </w:rPr>
              <w:t>緊急時を含む</w:t>
            </w:r>
            <w:r w:rsidRPr="00DB78A9">
              <w:rPr>
                <w:rStyle w:val="ab"/>
                <w:noProof/>
              </w:rPr>
              <w:t>)</w:t>
            </w:r>
            <w:r>
              <w:rPr>
                <w:noProof/>
                <w:webHidden/>
              </w:rPr>
              <w:tab/>
            </w:r>
            <w:r>
              <w:rPr>
                <w:noProof/>
                <w:webHidden/>
              </w:rPr>
              <w:fldChar w:fldCharType="begin"/>
            </w:r>
            <w:r>
              <w:rPr>
                <w:noProof/>
                <w:webHidden/>
              </w:rPr>
              <w:instrText xml:space="preserve"> PAGEREF _Toc189671385 \h </w:instrText>
            </w:r>
            <w:r>
              <w:rPr>
                <w:noProof/>
                <w:webHidden/>
              </w:rPr>
            </w:r>
            <w:r>
              <w:rPr>
                <w:noProof/>
                <w:webHidden/>
              </w:rPr>
              <w:fldChar w:fldCharType="separate"/>
            </w:r>
            <w:r>
              <w:rPr>
                <w:noProof/>
                <w:webHidden/>
              </w:rPr>
              <w:t>11</w:t>
            </w:r>
            <w:r>
              <w:rPr>
                <w:noProof/>
                <w:webHidden/>
              </w:rPr>
              <w:fldChar w:fldCharType="end"/>
            </w:r>
          </w:hyperlink>
        </w:p>
        <w:p w14:paraId="69454162" w14:textId="0463E13B" w:rsidR="00475675" w:rsidRDefault="00475675">
          <w:pPr>
            <w:pStyle w:val="22"/>
            <w:tabs>
              <w:tab w:val="left" w:pos="880"/>
              <w:tab w:val="right" w:leader="dot" w:pos="9054"/>
            </w:tabs>
            <w:rPr>
              <w:rFonts w:asciiTheme="minorHAnsi" w:hAnsiTheme="minorHAnsi"/>
              <w:noProof/>
              <w:sz w:val="22"/>
              <w:szCs w:val="24"/>
              <w14:ligatures w14:val="standardContextual"/>
            </w:rPr>
          </w:pPr>
          <w:hyperlink w:anchor="_Toc189671386" w:history="1">
            <w:r w:rsidRPr="00DB78A9">
              <w:rPr>
                <w:rStyle w:val="ab"/>
                <w:noProof/>
              </w:rPr>
              <w:t>１６</w:t>
            </w:r>
            <w:r>
              <w:rPr>
                <w:rFonts w:asciiTheme="minorHAnsi" w:hAnsiTheme="minorHAnsi"/>
                <w:noProof/>
                <w:sz w:val="22"/>
                <w:szCs w:val="24"/>
                <w14:ligatures w14:val="standardContextual"/>
              </w:rPr>
              <w:tab/>
            </w:r>
            <w:r w:rsidRPr="00DB78A9">
              <w:rPr>
                <w:rStyle w:val="ab"/>
                <w:noProof/>
              </w:rPr>
              <w:t>その他</w:t>
            </w:r>
            <w:r>
              <w:rPr>
                <w:noProof/>
                <w:webHidden/>
              </w:rPr>
              <w:tab/>
            </w:r>
            <w:r>
              <w:rPr>
                <w:noProof/>
                <w:webHidden/>
              </w:rPr>
              <w:fldChar w:fldCharType="begin"/>
            </w:r>
            <w:r>
              <w:rPr>
                <w:noProof/>
                <w:webHidden/>
              </w:rPr>
              <w:instrText xml:space="preserve"> PAGEREF _Toc189671386 \h </w:instrText>
            </w:r>
            <w:r>
              <w:rPr>
                <w:noProof/>
                <w:webHidden/>
              </w:rPr>
            </w:r>
            <w:r>
              <w:rPr>
                <w:noProof/>
                <w:webHidden/>
              </w:rPr>
              <w:fldChar w:fldCharType="separate"/>
            </w:r>
            <w:r>
              <w:rPr>
                <w:noProof/>
                <w:webHidden/>
              </w:rPr>
              <w:t>12</w:t>
            </w:r>
            <w:r>
              <w:rPr>
                <w:noProof/>
                <w:webHidden/>
              </w:rPr>
              <w:fldChar w:fldCharType="end"/>
            </w:r>
          </w:hyperlink>
        </w:p>
        <w:p w14:paraId="20EA30B5" w14:textId="0F7A0C73" w:rsidR="00475675" w:rsidRDefault="00475675">
          <w:pPr>
            <w:pStyle w:val="22"/>
            <w:tabs>
              <w:tab w:val="left" w:pos="880"/>
              <w:tab w:val="right" w:leader="dot" w:pos="9054"/>
            </w:tabs>
            <w:rPr>
              <w:rFonts w:asciiTheme="minorHAnsi" w:hAnsiTheme="minorHAnsi"/>
              <w:noProof/>
              <w:sz w:val="22"/>
              <w:szCs w:val="24"/>
              <w14:ligatures w14:val="standardContextual"/>
            </w:rPr>
          </w:pPr>
          <w:hyperlink w:anchor="_Toc189671387" w:history="1">
            <w:r w:rsidRPr="00DB78A9">
              <w:rPr>
                <w:rStyle w:val="ab"/>
                <w:noProof/>
              </w:rPr>
              <w:t>(</w:t>
            </w:r>
            <w:r w:rsidRPr="00DB78A9">
              <w:rPr>
                <w:rStyle w:val="ab"/>
                <w:noProof/>
              </w:rPr>
              <w:t>カ</w:t>
            </w:r>
            <w:r w:rsidRPr="00DB78A9">
              <w:rPr>
                <w:rStyle w:val="ab"/>
                <w:noProof/>
              </w:rPr>
              <w:t>)</w:t>
            </w:r>
            <w:r>
              <w:rPr>
                <w:rFonts w:asciiTheme="minorHAnsi" w:hAnsiTheme="minorHAnsi"/>
                <w:noProof/>
                <w:sz w:val="22"/>
                <w:szCs w:val="24"/>
                <w14:ligatures w14:val="standardContextual"/>
              </w:rPr>
              <w:tab/>
            </w:r>
            <w:r w:rsidRPr="00DB78A9">
              <w:rPr>
                <w:rStyle w:val="ab"/>
                <w:noProof/>
              </w:rPr>
              <w:t>個人情報の取扱い及び行政情報流出防止対策の強化</w:t>
            </w:r>
            <w:r>
              <w:rPr>
                <w:noProof/>
                <w:webHidden/>
              </w:rPr>
              <w:tab/>
            </w:r>
            <w:r>
              <w:rPr>
                <w:noProof/>
                <w:webHidden/>
              </w:rPr>
              <w:fldChar w:fldCharType="begin"/>
            </w:r>
            <w:r>
              <w:rPr>
                <w:noProof/>
                <w:webHidden/>
              </w:rPr>
              <w:instrText xml:space="preserve"> PAGEREF _Toc189671387 \h </w:instrText>
            </w:r>
            <w:r>
              <w:rPr>
                <w:noProof/>
                <w:webHidden/>
              </w:rPr>
            </w:r>
            <w:r>
              <w:rPr>
                <w:noProof/>
                <w:webHidden/>
              </w:rPr>
              <w:fldChar w:fldCharType="separate"/>
            </w:r>
            <w:r>
              <w:rPr>
                <w:noProof/>
                <w:webHidden/>
              </w:rPr>
              <w:t>12</w:t>
            </w:r>
            <w:r>
              <w:rPr>
                <w:noProof/>
                <w:webHidden/>
              </w:rPr>
              <w:fldChar w:fldCharType="end"/>
            </w:r>
          </w:hyperlink>
        </w:p>
        <w:p w14:paraId="535B5D01" w14:textId="38CAD1FB" w:rsidR="00475675" w:rsidRDefault="00475675">
          <w:pPr>
            <w:pStyle w:val="22"/>
            <w:tabs>
              <w:tab w:val="left" w:pos="880"/>
              <w:tab w:val="right" w:leader="dot" w:pos="9054"/>
            </w:tabs>
            <w:rPr>
              <w:rFonts w:asciiTheme="minorHAnsi" w:hAnsiTheme="minorHAnsi"/>
              <w:noProof/>
              <w:sz w:val="22"/>
              <w:szCs w:val="24"/>
              <w14:ligatures w14:val="standardContextual"/>
            </w:rPr>
          </w:pPr>
          <w:hyperlink w:anchor="_Toc189671388" w:history="1">
            <w:r w:rsidRPr="00DB78A9">
              <w:rPr>
                <w:rStyle w:val="ab"/>
                <w:noProof/>
              </w:rPr>
              <w:t>(</w:t>
            </w:r>
            <w:r w:rsidRPr="00DB78A9">
              <w:rPr>
                <w:rStyle w:val="ab"/>
                <w:noProof/>
              </w:rPr>
              <w:t>キ</w:t>
            </w:r>
            <w:r w:rsidRPr="00DB78A9">
              <w:rPr>
                <w:rStyle w:val="ab"/>
                <w:noProof/>
              </w:rPr>
              <w:t>)</w:t>
            </w:r>
            <w:r>
              <w:rPr>
                <w:rFonts w:asciiTheme="minorHAnsi" w:hAnsiTheme="minorHAnsi"/>
                <w:noProof/>
                <w:sz w:val="22"/>
                <w:szCs w:val="24"/>
                <w14:ligatures w14:val="standardContextual"/>
              </w:rPr>
              <w:tab/>
            </w:r>
            <w:r w:rsidRPr="00DB78A9">
              <w:rPr>
                <w:rStyle w:val="ab"/>
                <w:noProof/>
              </w:rPr>
              <w:t>安全等の確保</w:t>
            </w:r>
            <w:r>
              <w:rPr>
                <w:noProof/>
                <w:webHidden/>
              </w:rPr>
              <w:tab/>
            </w:r>
            <w:r>
              <w:rPr>
                <w:noProof/>
                <w:webHidden/>
              </w:rPr>
              <w:fldChar w:fldCharType="begin"/>
            </w:r>
            <w:r>
              <w:rPr>
                <w:noProof/>
                <w:webHidden/>
              </w:rPr>
              <w:instrText xml:space="preserve"> PAGEREF _Toc189671388 \h </w:instrText>
            </w:r>
            <w:r>
              <w:rPr>
                <w:noProof/>
                <w:webHidden/>
              </w:rPr>
            </w:r>
            <w:r>
              <w:rPr>
                <w:noProof/>
                <w:webHidden/>
              </w:rPr>
              <w:fldChar w:fldCharType="separate"/>
            </w:r>
            <w:r>
              <w:rPr>
                <w:noProof/>
                <w:webHidden/>
              </w:rPr>
              <w:t>12</w:t>
            </w:r>
            <w:r>
              <w:rPr>
                <w:noProof/>
                <w:webHidden/>
              </w:rPr>
              <w:fldChar w:fldCharType="end"/>
            </w:r>
          </w:hyperlink>
        </w:p>
        <w:p w14:paraId="730BD39D" w14:textId="68E6F0EE" w:rsidR="00475675" w:rsidRDefault="00475675">
          <w:pPr>
            <w:pStyle w:val="22"/>
            <w:tabs>
              <w:tab w:val="left" w:pos="880"/>
              <w:tab w:val="right" w:leader="dot" w:pos="9054"/>
            </w:tabs>
            <w:rPr>
              <w:rFonts w:asciiTheme="minorHAnsi" w:hAnsiTheme="minorHAnsi"/>
              <w:noProof/>
              <w:sz w:val="22"/>
              <w:szCs w:val="24"/>
              <w14:ligatures w14:val="standardContextual"/>
            </w:rPr>
          </w:pPr>
          <w:hyperlink w:anchor="_Toc189671389" w:history="1">
            <w:r w:rsidRPr="00DB78A9">
              <w:rPr>
                <w:rStyle w:val="ab"/>
                <w:noProof/>
              </w:rPr>
              <w:t>(</w:t>
            </w:r>
            <w:r w:rsidRPr="00DB78A9">
              <w:rPr>
                <w:rStyle w:val="ab"/>
                <w:noProof/>
              </w:rPr>
              <w:t>ク</w:t>
            </w:r>
            <w:r w:rsidRPr="00DB78A9">
              <w:rPr>
                <w:rStyle w:val="ab"/>
                <w:noProof/>
              </w:rPr>
              <w:t>)</w:t>
            </w:r>
            <w:r>
              <w:rPr>
                <w:rFonts w:asciiTheme="minorHAnsi" w:hAnsiTheme="minorHAnsi"/>
                <w:noProof/>
                <w:sz w:val="22"/>
                <w:szCs w:val="24"/>
                <w14:ligatures w14:val="standardContextual"/>
              </w:rPr>
              <w:tab/>
            </w:r>
            <w:r w:rsidRPr="00DB78A9">
              <w:rPr>
                <w:rStyle w:val="ab"/>
                <w:noProof/>
              </w:rPr>
              <w:t>業務実績情報システムの登録</w:t>
            </w:r>
            <w:r>
              <w:rPr>
                <w:noProof/>
                <w:webHidden/>
              </w:rPr>
              <w:tab/>
            </w:r>
            <w:r>
              <w:rPr>
                <w:noProof/>
                <w:webHidden/>
              </w:rPr>
              <w:fldChar w:fldCharType="begin"/>
            </w:r>
            <w:r>
              <w:rPr>
                <w:noProof/>
                <w:webHidden/>
              </w:rPr>
              <w:instrText xml:space="preserve"> PAGEREF _Toc189671389 \h </w:instrText>
            </w:r>
            <w:r>
              <w:rPr>
                <w:noProof/>
                <w:webHidden/>
              </w:rPr>
            </w:r>
            <w:r>
              <w:rPr>
                <w:noProof/>
                <w:webHidden/>
              </w:rPr>
              <w:fldChar w:fldCharType="separate"/>
            </w:r>
            <w:r>
              <w:rPr>
                <w:noProof/>
                <w:webHidden/>
              </w:rPr>
              <w:t>13</w:t>
            </w:r>
            <w:r>
              <w:rPr>
                <w:noProof/>
                <w:webHidden/>
              </w:rPr>
              <w:fldChar w:fldCharType="end"/>
            </w:r>
          </w:hyperlink>
        </w:p>
        <w:p w14:paraId="69D01BB2" w14:textId="27C22F97" w:rsidR="0057195A" w:rsidRDefault="0057195A">
          <w:pPr>
            <w:rPr>
              <w:lang w:val="ja-JP"/>
            </w:rPr>
          </w:pPr>
          <w:r w:rsidRPr="00C86AFA">
            <w:rPr>
              <w:b/>
              <w:bCs/>
              <w:lang w:val="ja-JP"/>
            </w:rPr>
            <w:fldChar w:fldCharType="end"/>
          </w:r>
        </w:p>
      </w:sdtContent>
    </w:sdt>
    <w:p w14:paraId="678FC800" w14:textId="11F8A5CF" w:rsidR="00CC73ED" w:rsidRDefault="00CC73ED">
      <w:pPr>
        <w:widowControl/>
        <w:jc w:val="left"/>
        <w:rPr>
          <w:lang w:val="ja-JP"/>
        </w:rPr>
      </w:pPr>
      <w:r>
        <w:rPr>
          <w:lang w:val="ja-JP"/>
        </w:rPr>
        <w:br w:type="page"/>
      </w:r>
    </w:p>
    <w:p w14:paraId="2B90D69B" w14:textId="0DB9A14A" w:rsidR="001A3461" w:rsidRPr="001916F9" w:rsidRDefault="001A3461" w:rsidP="001A3461">
      <w:pPr>
        <w:pStyle w:val="1"/>
      </w:pPr>
      <w:bookmarkStart w:id="5" w:name="_Toc395520864"/>
      <w:bookmarkStart w:id="6" w:name="_Toc189671359"/>
      <w:r w:rsidRPr="001916F9">
        <w:rPr>
          <w:rFonts w:hint="eastAsia"/>
        </w:rPr>
        <w:lastRenderedPageBreak/>
        <w:t>業務概要</w:t>
      </w:r>
      <w:bookmarkEnd w:id="5"/>
      <w:bookmarkEnd w:id="6"/>
    </w:p>
    <w:p w14:paraId="6E85BC1E" w14:textId="77777777" w:rsidR="001A3461" w:rsidRPr="001916F9" w:rsidRDefault="001A3461" w:rsidP="001A3461">
      <w:pPr>
        <w:pStyle w:val="2"/>
        <w:ind w:left="840"/>
      </w:pPr>
      <w:bookmarkStart w:id="7" w:name="_Toc395520865"/>
      <w:bookmarkStart w:id="8" w:name="_Toc189671360"/>
      <w:r w:rsidRPr="001916F9">
        <w:rPr>
          <w:rFonts w:hint="eastAsia"/>
        </w:rPr>
        <w:t>業務概要</w:t>
      </w:r>
      <w:bookmarkEnd w:id="7"/>
      <w:bookmarkEnd w:id="8"/>
    </w:p>
    <w:p w14:paraId="1AD50C02" w14:textId="266C709F" w:rsidR="00327FCD" w:rsidRPr="00893D2D" w:rsidRDefault="003E2961" w:rsidP="00475675">
      <w:pPr>
        <w:pStyle w:val="50"/>
        <w:numPr>
          <w:ilvl w:val="0"/>
          <w:numId w:val="2"/>
        </w:numPr>
        <w:ind w:left="900" w:firstLineChars="0"/>
        <w:rPr>
          <w:lang w:eastAsia="zh-TW"/>
        </w:rPr>
      </w:pPr>
      <w:r w:rsidRPr="00893D2D">
        <w:rPr>
          <w:rFonts w:hint="eastAsia"/>
          <w:lang w:eastAsia="zh-TW"/>
        </w:rPr>
        <w:t>業務</w:t>
      </w:r>
      <w:r w:rsidR="001A3461" w:rsidRPr="00893D2D">
        <w:rPr>
          <w:rFonts w:hint="eastAsia"/>
          <w:lang w:eastAsia="zh-TW"/>
        </w:rPr>
        <w:t>名称：</w:t>
      </w:r>
      <w:bookmarkStart w:id="9" w:name="_Hlk189576293"/>
      <w:r w:rsidR="00C86AFA" w:rsidRPr="00C86AFA">
        <w:rPr>
          <w:rFonts w:hint="eastAsia"/>
          <w:lang w:eastAsia="zh-TW"/>
        </w:rPr>
        <w:t>（仮称）旧上瀬谷通信施設公園</w:t>
      </w:r>
      <w:bookmarkEnd w:id="9"/>
      <w:r w:rsidR="00C86AFA" w:rsidRPr="00C86AFA">
        <w:rPr>
          <w:rFonts w:hint="eastAsia"/>
          <w:lang w:eastAsia="zh-TW"/>
        </w:rPr>
        <w:t>東地区汚水管設計委託</w:t>
      </w:r>
    </w:p>
    <w:p w14:paraId="4C88FEDB" w14:textId="2D6AC4BA" w:rsidR="001A3461" w:rsidRPr="00893D2D" w:rsidRDefault="009D14FF" w:rsidP="00475675">
      <w:pPr>
        <w:pStyle w:val="50"/>
        <w:numPr>
          <w:ilvl w:val="0"/>
          <w:numId w:val="2"/>
        </w:numPr>
        <w:ind w:left="900" w:firstLineChars="0"/>
        <w:rPr>
          <w:lang w:eastAsia="zh-TW"/>
        </w:rPr>
      </w:pPr>
      <w:r w:rsidRPr="00893D2D">
        <w:rPr>
          <w:rFonts w:hint="eastAsia"/>
          <w:lang w:eastAsia="zh-TW"/>
        </w:rPr>
        <w:t>公園名</w:t>
      </w:r>
      <w:r w:rsidR="001A3461" w:rsidRPr="00893D2D">
        <w:rPr>
          <w:rFonts w:hint="eastAsia"/>
          <w:lang w:eastAsia="zh-TW"/>
        </w:rPr>
        <w:t>：</w:t>
      </w:r>
      <w:r w:rsidR="00C86AFA" w:rsidRPr="00C86AFA">
        <w:rPr>
          <w:rFonts w:hint="eastAsia"/>
          <w:lang w:eastAsia="zh-TW"/>
        </w:rPr>
        <w:t>（仮称）旧上瀬谷通信施設公園</w:t>
      </w:r>
    </w:p>
    <w:p w14:paraId="796E4933" w14:textId="6E83BE9C" w:rsidR="00EB325D" w:rsidRPr="00893D2D" w:rsidRDefault="009D14FF" w:rsidP="00475675">
      <w:pPr>
        <w:pStyle w:val="50"/>
        <w:numPr>
          <w:ilvl w:val="0"/>
          <w:numId w:val="2"/>
        </w:numPr>
        <w:ind w:left="900" w:firstLineChars="0"/>
      </w:pPr>
      <w:r w:rsidRPr="00893D2D">
        <w:rPr>
          <w:rFonts w:hint="eastAsia"/>
        </w:rPr>
        <w:t>履行</w:t>
      </w:r>
      <w:r w:rsidR="00EB325D" w:rsidRPr="00893D2D">
        <w:rPr>
          <w:rFonts w:hint="eastAsia"/>
        </w:rPr>
        <w:t>箇所：</w:t>
      </w:r>
      <w:r w:rsidR="00C86AFA" w:rsidRPr="00C86AFA">
        <w:rPr>
          <w:rFonts w:hint="eastAsia"/>
        </w:rPr>
        <w:t>瀬谷区瀬谷町</w:t>
      </w:r>
      <w:r w:rsidR="00C86AFA" w:rsidRPr="00C86AFA">
        <w:rPr>
          <w:rFonts w:hint="eastAsia"/>
        </w:rPr>
        <w:t>7449</w:t>
      </w:r>
      <w:r w:rsidR="00C86AFA" w:rsidRPr="00C86AFA">
        <w:rPr>
          <w:rFonts w:hint="eastAsia"/>
        </w:rPr>
        <w:t>番</w:t>
      </w:r>
      <w:r w:rsidR="00C86AFA" w:rsidRPr="00C86AFA">
        <w:rPr>
          <w:rFonts w:hint="eastAsia"/>
        </w:rPr>
        <w:t>5</w:t>
      </w:r>
      <w:r w:rsidR="00C86AFA" w:rsidRPr="00C86AFA">
        <w:rPr>
          <w:rFonts w:hint="eastAsia"/>
        </w:rPr>
        <w:t>ほか</w:t>
      </w:r>
    </w:p>
    <w:p w14:paraId="3EA5EABB" w14:textId="7D0BB50C" w:rsidR="001A3461" w:rsidRPr="00893D2D" w:rsidRDefault="001A3461" w:rsidP="00475675">
      <w:pPr>
        <w:pStyle w:val="50"/>
        <w:numPr>
          <w:ilvl w:val="0"/>
          <w:numId w:val="2"/>
        </w:numPr>
        <w:ind w:left="900" w:firstLineChars="0"/>
        <w:rPr>
          <w:lang w:eastAsia="zh-TW"/>
        </w:rPr>
      </w:pPr>
      <w:r w:rsidRPr="00893D2D">
        <w:rPr>
          <w:rFonts w:hint="eastAsia"/>
          <w:lang w:eastAsia="zh-TW"/>
        </w:rPr>
        <w:t>履行期間：</w:t>
      </w:r>
      <w:r w:rsidR="00AF5060" w:rsidRPr="00893D2D">
        <w:rPr>
          <w:rFonts w:hint="eastAsia"/>
          <w:lang w:eastAsia="zh-TW"/>
        </w:rPr>
        <w:t>令和</w:t>
      </w:r>
      <w:r w:rsidR="00C86AFA">
        <w:rPr>
          <w:rFonts w:hint="eastAsia"/>
          <w:lang w:eastAsia="zh-TW"/>
        </w:rPr>
        <w:t>7</w:t>
      </w:r>
      <w:r w:rsidRPr="00893D2D">
        <w:rPr>
          <w:rFonts w:hint="eastAsia"/>
          <w:lang w:eastAsia="zh-TW"/>
        </w:rPr>
        <w:t>年</w:t>
      </w:r>
      <w:r w:rsidR="00C86AFA">
        <w:rPr>
          <w:rFonts w:hint="eastAsia"/>
          <w:lang w:eastAsia="zh-TW"/>
        </w:rPr>
        <w:t>1</w:t>
      </w:r>
      <w:r w:rsidRPr="00893D2D">
        <w:rPr>
          <w:rFonts w:hint="eastAsia"/>
          <w:lang w:eastAsia="zh-TW"/>
        </w:rPr>
        <w:t>月</w:t>
      </w:r>
      <w:r w:rsidR="00BD6014">
        <w:rPr>
          <w:rFonts w:hint="eastAsia"/>
          <w:lang w:eastAsia="zh-TW"/>
        </w:rPr>
        <w:t>2</w:t>
      </w:r>
      <w:r w:rsidR="00C86AFA">
        <w:rPr>
          <w:rFonts w:hint="eastAsia"/>
          <w:lang w:eastAsia="zh-TW"/>
        </w:rPr>
        <w:t>3</w:t>
      </w:r>
      <w:r w:rsidR="00AF5060" w:rsidRPr="00893D2D">
        <w:rPr>
          <w:rFonts w:hint="eastAsia"/>
          <w:lang w:eastAsia="zh-TW"/>
        </w:rPr>
        <w:t>日～令和</w:t>
      </w:r>
      <w:r w:rsidR="00B05EE4">
        <w:rPr>
          <w:rFonts w:hint="eastAsia"/>
          <w:lang w:eastAsia="zh-TW"/>
        </w:rPr>
        <w:t>7</w:t>
      </w:r>
      <w:r w:rsidRPr="00893D2D">
        <w:rPr>
          <w:rFonts w:hint="eastAsia"/>
          <w:lang w:eastAsia="zh-TW"/>
        </w:rPr>
        <w:t>年</w:t>
      </w:r>
      <w:r w:rsidR="00C11F92" w:rsidRPr="00893D2D">
        <w:rPr>
          <w:rFonts w:hint="eastAsia"/>
          <w:lang w:eastAsia="zh-TW"/>
        </w:rPr>
        <w:t>3</w:t>
      </w:r>
      <w:r w:rsidRPr="00893D2D">
        <w:rPr>
          <w:rFonts w:hint="eastAsia"/>
          <w:lang w:eastAsia="zh-TW"/>
        </w:rPr>
        <w:t>月</w:t>
      </w:r>
      <w:r w:rsidR="00B05EE4">
        <w:rPr>
          <w:rFonts w:hint="eastAsia"/>
          <w:lang w:eastAsia="zh-TW"/>
        </w:rPr>
        <w:t>31</w:t>
      </w:r>
      <w:r w:rsidRPr="00893D2D">
        <w:rPr>
          <w:rFonts w:hint="eastAsia"/>
          <w:lang w:eastAsia="zh-TW"/>
        </w:rPr>
        <w:t>日</w:t>
      </w:r>
    </w:p>
    <w:p w14:paraId="24900EAC" w14:textId="4BE93460" w:rsidR="003E2961" w:rsidRPr="00893D2D" w:rsidRDefault="001A3461" w:rsidP="00475675">
      <w:pPr>
        <w:pStyle w:val="50"/>
        <w:numPr>
          <w:ilvl w:val="0"/>
          <w:numId w:val="2"/>
        </w:numPr>
        <w:ind w:left="900" w:firstLineChars="0"/>
      </w:pPr>
      <w:r w:rsidRPr="00893D2D">
        <w:rPr>
          <w:rFonts w:hint="eastAsia"/>
        </w:rPr>
        <w:t>契約金額：</w:t>
      </w:r>
      <w:r w:rsidR="00C86AFA">
        <w:rPr>
          <w:rFonts w:hint="eastAsia"/>
        </w:rPr>
        <w:t>11</w:t>
      </w:r>
      <w:r w:rsidR="00BD6014">
        <w:rPr>
          <w:rFonts w:hint="eastAsia"/>
        </w:rPr>
        <w:t>,</w:t>
      </w:r>
      <w:r w:rsidR="00C86AFA">
        <w:rPr>
          <w:rFonts w:hint="eastAsia"/>
        </w:rPr>
        <w:t>22</w:t>
      </w:r>
      <w:r w:rsidR="00BD6014">
        <w:rPr>
          <w:rFonts w:hint="eastAsia"/>
        </w:rPr>
        <w:t>0,000</w:t>
      </w:r>
      <w:r w:rsidRPr="00893D2D">
        <w:rPr>
          <w:rFonts w:hint="eastAsia"/>
        </w:rPr>
        <w:t>円</w:t>
      </w:r>
      <w:r w:rsidR="003E2961" w:rsidRPr="00893D2D">
        <w:rPr>
          <w:rFonts w:hint="eastAsia"/>
        </w:rPr>
        <w:t>（税込）</w:t>
      </w:r>
    </w:p>
    <w:p w14:paraId="4BF693B1" w14:textId="3E3C186A" w:rsidR="001A3461" w:rsidRPr="00893D2D" w:rsidRDefault="001A3461" w:rsidP="00475675">
      <w:pPr>
        <w:pStyle w:val="50"/>
        <w:numPr>
          <w:ilvl w:val="0"/>
          <w:numId w:val="2"/>
        </w:numPr>
        <w:ind w:left="900" w:firstLineChars="0"/>
      </w:pPr>
      <w:r w:rsidRPr="00893D2D">
        <w:rPr>
          <w:rFonts w:hint="eastAsia"/>
        </w:rPr>
        <w:t>委託者：</w:t>
      </w:r>
      <w:r w:rsidR="00C86AFA" w:rsidRPr="00C86AFA">
        <w:rPr>
          <w:rFonts w:hint="eastAsia"/>
        </w:rPr>
        <w:t>横浜市脱炭素・ＧＲＥＥＮ×ＥＸＰＯ推進</w:t>
      </w:r>
      <w:r w:rsidR="00C86AFA">
        <w:rPr>
          <w:rFonts w:hint="eastAsia"/>
        </w:rPr>
        <w:t>局</w:t>
      </w:r>
      <w:r w:rsidR="00C86AFA" w:rsidRPr="00C86AFA">
        <w:rPr>
          <w:rFonts w:hint="eastAsia"/>
        </w:rPr>
        <w:t>上瀬谷公園整備課</w:t>
      </w:r>
    </w:p>
    <w:p w14:paraId="4D8CC08C" w14:textId="0025681C" w:rsidR="001A3461" w:rsidRPr="009B66D9" w:rsidRDefault="001A3461" w:rsidP="00475675">
      <w:pPr>
        <w:pStyle w:val="50"/>
        <w:numPr>
          <w:ilvl w:val="0"/>
          <w:numId w:val="2"/>
        </w:numPr>
        <w:ind w:firstLineChars="0"/>
      </w:pPr>
      <w:r w:rsidRPr="009B66D9">
        <w:rPr>
          <w:rFonts w:hint="eastAsia"/>
        </w:rPr>
        <w:t>受託者：</w:t>
      </w:r>
      <w:r w:rsidR="00C86AFA">
        <w:rPr>
          <w:rFonts w:hint="eastAsia"/>
        </w:rPr>
        <w:t>(</w:t>
      </w:r>
      <w:r w:rsidR="00C86AFA">
        <w:rPr>
          <w:rFonts w:hint="eastAsia"/>
        </w:rPr>
        <w:t>仮称</w:t>
      </w:r>
      <w:r w:rsidR="00C86AFA">
        <w:rPr>
          <w:rFonts w:hint="eastAsia"/>
        </w:rPr>
        <w:t>)</w:t>
      </w:r>
      <w:r w:rsidR="00C86AFA">
        <w:rPr>
          <w:rFonts w:hint="eastAsia"/>
        </w:rPr>
        <w:t>旧上瀬谷通信施設公園実施設計業務委託</w:t>
      </w:r>
      <w:r w:rsidR="00C86AFA">
        <w:br/>
      </w:r>
      <w:r w:rsidR="00C86AFA">
        <w:rPr>
          <w:rFonts w:hint="eastAsia"/>
        </w:rPr>
        <w:t>プレック研究所・ランズ計画研究所共同企業体</w:t>
      </w:r>
    </w:p>
    <w:p w14:paraId="2BC38D22" w14:textId="77777777" w:rsidR="001A3461" w:rsidRPr="00461470" w:rsidRDefault="001A3461" w:rsidP="001A3461">
      <w:pPr>
        <w:pStyle w:val="50"/>
        <w:ind w:left="900" w:firstLineChars="0" w:firstLine="0"/>
      </w:pPr>
    </w:p>
    <w:p w14:paraId="080A15C4" w14:textId="77777777" w:rsidR="001A3461" w:rsidRPr="00461470" w:rsidRDefault="001A3461" w:rsidP="001A3461">
      <w:pPr>
        <w:pStyle w:val="2"/>
        <w:ind w:left="840"/>
      </w:pPr>
      <w:bookmarkStart w:id="10" w:name="_Toc395520866"/>
      <w:bookmarkStart w:id="11" w:name="_Toc189671361"/>
      <w:r w:rsidRPr="00461470">
        <w:rPr>
          <w:rFonts w:hint="eastAsia"/>
        </w:rPr>
        <w:t>業務目的</w:t>
      </w:r>
      <w:bookmarkEnd w:id="10"/>
      <w:bookmarkEnd w:id="11"/>
    </w:p>
    <w:p w14:paraId="56E6439D" w14:textId="4F345D95" w:rsidR="00E416B2" w:rsidRDefault="00E416B2" w:rsidP="00E416B2">
      <w:pPr>
        <w:pStyle w:val="20"/>
        <w:ind w:left="350" w:firstLineChars="103" w:firstLine="216"/>
        <w:rPr>
          <w:rFonts w:asciiTheme="minorEastAsia" w:hAnsiTheme="minorEastAsia"/>
        </w:rPr>
      </w:pPr>
      <w:r w:rsidRPr="00461470">
        <w:rPr>
          <w:rFonts w:asciiTheme="minorEastAsia" w:hAnsiTheme="minorEastAsia" w:hint="eastAsia"/>
        </w:rPr>
        <w:t>本業務は、</w:t>
      </w:r>
      <w:r w:rsidR="00C86AFA" w:rsidRPr="00C86AFA">
        <w:rPr>
          <w:rFonts w:asciiTheme="minorEastAsia" w:hAnsiTheme="minorEastAsia" w:hint="eastAsia"/>
        </w:rPr>
        <w:t>（仮称）旧上瀬谷通信施設公園</w:t>
      </w:r>
      <w:r w:rsidR="00C86AFA">
        <w:rPr>
          <w:rFonts w:asciiTheme="minorEastAsia" w:hAnsiTheme="minorEastAsia" w:hint="eastAsia"/>
        </w:rPr>
        <w:t>東地区にて既設汚水本管に接続するための汚水推進管設計を行うものとする。</w:t>
      </w:r>
    </w:p>
    <w:p w14:paraId="0C59174A" w14:textId="77777777" w:rsidR="00406F1F" w:rsidRDefault="00406F1F" w:rsidP="00E416B2">
      <w:pPr>
        <w:pStyle w:val="20"/>
        <w:ind w:left="350" w:firstLineChars="103" w:firstLine="216"/>
        <w:rPr>
          <w:rFonts w:asciiTheme="minorEastAsia" w:hAnsiTheme="minorEastAsia"/>
        </w:rPr>
      </w:pPr>
    </w:p>
    <w:p w14:paraId="1CCD6874" w14:textId="46824A54" w:rsidR="00C86AFA" w:rsidRPr="00461470" w:rsidRDefault="00406F1F" w:rsidP="00C86AFA">
      <w:pPr>
        <w:pStyle w:val="2"/>
        <w:ind w:left="840"/>
      </w:pPr>
      <w:bookmarkStart w:id="12" w:name="_Toc189671362"/>
      <w:r>
        <w:rPr>
          <w:rFonts w:hint="eastAsia"/>
        </w:rPr>
        <w:t>業務の対象</w:t>
      </w:r>
      <w:bookmarkEnd w:id="12"/>
    </w:p>
    <w:p w14:paraId="51966832" w14:textId="35152D07" w:rsidR="00406F1F" w:rsidRPr="00406F1F" w:rsidRDefault="00406F1F" w:rsidP="00406F1F">
      <w:pPr>
        <w:pStyle w:val="20"/>
        <w:ind w:left="350" w:firstLineChars="103" w:firstLine="216"/>
        <w:rPr>
          <w:rFonts w:asciiTheme="minorEastAsia" w:hAnsiTheme="minorEastAsia"/>
        </w:rPr>
      </w:pPr>
      <w:r w:rsidRPr="00406F1F">
        <w:rPr>
          <w:rFonts w:asciiTheme="minorEastAsia" w:hAnsiTheme="minorEastAsia" w:hint="eastAsia"/>
        </w:rPr>
        <w:t>（１） 設計延長及び工法</w:t>
      </w:r>
      <w:r>
        <w:rPr>
          <w:rFonts w:asciiTheme="minorEastAsia" w:hAnsiTheme="minorEastAsia"/>
        </w:rPr>
        <w:tab/>
      </w:r>
      <w:r>
        <w:rPr>
          <w:rFonts w:asciiTheme="minorEastAsia" w:hAnsiTheme="minorEastAsia" w:hint="eastAsia"/>
        </w:rPr>
        <w:t>：</w:t>
      </w:r>
      <w:r w:rsidRPr="00406F1F">
        <w:rPr>
          <w:rFonts w:asciiTheme="minorEastAsia" w:hAnsiTheme="minorEastAsia" w:hint="eastAsia"/>
        </w:rPr>
        <w:t>推進工法（刃口・小口径</w:t>
      </w:r>
      <w:r>
        <w:rPr>
          <w:rFonts w:asciiTheme="minorEastAsia" w:hAnsiTheme="minorEastAsia"/>
        </w:rPr>
        <w:tab/>
      </w:r>
      <w:r>
        <w:rPr>
          <w:rFonts w:asciiTheme="minorEastAsia" w:hAnsiTheme="minorEastAsia" w:hint="eastAsia"/>
        </w:rPr>
        <w:t>）：</w:t>
      </w:r>
      <w:r w:rsidRPr="00406F1F">
        <w:rPr>
          <w:rFonts w:asciiTheme="minorEastAsia" w:hAnsiTheme="minorEastAsia" w:hint="eastAsia"/>
        </w:rPr>
        <w:t>L = 90.0m</w:t>
      </w:r>
    </w:p>
    <w:p w14:paraId="285AD84C" w14:textId="086D3831" w:rsidR="00406F1F" w:rsidRPr="00406F1F" w:rsidRDefault="00406F1F" w:rsidP="00406F1F">
      <w:pPr>
        <w:pStyle w:val="20"/>
        <w:ind w:left="350" w:firstLineChars="103" w:firstLine="216"/>
        <w:rPr>
          <w:rFonts w:asciiTheme="minorEastAsia" w:hAnsiTheme="minorEastAsia"/>
        </w:rPr>
      </w:pPr>
      <w:r w:rsidRPr="00406F1F">
        <w:rPr>
          <w:rFonts w:asciiTheme="minorEastAsia" w:hAnsiTheme="minorEastAsia" w:hint="eastAsia"/>
        </w:rPr>
        <w:t>（２） 耐震設計区分</w:t>
      </w:r>
      <w:r>
        <w:rPr>
          <w:rFonts w:asciiTheme="minorEastAsia" w:hAnsiTheme="minorEastAsia"/>
        </w:rPr>
        <w:tab/>
      </w:r>
      <w:r>
        <w:rPr>
          <w:rFonts w:asciiTheme="minorEastAsia" w:hAnsiTheme="minorEastAsia"/>
        </w:rPr>
        <w:tab/>
      </w:r>
      <w:r>
        <w:rPr>
          <w:rFonts w:asciiTheme="minorEastAsia" w:hAnsiTheme="minorEastAsia" w:hint="eastAsia"/>
        </w:rPr>
        <w:t>：</w:t>
      </w:r>
      <w:r w:rsidRPr="00406F1F">
        <w:rPr>
          <w:rFonts w:asciiTheme="minorEastAsia" w:hAnsiTheme="minorEastAsia" w:hint="eastAsia"/>
        </w:rPr>
        <w:t>レベル１耐震計算</w:t>
      </w:r>
    </w:p>
    <w:p w14:paraId="70310336" w14:textId="611170B0" w:rsidR="00406F1F" w:rsidRPr="00406F1F" w:rsidRDefault="00406F1F" w:rsidP="00406F1F">
      <w:pPr>
        <w:pStyle w:val="20"/>
        <w:ind w:left="350" w:firstLineChars="103" w:firstLine="216"/>
        <w:rPr>
          <w:rFonts w:asciiTheme="minorEastAsia" w:hAnsiTheme="minorEastAsia"/>
        </w:rPr>
      </w:pPr>
      <w:r w:rsidRPr="00406F1F">
        <w:rPr>
          <w:rFonts w:asciiTheme="minorEastAsia" w:hAnsiTheme="minorEastAsia" w:hint="eastAsia"/>
        </w:rPr>
        <w:t>（３） 報告書作成</w:t>
      </w:r>
      <w:r>
        <w:rPr>
          <w:rFonts w:asciiTheme="minorEastAsia" w:hAnsiTheme="minorEastAsia"/>
        </w:rPr>
        <w:tab/>
      </w:r>
      <w:r>
        <w:rPr>
          <w:rFonts w:asciiTheme="minorEastAsia" w:hAnsiTheme="minorEastAsia"/>
        </w:rPr>
        <w:tab/>
      </w:r>
      <w:r>
        <w:rPr>
          <w:rFonts w:asciiTheme="minorEastAsia" w:hAnsiTheme="minorEastAsia" w:hint="eastAsia"/>
        </w:rPr>
        <w:t>：</w:t>
      </w:r>
      <w:r w:rsidRPr="00406F1F">
        <w:rPr>
          <w:rFonts w:asciiTheme="minorEastAsia" w:hAnsiTheme="minorEastAsia" w:hint="eastAsia"/>
        </w:rPr>
        <w:t>有</w:t>
      </w:r>
    </w:p>
    <w:p w14:paraId="14E3CC32" w14:textId="751CF550" w:rsidR="00406F1F" w:rsidRPr="00406F1F" w:rsidRDefault="00406F1F" w:rsidP="00406F1F">
      <w:pPr>
        <w:pStyle w:val="20"/>
        <w:ind w:left="350" w:firstLineChars="103" w:firstLine="216"/>
        <w:rPr>
          <w:rFonts w:asciiTheme="minorEastAsia" w:hAnsiTheme="minorEastAsia"/>
        </w:rPr>
      </w:pPr>
      <w:r w:rsidRPr="00406F1F">
        <w:rPr>
          <w:rFonts w:asciiTheme="minorEastAsia" w:hAnsiTheme="minorEastAsia" w:hint="eastAsia"/>
        </w:rPr>
        <w:t>（４） 設計協議</w:t>
      </w:r>
      <w:r>
        <w:rPr>
          <w:rFonts w:asciiTheme="minorEastAsia" w:hAnsiTheme="minorEastAsia"/>
        </w:rPr>
        <w:tab/>
      </w:r>
      <w:r>
        <w:rPr>
          <w:rFonts w:asciiTheme="minorEastAsia" w:hAnsiTheme="minorEastAsia"/>
        </w:rPr>
        <w:tab/>
      </w:r>
      <w:r>
        <w:rPr>
          <w:rFonts w:asciiTheme="minorEastAsia" w:hAnsiTheme="minorEastAsia" w:hint="eastAsia"/>
        </w:rPr>
        <w:t>：</w:t>
      </w:r>
      <w:r w:rsidRPr="00406F1F">
        <w:rPr>
          <w:rFonts w:asciiTheme="minorEastAsia" w:hAnsiTheme="minorEastAsia" w:hint="eastAsia"/>
        </w:rPr>
        <w:t>中間打合せ３回</w:t>
      </w:r>
    </w:p>
    <w:p w14:paraId="3AC22C88" w14:textId="72FBF50C" w:rsidR="00406F1F" w:rsidRPr="00406F1F" w:rsidRDefault="00406F1F" w:rsidP="00406F1F">
      <w:pPr>
        <w:pStyle w:val="20"/>
        <w:ind w:left="350" w:firstLineChars="103" w:firstLine="216"/>
        <w:rPr>
          <w:rFonts w:asciiTheme="minorEastAsia" w:hAnsiTheme="minorEastAsia"/>
          <w:lang w:eastAsia="zh-TW"/>
        </w:rPr>
      </w:pPr>
      <w:r w:rsidRPr="00406F1F">
        <w:rPr>
          <w:rFonts w:asciiTheme="minorEastAsia" w:hAnsiTheme="minorEastAsia" w:hint="eastAsia"/>
          <w:lang w:eastAsia="zh-TW"/>
        </w:rPr>
        <w:t>（５） 設計条件補正</w:t>
      </w:r>
      <w:r>
        <w:rPr>
          <w:rFonts w:asciiTheme="minorEastAsia" w:hAnsiTheme="minorEastAsia"/>
          <w:lang w:eastAsia="zh-TW"/>
        </w:rPr>
        <w:tab/>
      </w:r>
      <w:r>
        <w:rPr>
          <w:rFonts w:asciiTheme="minorEastAsia" w:hAnsiTheme="minorEastAsia"/>
          <w:lang w:eastAsia="zh-TW"/>
        </w:rPr>
        <w:tab/>
      </w:r>
      <w:r>
        <w:rPr>
          <w:rFonts w:asciiTheme="minorEastAsia" w:hAnsiTheme="minorEastAsia" w:hint="eastAsia"/>
          <w:lang w:eastAsia="zh-TW"/>
        </w:rPr>
        <w:t>：</w:t>
      </w:r>
      <w:r w:rsidRPr="00406F1F">
        <w:rPr>
          <w:rFonts w:asciiTheme="minorEastAsia" w:hAnsiTheme="minorEastAsia" w:hint="eastAsia"/>
          <w:lang w:eastAsia="zh-TW"/>
        </w:rPr>
        <w:t>無</w:t>
      </w:r>
    </w:p>
    <w:p w14:paraId="376AE296" w14:textId="2022A9DC" w:rsidR="00406F1F" w:rsidRPr="00406F1F" w:rsidRDefault="00406F1F" w:rsidP="00406F1F">
      <w:pPr>
        <w:pStyle w:val="20"/>
        <w:ind w:left="350" w:firstLineChars="103" w:firstLine="216"/>
        <w:rPr>
          <w:rFonts w:asciiTheme="minorEastAsia" w:hAnsiTheme="minorEastAsia"/>
          <w:lang w:eastAsia="zh-TW"/>
        </w:rPr>
      </w:pPr>
      <w:r w:rsidRPr="00406F1F">
        <w:rPr>
          <w:rFonts w:asciiTheme="minorEastAsia" w:hAnsiTheme="minorEastAsia" w:hint="eastAsia"/>
          <w:lang w:eastAsia="zh-TW"/>
        </w:rPr>
        <w:t>（６） 地盤条件補正</w:t>
      </w:r>
      <w:r>
        <w:rPr>
          <w:rFonts w:asciiTheme="minorEastAsia" w:hAnsiTheme="minorEastAsia"/>
          <w:lang w:eastAsia="zh-TW"/>
        </w:rPr>
        <w:tab/>
      </w:r>
      <w:r>
        <w:rPr>
          <w:rFonts w:asciiTheme="minorEastAsia" w:hAnsiTheme="minorEastAsia"/>
          <w:lang w:eastAsia="zh-TW"/>
        </w:rPr>
        <w:tab/>
      </w:r>
      <w:r>
        <w:rPr>
          <w:rFonts w:asciiTheme="minorEastAsia" w:hAnsiTheme="minorEastAsia" w:hint="eastAsia"/>
          <w:lang w:eastAsia="zh-TW"/>
        </w:rPr>
        <w:t>：</w:t>
      </w:r>
      <w:r w:rsidRPr="00406F1F">
        <w:rPr>
          <w:rFonts w:asciiTheme="minorEastAsia" w:hAnsiTheme="minorEastAsia" w:hint="eastAsia"/>
          <w:lang w:eastAsia="zh-TW"/>
        </w:rPr>
        <w:t>無</w:t>
      </w:r>
    </w:p>
    <w:p w14:paraId="3E241073" w14:textId="6CDB2FB7" w:rsidR="00406F1F" w:rsidRPr="00406F1F" w:rsidRDefault="00406F1F" w:rsidP="00406F1F">
      <w:pPr>
        <w:pStyle w:val="20"/>
        <w:ind w:left="350" w:firstLineChars="103" w:firstLine="216"/>
        <w:rPr>
          <w:rFonts w:asciiTheme="minorEastAsia" w:hAnsiTheme="minorEastAsia"/>
          <w:lang w:eastAsia="zh-TW"/>
        </w:rPr>
      </w:pPr>
      <w:r w:rsidRPr="00406F1F">
        <w:rPr>
          <w:rFonts w:asciiTheme="minorEastAsia" w:hAnsiTheme="minorEastAsia" w:hint="eastAsia"/>
          <w:lang w:eastAsia="zh-TW"/>
        </w:rPr>
        <w:t>（７） 工区補正</w:t>
      </w:r>
      <w:r>
        <w:rPr>
          <w:rFonts w:asciiTheme="minorEastAsia" w:hAnsiTheme="minorEastAsia"/>
          <w:lang w:eastAsia="zh-TW"/>
        </w:rPr>
        <w:tab/>
      </w:r>
      <w:r>
        <w:rPr>
          <w:rFonts w:asciiTheme="minorEastAsia" w:hAnsiTheme="minorEastAsia"/>
          <w:lang w:eastAsia="zh-TW"/>
        </w:rPr>
        <w:tab/>
      </w:r>
      <w:r>
        <w:rPr>
          <w:rFonts w:asciiTheme="minorEastAsia" w:hAnsiTheme="minorEastAsia" w:hint="eastAsia"/>
          <w:lang w:eastAsia="zh-TW"/>
        </w:rPr>
        <w:t>：</w:t>
      </w:r>
      <w:r w:rsidRPr="00406F1F">
        <w:rPr>
          <w:rFonts w:asciiTheme="minorEastAsia" w:hAnsiTheme="minorEastAsia" w:hint="eastAsia"/>
          <w:lang w:eastAsia="zh-TW"/>
        </w:rPr>
        <w:t>無</w:t>
      </w:r>
    </w:p>
    <w:p w14:paraId="4592F89B" w14:textId="2FC274AB" w:rsidR="00406F1F" w:rsidRPr="00406F1F" w:rsidRDefault="00406F1F" w:rsidP="00406F1F">
      <w:pPr>
        <w:pStyle w:val="20"/>
        <w:ind w:left="350" w:firstLineChars="103" w:firstLine="216"/>
        <w:rPr>
          <w:rFonts w:asciiTheme="minorEastAsia" w:hAnsiTheme="minorEastAsia"/>
          <w:lang w:eastAsia="zh-TW"/>
        </w:rPr>
      </w:pPr>
      <w:r w:rsidRPr="00406F1F">
        <w:rPr>
          <w:rFonts w:asciiTheme="minorEastAsia" w:hAnsiTheme="minorEastAsia" w:hint="eastAsia"/>
          <w:lang w:eastAsia="zh-TW"/>
        </w:rPr>
        <w:t>（８） 設計図面作成</w:t>
      </w:r>
      <w:r>
        <w:rPr>
          <w:rFonts w:asciiTheme="minorEastAsia" w:hAnsiTheme="minorEastAsia"/>
          <w:lang w:eastAsia="zh-TW"/>
        </w:rPr>
        <w:tab/>
      </w:r>
      <w:r>
        <w:rPr>
          <w:rFonts w:asciiTheme="minorEastAsia" w:hAnsiTheme="minorEastAsia"/>
          <w:lang w:eastAsia="zh-TW"/>
        </w:rPr>
        <w:tab/>
      </w:r>
      <w:r>
        <w:rPr>
          <w:rFonts w:asciiTheme="minorEastAsia" w:hAnsiTheme="minorEastAsia" w:hint="eastAsia"/>
          <w:lang w:eastAsia="zh-TW"/>
        </w:rPr>
        <w:t>：</w:t>
      </w:r>
      <w:r w:rsidRPr="00406F1F">
        <w:rPr>
          <w:rFonts w:asciiTheme="minorEastAsia" w:hAnsiTheme="minorEastAsia" w:hint="eastAsia"/>
          <w:lang w:eastAsia="zh-TW"/>
        </w:rPr>
        <w:t>有</w:t>
      </w:r>
    </w:p>
    <w:p w14:paraId="50C926A9" w14:textId="5202A142" w:rsidR="00E0314A" w:rsidRPr="00C86AFA" w:rsidRDefault="00406F1F" w:rsidP="00406F1F">
      <w:pPr>
        <w:pStyle w:val="20"/>
        <w:ind w:left="350" w:firstLineChars="103" w:firstLine="216"/>
        <w:rPr>
          <w:rFonts w:asciiTheme="minorEastAsia" w:hAnsiTheme="minorEastAsia"/>
          <w:lang w:eastAsia="zh-TW"/>
        </w:rPr>
      </w:pPr>
      <w:r w:rsidRPr="00406F1F">
        <w:rPr>
          <w:rFonts w:asciiTheme="minorEastAsia" w:hAnsiTheme="minorEastAsia" w:hint="eastAsia"/>
          <w:lang w:eastAsia="zh-TW"/>
        </w:rPr>
        <w:t>（９） 数量計算書作成</w:t>
      </w:r>
      <w:r>
        <w:rPr>
          <w:rFonts w:asciiTheme="minorEastAsia" w:hAnsiTheme="minorEastAsia"/>
          <w:lang w:eastAsia="zh-TW"/>
        </w:rPr>
        <w:tab/>
      </w:r>
      <w:r>
        <w:rPr>
          <w:rFonts w:asciiTheme="minorEastAsia" w:hAnsiTheme="minorEastAsia"/>
          <w:lang w:eastAsia="zh-TW"/>
        </w:rPr>
        <w:tab/>
      </w:r>
      <w:r>
        <w:rPr>
          <w:rFonts w:asciiTheme="minorEastAsia" w:hAnsiTheme="minorEastAsia" w:hint="eastAsia"/>
          <w:lang w:eastAsia="zh-TW"/>
        </w:rPr>
        <w:t>：</w:t>
      </w:r>
      <w:r w:rsidRPr="00406F1F">
        <w:rPr>
          <w:rFonts w:asciiTheme="minorEastAsia" w:hAnsiTheme="minorEastAsia" w:hint="eastAsia"/>
          <w:lang w:eastAsia="zh-TW"/>
        </w:rPr>
        <w:t>有</w:t>
      </w:r>
    </w:p>
    <w:p w14:paraId="05F1AD77" w14:textId="752C571A" w:rsidR="00D32F33" w:rsidRPr="00C11F92" w:rsidRDefault="00D32F33" w:rsidP="00436A8B">
      <w:pPr>
        <w:pStyle w:val="20"/>
        <w:ind w:left="350" w:firstLineChars="103" w:firstLine="216"/>
        <w:rPr>
          <w:rFonts w:asciiTheme="minorEastAsia" w:hAnsiTheme="minorEastAsia"/>
          <w:color w:val="FF0000"/>
          <w:lang w:eastAsia="zh-TW"/>
        </w:rPr>
      </w:pPr>
      <w:r w:rsidRPr="00C11F92">
        <w:rPr>
          <w:rFonts w:asciiTheme="minorEastAsia" w:hAnsiTheme="minorEastAsia" w:hint="eastAsia"/>
          <w:color w:val="FF0000"/>
          <w:lang w:eastAsia="zh-TW"/>
        </w:rPr>
        <w:br w:type="page"/>
      </w:r>
    </w:p>
    <w:p w14:paraId="306FA364" w14:textId="2FE6BA5A" w:rsidR="00D32F33" w:rsidRDefault="001A3461" w:rsidP="001A3461">
      <w:pPr>
        <w:pStyle w:val="2"/>
        <w:ind w:left="840"/>
      </w:pPr>
      <w:bookmarkStart w:id="13" w:name="_Toc395520867"/>
      <w:bookmarkStart w:id="14" w:name="_Toc189671363"/>
      <w:r>
        <w:rPr>
          <w:rFonts w:hint="eastAsia"/>
        </w:rPr>
        <w:lastRenderedPageBreak/>
        <w:t>業務対象地</w:t>
      </w:r>
      <w:bookmarkEnd w:id="13"/>
      <w:bookmarkEnd w:id="14"/>
    </w:p>
    <w:p w14:paraId="05616E7F" w14:textId="507476FB" w:rsidR="00D32F33" w:rsidRDefault="00C86AFA" w:rsidP="00AD0A9A">
      <w:pPr>
        <w:pStyle w:val="20"/>
        <w:ind w:left="13" w:hangingChars="6" w:hanging="13"/>
        <w:jc w:val="center"/>
      </w:pPr>
      <w:r>
        <w:rPr>
          <w:noProof/>
        </w:rPr>
        <mc:AlternateContent>
          <mc:Choice Requires="wps">
            <w:drawing>
              <wp:anchor distT="0" distB="0" distL="114300" distR="114300" simplePos="0" relativeHeight="251668480" behindDoc="0" locked="0" layoutInCell="1" allowOverlap="1" wp14:anchorId="59A6B1AD" wp14:editId="33600406">
                <wp:simplePos x="0" y="0"/>
                <wp:positionH relativeFrom="column">
                  <wp:posOffset>2871470</wp:posOffset>
                </wp:positionH>
                <wp:positionV relativeFrom="paragraph">
                  <wp:posOffset>4908550</wp:posOffset>
                </wp:positionV>
                <wp:extent cx="723900" cy="281940"/>
                <wp:effectExtent l="0" t="0" r="0" b="3810"/>
                <wp:wrapNone/>
                <wp:docPr id="649825118" name="テキスト ボックス 7"/>
                <wp:cNvGraphicFramePr/>
                <a:graphic xmlns:a="http://schemas.openxmlformats.org/drawingml/2006/main">
                  <a:graphicData uri="http://schemas.microsoft.com/office/word/2010/wordprocessingShape">
                    <wps:wsp>
                      <wps:cNvSpPr txBox="1"/>
                      <wps:spPr>
                        <a:xfrm>
                          <a:off x="0" y="0"/>
                          <a:ext cx="723900" cy="281940"/>
                        </a:xfrm>
                        <a:prstGeom prst="rect">
                          <a:avLst/>
                        </a:prstGeom>
                        <a:solidFill>
                          <a:schemeClr val="lt1"/>
                        </a:solidFill>
                        <a:ln w="6350">
                          <a:noFill/>
                        </a:ln>
                      </wps:spPr>
                      <wps:txbx>
                        <w:txbxContent>
                          <w:p w14:paraId="54789BE9" w14:textId="445A9BF4" w:rsidR="00C86AFA" w:rsidRPr="00C86AFA" w:rsidRDefault="00C86AFA" w:rsidP="00C86AFA">
                            <w:pPr>
                              <w:jc w:val="center"/>
                              <w:rPr>
                                <w:rFonts w:asciiTheme="majorEastAsia" w:eastAsiaTheme="majorEastAsia" w:hAnsiTheme="majorEastAsia"/>
                                <w:sz w:val="20"/>
                                <w:szCs w:val="20"/>
                              </w:rPr>
                            </w:pPr>
                            <w:r w:rsidRPr="00C86AFA">
                              <w:rPr>
                                <w:rFonts w:asciiTheme="majorEastAsia" w:eastAsiaTheme="majorEastAsia" w:hAnsiTheme="majorEastAsia" w:hint="eastAsia"/>
                                <w:sz w:val="20"/>
                                <w:szCs w:val="20"/>
                              </w:rPr>
                              <w:t>業務対象地</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6B1AD" id="テキスト ボックス 7" o:spid="_x0000_s1027" type="#_x0000_t202" style="position:absolute;left:0;text-align:left;margin-left:226.1pt;margin-top:386.5pt;width:57pt;height:22.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" fillcolor="white [3201]" stroked="f" strokeweight=".5pt">
                <v:textbox inset="0,0,0,0">
                  <w:txbxContent>
                    <w:p w14:paraId="54789BE9" w14:textId="445A9BF4" w:rsidR="00C86AFA" w:rsidRPr="00C86AFA" w:rsidRDefault="00C86AFA" w:rsidP="00C86AFA">
                      <w:pPr>
                        <w:jc w:val="center"/>
                        <w:rPr>
                          <w:rFonts w:asciiTheme="majorEastAsia" w:eastAsiaTheme="majorEastAsia" w:hAnsiTheme="majorEastAsia"/>
                          <w:sz w:val="20"/>
                          <w:szCs w:val="20"/>
                        </w:rPr>
                      </w:pPr>
                      <w:r w:rsidRPr="00C86AFA">
                        <w:rPr>
                          <w:rFonts w:asciiTheme="majorEastAsia" w:eastAsiaTheme="majorEastAsia" w:hAnsiTheme="majorEastAsia" w:hint="eastAsia"/>
                          <w:sz w:val="20"/>
                          <w:szCs w:val="20"/>
                        </w:rPr>
                        <w:t>業務対象地</w:t>
                      </w:r>
                    </w:p>
                  </w:txbxContent>
                </v:textbox>
              </v:shape>
            </w:pict>
          </mc:Fallback>
        </mc:AlternateContent>
      </w:r>
      <w:r w:rsidR="009B07C8" w:rsidRPr="009B07C8">
        <w:t xml:space="preserve"> </w:t>
      </w:r>
      <w:r w:rsidRPr="00C86AFA">
        <w:rPr>
          <w:noProof/>
        </w:rPr>
        <w:drawing>
          <wp:anchor distT="0" distB="0" distL="114300" distR="114300" simplePos="0" relativeHeight="251667456" behindDoc="0" locked="0" layoutInCell="1" allowOverlap="1" wp14:anchorId="3D96CD19" wp14:editId="5CF55DDB">
            <wp:simplePos x="0" y="0"/>
            <wp:positionH relativeFrom="column">
              <wp:posOffset>6350</wp:posOffset>
            </wp:positionH>
            <wp:positionV relativeFrom="paragraph">
              <wp:posOffset>267970</wp:posOffset>
            </wp:positionV>
            <wp:extent cx="5755640" cy="8095615"/>
            <wp:effectExtent l="0" t="0" r="0" b="635"/>
            <wp:wrapSquare wrapText="bothSides"/>
            <wp:docPr id="526915130" name="図 1" descr="マップ&#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15130" name="図 1" descr="マップ&#10;&#10;自動的に生成された説明"/>
                    <pic:cNvPicPr/>
                  </pic:nvPicPr>
                  <pic:blipFill>
                    <a:blip r:embed="rId10"/>
                    <a:stretch>
                      <a:fillRect/>
                    </a:stretch>
                  </pic:blipFill>
                  <pic:spPr>
                    <a:xfrm>
                      <a:off x="0" y="0"/>
                      <a:ext cx="5755640" cy="8095615"/>
                    </a:xfrm>
                    <a:prstGeom prst="rect">
                      <a:avLst/>
                    </a:prstGeom>
                  </pic:spPr>
                </pic:pic>
              </a:graphicData>
            </a:graphic>
          </wp:anchor>
        </w:drawing>
      </w:r>
    </w:p>
    <w:p w14:paraId="6E3F01B4" w14:textId="08199CB3" w:rsidR="00C21CB4" w:rsidRDefault="00685E60" w:rsidP="00AD0A9A">
      <w:pPr>
        <w:pStyle w:val="20"/>
        <w:ind w:left="13" w:hangingChars="6" w:hanging="13"/>
        <w:jc w:val="center"/>
      </w:pPr>
      <w:r>
        <w:rPr>
          <w:rFonts w:hint="eastAsia"/>
          <w:noProof/>
        </w:rPr>
        <mc:AlternateContent>
          <mc:Choice Requires="wps">
            <w:drawing>
              <wp:anchor distT="0" distB="0" distL="114300" distR="114300" simplePos="0" relativeHeight="251660288" behindDoc="0" locked="0" layoutInCell="1" allowOverlap="1" wp14:anchorId="10E63698" wp14:editId="07107F73">
                <wp:simplePos x="0" y="0"/>
                <wp:positionH relativeFrom="column">
                  <wp:posOffset>2052320</wp:posOffset>
                </wp:positionH>
                <wp:positionV relativeFrom="paragraph">
                  <wp:posOffset>2937510</wp:posOffset>
                </wp:positionV>
                <wp:extent cx="469900" cy="400050"/>
                <wp:effectExtent l="38100" t="38100" r="63500" b="95250"/>
                <wp:wrapNone/>
                <wp:docPr id="1006158624" name="直線矢印コネクタ 12"/>
                <wp:cNvGraphicFramePr/>
                <a:graphic xmlns:a="http://schemas.openxmlformats.org/drawingml/2006/main">
                  <a:graphicData uri="http://schemas.microsoft.com/office/word/2010/wordprocessingShape">
                    <wps:wsp>
                      <wps:cNvCnPr/>
                      <wps:spPr>
                        <a:xfrm flipV="1">
                          <a:off x="0" y="0"/>
                          <a:ext cx="469900" cy="400050"/>
                        </a:xfrm>
                        <a:prstGeom prst="straightConnector1">
                          <a:avLst/>
                        </a:prstGeom>
                        <a:ln w="19050">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210192" id="_x0000_t32" coordsize="21600,21600" o:spt="32" o:oned="t" path="m,l21600,21600e" filled="f">
                <v:path arrowok="t" fillok="f" o:connecttype="none"/>
                <o:lock v:ext="edit" shapetype="t"/>
              </v:shapetype>
              <v:shape id="直線矢印コネクタ 12" o:spid="_x0000_s1026" type="#_x0000_t32" style="position:absolute;margin-left:161.6pt;margin-top:231.3pt;width:37pt;height:31.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" strokecolor="red" strokeweight="1.5pt">
                <v:stroke endarrow="block"/>
                <v:shadow on="t" color="black" opacity="24903f" origin=",.5" offset="0,.55556mm"/>
              </v:shape>
            </w:pict>
          </mc:Fallback>
        </mc:AlternateContent>
      </w:r>
      <w:r>
        <w:rPr>
          <w:rFonts w:hint="eastAsia"/>
          <w:noProof/>
        </w:rPr>
        <mc:AlternateContent>
          <mc:Choice Requires="wps">
            <w:drawing>
              <wp:anchor distT="0" distB="0" distL="114300" distR="114300" simplePos="0" relativeHeight="251651072" behindDoc="0" locked="0" layoutInCell="1" allowOverlap="1" wp14:anchorId="07A858B6" wp14:editId="1DFFC911">
                <wp:simplePos x="0" y="0"/>
                <wp:positionH relativeFrom="column">
                  <wp:posOffset>1091565</wp:posOffset>
                </wp:positionH>
                <wp:positionV relativeFrom="paragraph">
                  <wp:posOffset>3350260</wp:posOffset>
                </wp:positionV>
                <wp:extent cx="1285663" cy="355600"/>
                <wp:effectExtent l="0" t="0" r="10160" b="25400"/>
                <wp:wrapNone/>
                <wp:docPr id="32" name="テキスト ボックス 32"/>
                <wp:cNvGraphicFramePr/>
                <a:graphic xmlns:a="http://schemas.openxmlformats.org/drawingml/2006/main">
                  <a:graphicData uri="http://schemas.microsoft.com/office/word/2010/wordprocessingShape">
                    <wps:wsp>
                      <wps:cNvSpPr txBox="1"/>
                      <wps:spPr>
                        <a:xfrm>
                          <a:off x="0" y="0"/>
                          <a:ext cx="1285663" cy="355600"/>
                        </a:xfrm>
                        <a:prstGeom prst="rect">
                          <a:avLst/>
                        </a:prstGeom>
                        <a:solidFill>
                          <a:schemeClr val="lt1"/>
                        </a:solidFill>
                        <a:ln w="12700">
                          <a:solidFill>
                            <a:srgbClr val="FF0000"/>
                          </a:solidFill>
                        </a:ln>
                      </wps:spPr>
                      <wps:txbx>
                        <w:txbxContent>
                          <w:p w14:paraId="4E5F93C3" w14:textId="6E664075" w:rsidR="00C12AE3" w:rsidRPr="00C12AE3" w:rsidRDefault="001916F9" w:rsidP="00C12AE3">
                            <w:pPr>
                              <w:spacing w:line="240" w:lineRule="exact"/>
                              <w:jc w:val="left"/>
                              <w:rPr>
                                <w:rFonts w:asciiTheme="majorEastAsia" w:eastAsiaTheme="majorEastAsia" w:hAnsiTheme="majorEastAsia"/>
                                <w:color w:val="FF0000"/>
                                <w:sz w:val="14"/>
                                <w:szCs w:val="14"/>
                                <w:lang w:eastAsia="zh-TW"/>
                              </w:rPr>
                            </w:pPr>
                            <w:r w:rsidRPr="00C12AE3">
                              <w:rPr>
                                <w:rFonts w:asciiTheme="majorEastAsia" w:eastAsiaTheme="majorEastAsia" w:hAnsiTheme="majorEastAsia" w:hint="eastAsia"/>
                                <w:color w:val="FF0000"/>
                                <w:sz w:val="14"/>
                                <w:szCs w:val="14"/>
                                <w:lang w:eastAsia="zh-TW"/>
                              </w:rPr>
                              <w:t>業務対象地</w:t>
                            </w:r>
                            <w:r w:rsidR="00435CEA" w:rsidRPr="00C12AE3">
                              <w:rPr>
                                <w:rFonts w:asciiTheme="majorEastAsia" w:eastAsiaTheme="majorEastAsia" w:hAnsiTheme="majorEastAsia" w:hint="eastAsia"/>
                                <w:color w:val="FF0000"/>
                                <w:sz w:val="14"/>
                                <w:szCs w:val="14"/>
                                <w:lang w:eastAsia="zh-TW"/>
                              </w:rPr>
                              <w:t>：</w:t>
                            </w:r>
                            <w:r w:rsidR="009B07C8">
                              <w:rPr>
                                <w:rFonts w:asciiTheme="majorEastAsia" w:eastAsiaTheme="majorEastAsia" w:hAnsiTheme="majorEastAsia" w:hint="eastAsia"/>
                                <w:color w:val="FF0000"/>
                                <w:sz w:val="14"/>
                                <w:szCs w:val="14"/>
                                <w:lang w:eastAsia="zh-TW"/>
                              </w:rPr>
                              <w:t>本牧市民公園</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858B6" id="テキスト ボックス 32" o:spid="_x0000_s1028" type="#_x0000_t202" style="position:absolute;left:0;text-align:left;margin-left:85.95pt;margin-top:263.8pt;width:101.25pt;height:2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" fillcolor="white [3201]" strokecolor="red" strokeweight="1pt">
                <v:textbox>
                  <w:txbxContent>
                    <w:p w14:paraId="4E5F93C3" w14:textId="6E664075" w:rsidR="00C12AE3" w:rsidRPr="00C12AE3" w:rsidRDefault="001916F9" w:rsidP="00C12AE3">
                      <w:pPr>
                        <w:spacing w:line="240" w:lineRule="exact"/>
                        <w:jc w:val="left"/>
                        <w:rPr>
                          <w:rFonts w:asciiTheme="majorEastAsia" w:eastAsiaTheme="majorEastAsia" w:hAnsiTheme="majorEastAsia"/>
                          <w:color w:val="FF0000"/>
                          <w:sz w:val="14"/>
                          <w:szCs w:val="14"/>
                          <w:lang w:eastAsia="zh-TW"/>
                        </w:rPr>
                      </w:pPr>
                      <w:r w:rsidRPr="00C12AE3">
                        <w:rPr>
                          <w:rFonts w:asciiTheme="majorEastAsia" w:eastAsiaTheme="majorEastAsia" w:hAnsiTheme="majorEastAsia" w:hint="eastAsia"/>
                          <w:color w:val="FF0000"/>
                          <w:sz w:val="14"/>
                          <w:szCs w:val="14"/>
                          <w:lang w:eastAsia="zh-TW"/>
                        </w:rPr>
                        <w:t>業務対象地</w:t>
                      </w:r>
                      <w:r w:rsidR="00435CEA" w:rsidRPr="00C12AE3">
                        <w:rPr>
                          <w:rFonts w:asciiTheme="majorEastAsia" w:eastAsiaTheme="majorEastAsia" w:hAnsiTheme="majorEastAsia" w:hint="eastAsia"/>
                          <w:color w:val="FF0000"/>
                          <w:sz w:val="14"/>
                          <w:szCs w:val="14"/>
                          <w:lang w:eastAsia="zh-TW"/>
                        </w:rPr>
                        <w:t>：</w:t>
                      </w:r>
                      <w:r w:rsidR="009B07C8">
                        <w:rPr>
                          <w:rFonts w:asciiTheme="majorEastAsia" w:eastAsiaTheme="majorEastAsia" w:hAnsiTheme="majorEastAsia" w:hint="eastAsia"/>
                          <w:color w:val="FF0000"/>
                          <w:sz w:val="14"/>
                          <w:szCs w:val="14"/>
                          <w:lang w:eastAsia="zh-TW"/>
                        </w:rPr>
                        <w:t>本牧市民公園</w:t>
                      </w:r>
                    </w:p>
                  </w:txbxContent>
                </v:textbox>
              </v:shape>
            </w:pict>
          </mc:Fallback>
        </mc:AlternateContent>
      </w:r>
    </w:p>
    <w:p w14:paraId="6FA79781" w14:textId="5E083393" w:rsidR="00BC591D" w:rsidRDefault="00D32F33" w:rsidP="00C86AFA">
      <w:pPr>
        <w:pStyle w:val="ad"/>
        <w:tabs>
          <w:tab w:val="left" w:pos="1610"/>
          <w:tab w:val="center" w:pos="4532"/>
        </w:tabs>
      </w:pPr>
      <w:r>
        <w:rPr>
          <w:rFonts w:hint="eastAsia"/>
        </w:rPr>
        <w:t>業務対象位置</w:t>
      </w:r>
      <w:r w:rsidR="00C86AFA">
        <w:rPr>
          <w:rFonts w:hint="eastAsia"/>
        </w:rPr>
        <w:t>図</w:t>
      </w:r>
      <w:r w:rsidR="00BC591D">
        <w:br w:type="page"/>
      </w:r>
    </w:p>
    <w:p w14:paraId="3E0713A2" w14:textId="44E51B19" w:rsidR="00F11DF9" w:rsidRPr="00A60BCD" w:rsidRDefault="00122B86" w:rsidP="007F4AAD">
      <w:pPr>
        <w:pStyle w:val="2"/>
        <w:ind w:left="882" w:hanging="391"/>
      </w:pPr>
      <w:bookmarkStart w:id="15" w:name="_Toc189671364"/>
      <w:r w:rsidRPr="00A60BCD">
        <w:rPr>
          <w:rFonts w:hint="eastAsia"/>
        </w:rPr>
        <w:lastRenderedPageBreak/>
        <w:t>業務の内容</w:t>
      </w:r>
      <w:bookmarkEnd w:id="15"/>
    </w:p>
    <w:p w14:paraId="0E878405" w14:textId="6A2C42D3" w:rsidR="0052709A" w:rsidRPr="00A60BCD" w:rsidRDefault="0052709A" w:rsidP="00A04B04">
      <w:pPr>
        <w:pStyle w:val="20"/>
        <w:ind w:left="0" w:firstLineChars="0" w:firstLine="0"/>
        <w:rPr>
          <w:rFonts w:ascii="Meiryo UI" w:eastAsia="Meiryo UI" w:hAnsi="Meiryo UI"/>
          <w:sz w:val="24"/>
          <w:szCs w:val="24"/>
        </w:rPr>
      </w:pPr>
    </w:p>
    <w:p w14:paraId="77C45955" w14:textId="30EF2595" w:rsidR="006F2A6E" w:rsidRDefault="006F2A6E" w:rsidP="00D80B22">
      <w:pPr>
        <w:pStyle w:val="3"/>
      </w:pPr>
      <w:bookmarkStart w:id="16" w:name="_Toc189671365"/>
      <w:r>
        <w:rPr>
          <w:rFonts w:hint="eastAsia"/>
        </w:rPr>
        <w:t>下水道設計</w:t>
      </w:r>
      <w:bookmarkEnd w:id="16"/>
    </w:p>
    <w:p w14:paraId="4785D06D" w14:textId="217A8CE4" w:rsidR="006F2A6E" w:rsidRPr="005E2201" w:rsidRDefault="006F2A6E" w:rsidP="00475675">
      <w:pPr>
        <w:pStyle w:val="3"/>
        <w:numPr>
          <w:ilvl w:val="0"/>
          <w:numId w:val="8"/>
        </w:numPr>
        <w:ind w:left="425" w:firstLine="284"/>
      </w:pPr>
      <w:bookmarkStart w:id="17" w:name="_Toc189671366"/>
      <w:r>
        <w:rPr>
          <w:rFonts w:hint="eastAsia"/>
        </w:rPr>
        <w:t>設計図の作成</w:t>
      </w:r>
      <w:bookmarkEnd w:id="17"/>
    </w:p>
    <w:p w14:paraId="7399B8EA" w14:textId="06C2D596" w:rsidR="006F2A6E" w:rsidRPr="00C2706F" w:rsidRDefault="00C2706F" w:rsidP="00475675">
      <w:pPr>
        <w:pStyle w:val="50"/>
        <w:numPr>
          <w:ilvl w:val="0"/>
          <w:numId w:val="6"/>
        </w:numPr>
        <w:ind w:firstLineChars="0"/>
        <w:rPr>
          <w:rFonts w:asciiTheme="minorEastAsia" w:hAnsiTheme="minorEastAsia" w:cs="PåÑ˛"/>
          <w:kern w:val="0"/>
        </w:rPr>
      </w:pPr>
      <w:r>
        <w:rPr>
          <w:rFonts w:asciiTheme="minorEastAsia" w:hAnsiTheme="minorEastAsia" w:cs="PåÑ˛" w:hint="eastAsia"/>
          <w:kern w:val="0"/>
        </w:rPr>
        <w:t>下水道に必要な、施設平面図、縦断面図、構造図、仮設図等、工事に必要な図面を作成する</w:t>
      </w:r>
      <w:r w:rsidR="006F2A6E" w:rsidRPr="00C2706F">
        <w:rPr>
          <w:rFonts w:asciiTheme="minorEastAsia" w:hAnsiTheme="minorEastAsia" w:cs="PåÑ˛" w:hint="eastAsia"/>
          <w:kern w:val="0"/>
        </w:rPr>
        <w:t>。</w:t>
      </w:r>
    </w:p>
    <w:p w14:paraId="517C3174" w14:textId="0362EB65" w:rsidR="00C2706F" w:rsidRPr="005E2201" w:rsidRDefault="00C2706F" w:rsidP="00475675">
      <w:pPr>
        <w:pStyle w:val="3"/>
        <w:numPr>
          <w:ilvl w:val="0"/>
          <w:numId w:val="8"/>
        </w:numPr>
        <w:ind w:left="425" w:firstLine="284"/>
      </w:pPr>
      <w:bookmarkStart w:id="18" w:name="_Toc189671367"/>
      <w:r>
        <w:rPr>
          <w:rFonts w:hint="eastAsia"/>
        </w:rPr>
        <w:t>各種計算</w:t>
      </w:r>
      <w:bookmarkEnd w:id="18"/>
    </w:p>
    <w:p w14:paraId="248200D1" w14:textId="54567CB2" w:rsidR="00C2706F" w:rsidRPr="00C2706F" w:rsidRDefault="00C2706F" w:rsidP="00475675">
      <w:pPr>
        <w:pStyle w:val="50"/>
        <w:numPr>
          <w:ilvl w:val="0"/>
          <w:numId w:val="6"/>
        </w:numPr>
        <w:ind w:firstLineChars="0"/>
        <w:rPr>
          <w:rFonts w:asciiTheme="minorEastAsia" w:hAnsiTheme="minorEastAsia" w:cs="PåÑ˛"/>
          <w:kern w:val="0"/>
        </w:rPr>
      </w:pPr>
      <w:r w:rsidRPr="00C2706F">
        <w:rPr>
          <w:rFonts w:asciiTheme="minorEastAsia" w:hAnsiTheme="minorEastAsia" w:cs="PåÑ˛" w:hint="eastAsia"/>
          <w:kern w:val="0"/>
        </w:rPr>
        <w:t>管きょ・管基礎、特殊構造物、推進力、仮設・補助工法、耐震等の計算をする。</w:t>
      </w:r>
    </w:p>
    <w:p w14:paraId="3E5CB191" w14:textId="462B1EA6" w:rsidR="00C2706F" w:rsidRPr="005E2201" w:rsidRDefault="00C2706F" w:rsidP="00475675">
      <w:pPr>
        <w:pStyle w:val="3"/>
        <w:numPr>
          <w:ilvl w:val="0"/>
          <w:numId w:val="8"/>
        </w:numPr>
        <w:ind w:left="425" w:firstLine="284"/>
      </w:pPr>
      <w:bookmarkStart w:id="19" w:name="_Toc189671368"/>
      <w:r>
        <w:rPr>
          <w:rFonts w:hint="eastAsia"/>
        </w:rPr>
        <w:t>工法の選定</w:t>
      </w:r>
      <w:bookmarkEnd w:id="19"/>
    </w:p>
    <w:p w14:paraId="5B1B7319" w14:textId="2725A7B3" w:rsidR="00C2706F" w:rsidRDefault="00C2706F" w:rsidP="00475675">
      <w:pPr>
        <w:pStyle w:val="50"/>
        <w:numPr>
          <w:ilvl w:val="0"/>
          <w:numId w:val="6"/>
        </w:numPr>
        <w:ind w:firstLineChars="0"/>
        <w:rPr>
          <w:rFonts w:asciiTheme="minorEastAsia" w:hAnsiTheme="minorEastAsia" w:cs="PåÑ˛"/>
          <w:kern w:val="0"/>
        </w:rPr>
      </w:pPr>
      <w:r w:rsidRPr="00C2706F">
        <w:rPr>
          <w:rFonts w:asciiTheme="minorEastAsia" w:hAnsiTheme="minorEastAsia" w:cs="PåÑ˛" w:hint="eastAsia"/>
          <w:kern w:val="0"/>
        </w:rPr>
        <w:t>工法の選定に当たり、関係官公署、企業者との協議事項、施工箇所の状況、昼夜間施工、交通規制、土質調査その他関係資料等を検討のうえ、工事の難易、経済性、工期等を考慮</w:t>
      </w:r>
      <w:r>
        <w:rPr>
          <w:rFonts w:asciiTheme="minorEastAsia" w:hAnsiTheme="minorEastAsia" w:cs="PåÑ˛" w:hint="eastAsia"/>
          <w:kern w:val="0"/>
        </w:rPr>
        <w:t>する。</w:t>
      </w:r>
    </w:p>
    <w:p w14:paraId="0514E44B" w14:textId="4F6D0829" w:rsidR="00C2706F" w:rsidRPr="00C2706F" w:rsidRDefault="00C2706F" w:rsidP="00475675">
      <w:pPr>
        <w:pStyle w:val="50"/>
        <w:numPr>
          <w:ilvl w:val="0"/>
          <w:numId w:val="6"/>
        </w:numPr>
        <w:ind w:firstLineChars="0"/>
        <w:rPr>
          <w:rFonts w:asciiTheme="minorEastAsia" w:hAnsiTheme="minorEastAsia" w:cs="PåÑ˛"/>
          <w:kern w:val="0"/>
        </w:rPr>
      </w:pPr>
      <w:r w:rsidRPr="00C2706F">
        <w:rPr>
          <w:rFonts w:asciiTheme="minorEastAsia" w:hAnsiTheme="minorEastAsia" w:cs="PåÑ˛" w:hint="eastAsia"/>
          <w:kern w:val="0"/>
        </w:rPr>
        <w:t>工法決定にいたるまでの検討工法の種類、コスト比較、必要工期、施工の難易度、工事公害についての検討等を行なった工法比較検討書を</w:t>
      </w:r>
      <w:r>
        <w:rPr>
          <w:rFonts w:asciiTheme="minorEastAsia" w:hAnsiTheme="minorEastAsia" w:cs="PåÑ˛" w:hint="eastAsia"/>
          <w:kern w:val="0"/>
        </w:rPr>
        <w:t>作成する</w:t>
      </w:r>
      <w:r w:rsidRPr="00C2706F">
        <w:rPr>
          <w:rFonts w:asciiTheme="minorEastAsia" w:hAnsiTheme="minorEastAsia" w:cs="PåÑ˛" w:hint="eastAsia"/>
          <w:kern w:val="0"/>
        </w:rPr>
        <w:t>。</w:t>
      </w:r>
    </w:p>
    <w:p w14:paraId="3A60D7A0" w14:textId="2EC5D59C" w:rsidR="00C2706F" w:rsidRPr="005E2201" w:rsidRDefault="00C2706F" w:rsidP="00475675">
      <w:pPr>
        <w:pStyle w:val="3"/>
        <w:numPr>
          <w:ilvl w:val="0"/>
          <w:numId w:val="8"/>
        </w:numPr>
        <w:ind w:left="425" w:firstLine="284"/>
      </w:pPr>
      <w:bookmarkStart w:id="20" w:name="_Toc189671369"/>
      <w:r>
        <w:rPr>
          <w:rFonts w:hint="eastAsia"/>
        </w:rPr>
        <w:t>数量計算</w:t>
      </w:r>
      <w:bookmarkEnd w:id="20"/>
    </w:p>
    <w:p w14:paraId="303CDD95" w14:textId="24B1A2EC" w:rsidR="00C2706F" w:rsidRPr="00C2706F" w:rsidRDefault="00C2706F" w:rsidP="00475675">
      <w:pPr>
        <w:pStyle w:val="50"/>
        <w:numPr>
          <w:ilvl w:val="0"/>
          <w:numId w:val="6"/>
        </w:numPr>
        <w:ind w:firstLineChars="0"/>
        <w:rPr>
          <w:rFonts w:asciiTheme="minorEastAsia" w:hAnsiTheme="minorEastAsia" w:cs="PåÑ˛"/>
          <w:kern w:val="0"/>
        </w:rPr>
      </w:pPr>
      <w:r w:rsidRPr="00C2706F">
        <w:rPr>
          <w:rFonts w:asciiTheme="minorEastAsia" w:hAnsiTheme="minorEastAsia" w:cs="PåÑ˛" w:hint="eastAsia"/>
          <w:kern w:val="0"/>
        </w:rPr>
        <w:t>土工・管きょ・管基礎・特殊構造物等及び覆工・仮設・補助工法等個々に数量を算出する</w:t>
      </w:r>
      <w:r>
        <w:rPr>
          <w:rFonts w:asciiTheme="minorEastAsia" w:hAnsiTheme="minorEastAsia" w:cs="PåÑ˛" w:hint="eastAsia"/>
          <w:kern w:val="0"/>
        </w:rPr>
        <w:t>。</w:t>
      </w:r>
    </w:p>
    <w:p w14:paraId="246166EB" w14:textId="77777777" w:rsidR="006F2A6E" w:rsidRPr="00C2706F" w:rsidRDefault="006F2A6E" w:rsidP="006F2A6E">
      <w:pPr>
        <w:pStyle w:val="30"/>
      </w:pPr>
    </w:p>
    <w:p w14:paraId="67AEBF26" w14:textId="624627FA" w:rsidR="00A04B04" w:rsidRDefault="006F2A6E" w:rsidP="00A04B04">
      <w:pPr>
        <w:pStyle w:val="3"/>
      </w:pPr>
      <w:bookmarkStart w:id="21" w:name="_Toc189671370"/>
      <w:r>
        <w:rPr>
          <w:rFonts w:hint="eastAsia"/>
        </w:rPr>
        <w:t>報告書作成</w:t>
      </w:r>
      <w:bookmarkEnd w:id="21"/>
    </w:p>
    <w:p w14:paraId="1F1C524F" w14:textId="194E0870" w:rsidR="00B615D9" w:rsidRDefault="000B6639" w:rsidP="00475675">
      <w:pPr>
        <w:pStyle w:val="50"/>
        <w:numPr>
          <w:ilvl w:val="0"/>
          <w:numId w:val="6"/>
        </w:numPr>
        <w:ind w:firstLineChars="0"/>
      </w:pPr>
      <w:r w:rsidRPr="000B6639">
        <w:rPr>
          <w:rFonts w:asciiTheme="minorEastAsia" w:hAnsiTheme="minorEastAsia" w:cs="PåÑ˛" w:hint="eastAsia"/>
          <w:kern w:val="0"/>
        </w:rPr>
        <w:t>本業務に係る報告書を作成する。</w:t>
      </w:r>
    </w:p>
    <w:p w14:paraId="35804E95" w14:textId="77777777" w:rsidR="00561C52" w:rsidRPr="009D7765" w:rsidRDefault="00561C52" w:rsidP="0052709A">
      <w:pPr>
        <w:pStyle w:val="20"/>
        <w:ind w:firstLine="240"/>
        <w:rPr>
          <w:rFonts w:ascii="Meiryo UI" w:eastAsia="Meiryo UI" w:hAnsi="Meiryo UI"/>
          <w:sz w:val="24"/>
          <w:szCs w:val="24"/>
        </w:rPr>
      </w:pPr>
    </w:p>
    <w:p w14:paraId="262D8DA5" w14:textId="489CA6F9" w:rsidR="00E92040" w:rsidRPr="009D7765" w:rsidRDefault="00E92040">
      <w:pPr>
        <w:widowControl/>
        <w:jc w:val="left"/>
        <w:rPr>
          <w:rFonts w:asciiTheme="minorEastAsia" w:hAnsiTheme="minorEastAsia"/>
          <w:noProof/>
        </w:rPr>
      </w:pPr>
      <w:r w:rsidRPr="009D7765">
        <w:rPr>
          <w:rFonts w:asciiTheme="minorEastAsia" w:hAnsiTheme="minorEastAsia"/>
          <w:noProof/>
        </w:rPr>
        <w:br w:type="page"/>
      </w:r>
    </w:p>
    <w:p w14:paraId="4652BE7A" w14:textId="2C81C2E2" w:rsidR="003B32A5" w:rsidRDefault="008B1CEF" w:rsidP="00DE38D7">
      <w:pPr>
        <w:pStyle w:val="50"/>
        <w:ind w:left="0" w:firstLineChars="0" w:firstLine="0"/>
        <w:jc w:val="center"/>
        <w:rPr>
          <w:rFonts w:asciiTheme="minorEastAsia" w:hAnsiTheme="minorEastAsia"/>
          <w:noProof/>
        </w:rPr>
      </w:pPr>
      <w:r>
        <w:rPr>
          <w:rFonts w:asciiTheme="minorEastAsia" w:hAnsiTheme="minorEastAsia"/>
          <w:noProof/>
        </w:rPr>
        <w:lastRenderedPageBreak/>
        <w:drawing>
          <wp:inline distT="0" distB="0" distL="0" distR="0" wp14:anchorId="091E15EC" wp14:editId="02239D25">
            <wp:extent cx="5524500" cy="5396618"/>
            <wp:effectExtent l="0" t="0" r="0" b="0"/>
            <wp:docPr id="122937607" name="グラフィックス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7607" name="グラフィックス 122937607"/>
                    <pic:cNvPicPr/>
                  </pic:nvPicPr>
                  <pic:blipFill>
                    <a:blip r:embed="rId11">
                      <a:extLst>
                        <a:ext uri="{96DAC541-7B7A-43D3-8B79-37D633B846F1}">
                          <asvg:svgBlip xmlns:asvg="http://schemas.microsoft.com/office/drawing/2016/SVG/main" r:embed="rId12"/>
                        </a:ext>
                      </a:extLst>
                    </a:blip>
                    <a:stretch>
                      <a:fillRect/>
                    </a:stretch>
                  </pic:blipFill>
                  <pic:spPr>
                    <a:xfrm>
                      <a:off x="0" y="0"/>
                      <a:ext cx="5534243" cy="5406136"/>
                    </a:xfrm>
                    <a:prstGeom prst="rect">
                      <a:avLst/>
                    </a:prstGeom>
                  </pic:spPr>
                </pic:pic>
              </a:graphicData>
            </a:graphic>
          </wp:inline>
        </w:drawing>
      </w:r>
    </w:p>
    <w:p w14:paraId="67E0EC79" w14:textId="65C65391" w:rsidR="00BE5089" w:rsidRPr="00CF58D6" w:rsidRDefault="00BE5089" w:rsidP="00DE38D7">
      <w:pPr>
        <w:pStyle w:val="50"/>
        <w:ind w:left="0" w:firstLineChars="0" w:firstLine="0"/>
        <w:jc w:val="center"/>
        <w:rPr>
          <w:rFonts w:asciiTheme="minorEastAsia" w:hAnsiTheme="minorEastAsia"/>
          <w:noProof/>
        </w:rPr>
      </w:pPr>
    </w:p>
    <w:p w14:paraId="2AA9EBF5" w14:textId="3F6EE6C7" w:rsidR="001A3461" w:rsidRDefault="005636AA" w:rsidP="00730C44">
      <w:pPr>
        <w:pStyle w:val="ad"/>
      </w:pPr>
      <w:bookmarkStart w:id="22" w:name="_Toc395520873"/>
      <w:r w:rsidRPr="00CF58D6">
        <w:rPr>
          <w:rFonts w:hint="eastAsia"/>
        </w:rPr>
        <w:t>業務フロー</w:t>
      </w:r>
      <w:bookmarkEnd w:id="22"/>
    </w:p>
    <w:p w14:paraId="66E73DF5" w14:textId="60374D58" w:rsidR="000B6639" w:rsidRDefault="000B6639" w:rsidP="000B6639">
      <w:r>
        <w:br w:type="page"/>
      </w:r>
    </w:p>
    <w:p w14:paraId="4B76F732" w14:textId="4FA7D509" w:rsidR="00730C44" w:rsidRDefault="00730C44" w:rsidP="00A82F20">
      <w:pPr>
        <w:pStyle w:val="2"/>
      </w:pPr>
      <w:bookmarkStart w:id="23" w:name="_Toc189671371"/>
      <w:r>
        <w:rPr>
          <w:rFonts w:hint="eastAsia"/>
        </w:rPr>
        <w:lastRenderedPageBreak/>
        <w:t>業務</w:t>
      </w:r>
      <w:r w:rsidR="000B6639">
        <w:rPr>
          <w:rFonts w:hint="eastAsia"/>
        </w:rPr>
        <w:t>工程</w:t>
      </w:r>
      <w:bookmarkEnd w:id="23"/>
    </w:p>
    <w:p w14:paraId="1C6C50D0" w14:textId="77777777" w:rsidR="00A82F20" w:rsidRPr="00A82F20" w:rsidRDefault="00A82F20" w:rsidP="00A82F20">
      <w:pPr>
        <w:pStyle w:val="20"/>
      </w:pPr>
    </w:p>
    <w:p w14:paraId="53CDEECB" w14:textId="77777777" w:rsidR="001A3461" w:rsidRDefault="001A3461" w:rsidP="001A3461">
      <w:pPr>
        <w:pStyle w:val="50"/>
      </w:pPr>
      <w:r w:rsidRPr="00E56402">
        <w:rPr>
          <w:rFonts w:hint="eastAsia"/>
        </w:rPr>
        <w:t>業務工程は以下の</w:t>
      </w:r>
      <w:r w:rsidR="00305427" w:rsidRPr="00E56402">
        <w:rPr>
          <w:rFonts w:hint="eastAsia"/>
        </w:rPr>
        <w:t>通りと</w:t>
      </w:r>
      <w:r w:rsidRPr="00E56402">
        <w:rPr>
          <w:rFonts w:hint="eastAsia"/>
        </w:rPr>
        <w:t>する。</w:t>
      </w:r>
    </w:p>
    <w:p w14:paraId="163BA50D" w14:textId="07435051" w:rsidR="00B33EAF" w:rsidRDefault="00B33EAF" w:rsidP="00F2509C">
      <w:pPr>
        <w:pStyle w:val="50"/>
        <w:jc w:val="center"/>
      </w:pPr>
    </w:p>
    <w:p w14:paraId="0C37BEA6" w14:textId="18CAE0E4" w:rsidR="00B33EAF" w:rsidRPr="00E56402" w:rsidRDefault="00B33EAF" w:rsidP="00B33EAF">
      <w:pPr>
        <w:pStyle w:val="ad"/>
      </w:pPr>
      <w:r w:rsidRPr="00E56402">
        <w:rPr>
          <w:rFonts w:hint="eastAsia"/>
        </w:rPr>
        <w:t xml:space="preserve">　業務工程</w:t>
      </w:r>
    </w:p>
    <w:p w14:paraId="6BB32D6F" w14:textId="0AEA2659" w:rsidR="00B33EAF" w:rsidRDefault="00B33EAF" w:rsidP="00B33EAF">
      <w:pPr>
        <w:pStyle w:val="50"/>
        <w:ind w:left="0" w:firstLineChars="0" w:firstLine="0"/>
      </w:pPr>
    </w:p>
    <w:p w14:paraId="5C79921D" w14:textId="30C7D415" w:rsidR="00E56402" w:rsidRPr="00E56402" w:rsidRDefault="00954858" w:rsidP="002D0708">
      <w:pPr>
        <w:pStyle w:val="50"/>
        <w:ind w:left="0" w:firstLineChars="0" w:firstLine="0"/>
        <w:jc w:val="center"/>
      </w:pPr>
      <w:r w:rsidRPr="00954858">
        <w:rPr>
          <w:noProof/>
        </w:rPr>
        <w:drawing>
          <wp:inline distT="0" distB="0" distL="0" distR="0" wp14:anchorId="6FB8539E" wp14:editId="1598518E">
            <wp:extent cx="5755640" cy="4204970"/>
            <wp:effectExtent l="0" t="0" r="0" b="5080"/>
            <wp:docPr id="2063674205"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640" cy="4204970"/>
                    </a:xfrm>
                    <a:prstGeom prst="rect">
                      <a:avLst/>
                    </a:prstGeom>
                    <a:noFill/>
                    <a:ln>
                      <a:noFill/>
                    </a:ln>
                  </pic:spPr>
                </pic:pic>
              </a:graphicData>
            </a:graphic>
          </wp:inline>
        </w:drawing>
      </w:r>
    </w:p>
    <w:p w14:paraId="7C8C17DD" w14:textId="5A4FF100" w:rsidR="00954858" w:rsidRDefault="00954858">
      <w:pPr>
        <w:widowControl/>
        <w:jc w:val="left"/>
        <w:rPr>
          <w:color w:val="FF0000"/>
        </w:rPr>
      </w:pPr>
      <w:r>
        <w:rPr>
          <w:color w:val="FF0000"/>
        </w:rPr>
        <w:br w:type="page"/>
      </w:r>
    </w:p>
    <w:p w14:paraId="47DD6531" w14:textId="77777777" w:rsidR="00B33EAF" w:rsidRDefault="00B33EAF">
      <w:pPr>
        <w:widowControl/>
        <w:jc w:val="left"/>
        <w:rPr>
          <w:color w:val="FF0000"/>
        </w:rPr>
      </w:pPr>
    </w:p>
    <w:p w14:paraId="0E8A27CB" w14:textId="60D6926E" w:rsidR="001A3461" w:rsidRDefault="00730C44" w:rsidP="00730C44">
      <w:pPr>
        <w:pStyle w:val="2"/>
      </w:pPr>
      <w:bookmarkStart w:id="24" w:name="_Toc189671372"/>
      <w:r>
        <w:rPr>
          <w:rFonts w:hint="eastAsia"/>
        </w:rPr>
        <w:t>業務組織計画</w:t>
      </w:r>
      <w:bookmarkEnd w:id="24"/>
    </w:p>
    <w:p w14:paraId="02611105" w14:textId="77777777" w:rsidR="00730C44" w:rsidRPr="00730C44" w:rsidRDefault="00730C44" w:rsidP="00730C44">
      <w:pPr>
        <w:pStyle w:val="20"/>
      </w:pPr>
    </w:p>
    <w:p w14:paraId="5DECC8C0" w14:textId="405F24A3" w:rsidR="0057778B" w:rsidRPr="001608AA" w:rsidRDefault="0057778B" w:rsidP="00475675">
      <w:pPr>
        <w:pStyle w:val="2"/>
        <w:numPr>
          <w:ilvl w:val="1"/>
          <w:numId w:val="7"/>
        </w:numPr>
        <w:spacing w:line="400" w:lineRule="exact"/>
        <w:ind w:left="533"/>
      </w:pPr>
      <w:bookmarkStart w:id="25" w:name="_Toc189671373"/>
      <w:r w:rsidRPr="001608AA">
        <w:rPr>
          <w:rFonts w:hint="eastAsia"/>
        </w:rPr>
        <w:t>担当技術者</w:t>
      </w:r>
      <w:bookmarkEnd w:id="25"/>
    </w:p>
    <w:p w14:paraId="652546A9" w14:textId="00CDDC7A" w:rsidR="001A3461" w:rsidRPr="001608AA" w:rsidRDefault="001A3461" w:rsidP="001A3461">
      <w:pPr>
        <w:pStyle w:val="50"/>
      </w:pPr>
      <w:r w:rsidRPr="001608AA">
        <w:rPr>
          <w:rFonts w:hint="eastAsia"/>
        </w:rPr>
        <w:t>業務体制は以下の通りとする。</w:t>
      </w:r>
    </w:p>
    <w:p w14:paraId="78CFB08C" w14:textId="18EEFD8E" w:rsidR="005E78F5" w:rsidRPr="001608AA" w:rsidRDefault="005E78F5" w:rsidP="005E78F5">
      <w:pPr>
        <w:pStyle w:val="ad"/>
      </w:pPr>
      <w:r w:rsidRPr="001608AA">
        <w:rPr>
          <w:rFonts w:hint="eastAsia"/>
        </w:rPr>
        <w:t>担当技術者</w:t>
      </w:r>
    </w:p>
    <w:p w14:paraId="6214B485" w14:textId="77777777" w:rsidR="001A3461" w:rsidRPr="001608AA" w:rsidRDefault="001A3461" w:rsidP="001A3461">
      <w:pPr>
        <w:pStyle w:val="ae"/>
      </w:pPr>
      <w:r w:rsidRPr="001608AA">
        <w:rPr>
          <w:rFonts w:hint="eastAsia"/>
        </w:rPr>
        <w:t>【受託者】</w:t>
      </w:r>
    </w:p>
    <w:tbl>
      <w:tblPr>
        <w:tblStyle w:val="ac"/>
        <w:tblW w:w="9606" w:type="dxa"/>
        <w:tblLook w:val="04A0" w:firstRow="1" w:lastRow="0" w:firstColumn="1" w:lastColumn="0" w:noHBand="0" w:noVBand="1"/>
        <w:tblPrChange w:id="26" w:author="本田志保" w:date="2025-02-06T14:04:00Z" w16du:dateUtc="2025-02-06T05:04:00Z">
          <w:tblPr>
            <w:tblStyle w:val="ac"/>
            <w:tblW w:w="9606" w:type="dxa"/>
            <w:tblLook w:val="04A0" w:firstRow="1" w:lastRow="0" w:firstColumn="1" w:lastColumn="0" w:noHBand="0" w:noVBand="1"/>
          </w:tblPr>
        </w:tblPrChange>
      </w:tblPr>
      <w:tblGrid>
        <w:gridCol w:w="1384"/>
        <w:gridCol w:w="3827"/>
        <w:gridCol w:w="4395"/>
        <w:tblGridChange w:id="27">
          <w:tblGrid>
            <w:gridCol w:w="113"/>
            <w:gridCol w:w="952"/>
            <w:gridCol w:w="432"/>
            <w:gridCol w:w="2784"/>
            <w:gridCol w:w="1043"/>
            <w:gridCol w:w="4282"/>
            <w:gridCol w:w="113"/>
          </w:tblGrid>
        </w:tblGridChange>
      </w:tblGrid>
      <w:tr w:rsidR="00954858" w:rsidRPr="001608AA" w14:paraId="01595C3D" w14:textId="77777777" w:rsidTr="00107405">
        <w:trPr>
          <w:trPrChange w:id="28" w:author="本田志保" w:date="2025-02-06T14:04:00Z" w16du:dateUtc="2025-02-06T05:04:00Z">
            <w:trPr>
              <w:gridAfter w:val="0"/>
            </w:trPr>
          </w:trPrChange>
        </w:trPr>
        <w:tc>
          <w:tcPr>
            <w:tcW w:w="1384" w:type="dxa"/>
            <w:tcPrChange w:id="29" w:author="本田志保" w:date="2025-02-06T14:04:00Z" w16du:dateUtc="2025-02-06T05:04:00Z">
              <w:tcPr>
                <w:tcW w:w="1242" w:type="dxa"/>
                <w:gridSpan w:val="2"/>
              </w:tcPr>
            </w:tcPrChange>
          </w:tcPr>
          <w:p w14:paraId="4F5E42DC" w14:textId="77777777" w:rsidR="00954858" w:rsidRPr="001608AA" w:rsidRDefault="00954858" w:rsidP="000D76ED">
            <w:pPr>
              <w:pStyle w:val="ae"/>
              <w:jc w:val="center"/>
            </w:pPr>
            <w:r w:rsidRPr="001608AA">
              <w:rPr>
                <w:rFonts w:hint="eastAsia"/>
              </w:rPr>
              <w:t>役割</w:t>
            </w:r>
          </w:p>
        </w:tc>
        <w:tc>
          <w:tcPr>
            <w:tcW w:w="3827" w:type="dxa"/>
            <w:tcPrChange w:id="30" w:author="本田志保" w:date="2025-02-06T14:04:00Z" w16du:dateUtc="2025-02-06T05:04:00Z">
              <w:tcPr>
                <w:tcW w:w="1701" w:type="dxa"/>
                <w:gridSpan w:val="2"/>
              </w:tcPr>
            </w:tcPrChange>
          </w:tcPr>
          <w:p w14:paraId="6E37C504" w14:textId="77777777" w:rsidR="00954858" w:rsidRPr="001608AA" w:rsidRDefault="00954858" w:rsidP="000D76ED">
            <w:pPr>
              <w:pStyle w:val="ae"/>
              <w:jc w:val="center"/>
            </w:pPr>
            <w:r w:rsidRPr="001608AA">
              <w:rPr>
                <w:rFonts w:hint="eastAsia"/>
              </w:rPr>
              <w:t>氏名</w:t>
            </w:r>
          </w:p>
        </w:tc>
        <w:tc>
          <w:tcPr>
            <w:tcW w:w="4395" w:type="dxa"/>
            <w:tcPrChange w:id="31" w:author="本田志保" w:date="2025-02-06T14:04:00Z" w16du:dateUtc="2025-02-06T05:04:00Z">
              <w:tcPr>
                <w:tcW w:w="6663" w:type="dxa"/>
                <w:gridSpan w:val="2"/>
              </w:tcPr>
            </w:tcPrChange>
          </w:tcPr>
          <w:p w14:paraId="6C8E1526" w14:textId="77777777" w:rsidR="00954858" w:rsidRPr="001608AA" w:rsidRDefault="00954858" w:rsidP="000D76ED">
            <w:pPr>
              <w:pStyle w:val="ae"/>
              <w:jc w:val="center"/>
            </w:pPr>
            <w:r w:rsidRPr="001608AA">
              <w:rPr>
                <w:rFonts w:hint="eastAsia"/>
              </w:rPr>
              <w:t>担当分野</w:t>
            </w:r>
          </w:p>
        </w:tc>
      </w:tr>
      <w:tr w:rsidR="00954858" w:rsidRPr="001608AA" w14:paraId="08A997DD" w14:textId="77777777" w:rsidTr="00107405">
        <w:trPr>
          <w:trPrChange w:id="32" w:author="本田志保" w:date="2025-02-06T14:04:00Z" w16du:dateUtc="2025-02-06T05:04:00Z">
            <w:trPr>
              <w:gridAfter w:val="0"/>
            </w:trPr>
          </w:trPrChange>
        </w:trPr>
        <w:tc>
          <w:tcPr>
            <w:tcW w:w="1384" w:type="dxa"/>
            <w:tcPrChange w:id="33" w:author="本田志保" w:date="2025-02-06T14:04:00Z" w16du:dateUtc="2025-02-06T05:04:00Z">
              <w:tcPr>
                <w:tcW w:w="1242" w:type="dxa"/>
                <w:gridSpan w:val="2"/>
              </w:tcPr>
            </w:tcPrChange>
          </w:tcPr>
          <w:p w14:paraId="4C80C6EE" w14:textId="1F92CBE1" w:rsidR="00954858" w:rsidRPr="001608AA" w:rsidRDefault="00954858" w:rsidP="00300AD0">
            <w:pPr>
              <w:pStyle w:val="ae"/>
            </w:pPr>
            <w:r w:rsidRPr="001608AA">
              <w:rPr>
                <w:rFonts w:hint="eastAsia"/>
              </w:rPr>
              <w:t>管理技術者</w:t>
            </w:r>
          </w:p>
        </w:tc>
        <w:tc>
          <w:tcPr>
            <w:tcW w:w="3827" w:type="dxa"/>
            <w:tcPrChange w:id="34" w:author="本田志保" w:date="2025-02-06T14:04:00Z" w16du:dateUtc="2025-02-06T05:04:00Z">
              <w:tcPr>
                <w:tcW w:w="1701" w:type="dxa"/>
                <w:gridSpan w:val="2"/>
              </w:tcPr>
            </w:tcPrChange>
          </w:tcPr>
          <w:p w14:paraId="27D1BAB8" w14:textId="77777777" w:rsidR="00954858" w:rsidRDefault="00954858" w:rsidP="00300AD0">
            <w:pPr>
              <w:pStyle w:val="ae"/>
              <w:rPr>
                <w:ins w:id="35" w:author="本田志保" w:date="2025-02-06T14:04:00Z" w16du:dateUtc="2025-02-06T05:04:00Z"/>
              </w:rPr>
            </w:pPr>
            <w:r>
              <w:rPr>
                <w:rFonts w:hint="eastAsia"/>
              </w:rPr>
              <w:t>北島　佳浩</w:t>
            </w:r>
          </w:p>
          <w:p w14:paraId="483B9922" w14:textId="77777777" w:rsidR="00107405" w:rsidRPr="00107405" w:rsidRDefault="00107405" w:rsidP="00107405">
            <w:pPr>
              <w:pStyle w:val="ae"/>
              <w:rPr>
                <w:ins w:id="36" w:author="本田志保" w:date="2025-02-06T14:04:00Z"/>
              </w:rPr>
            </w:pPr>
            <w:ins w:id="37" w:author="本田志保" w:date="2025-02-06T14:04:00Z">
              <w:r w:rsidRPr="00107405">
                <w:rPr>
                  <w:rFonts w:hint="eastAsia"/>
                </w:rPr>
                <w:t>（㈱ランズ計画研究所取締役 副社長）</w:t>
              </w:r>
            </w:ins>
          </w:p>
          <w:p w14:paraId="035C815D" w14:textId="316E7C07" w:rsidR="00107405" w:rsidRPr="001608AA" w:rsidRDefault="00107405" w:rsidP="00107405">
            <w:pPr>
              <w:pStyle w:val="ae"/>
              <w:rPr>
                <w:rFonts w:hint="eastAsia"/>
              </w:rPr>
            </w:pPr>
            <w:ins w:id="38" w:author="本田志保" w:date="2025-02-06T14:04:00Z">
              <w:r w:rsidRPr="00107405">
                <w:rPr>
                  <w:rFonts w:hint="eastAsia"/>
                </w:rPr>
                <w:t>Email:kitajima@lans-plan.co.jp</w:t>
              </w:r>
            </w:ins>
          </w:p>
        </w:tc>
        <w:tc>
          <w:tcPr>
            <w:tcW w:w="4395" w:type="dxa"/>
            <w:tcPrChange w:id="39" w:author="本田志保" w:date="2025-02-06T14:04:00Z" w16du:dateUtc="2025-02-06T05:04:00Z">
              <w:tcPr>
                <w:tcW w:w="6663" w:type="dxa"/>
                <w:gridSpan w:val="2"/>
              </w:tcPr>
            </w:tcPrChange>
          </w:tcPr>
          <w:p w14:paraId="0EDB8BA7" w14:textId="7F22EC55" w:rsidR="00954858" w:rsidRPr="001608AA" w:rsidRDefault="00954858" w:rsidP="00300AD0">
            <w:pPr>
              <w:pStyle w:val="ae"/>
            </w:pPr>
            <w:r w:rsidRPr="001608AA">
              <w:rPr>
                <w:rFonts w:hint="eastAsia"/>
              </w:rPr>
              <w:t>業務全般に関する統括管理</w:t>
            </w:r>
          </w:p>
        </w:tc>
      </w:tr>
      <w:tr w:rsidR="00954858" w:rsidRPr="001608AA" w14:paraId="6753399A" w14:textId="77777777" w:rsidTr="00107405">
        <w:trPr>
          <w:trPrChange w:id="40" w:author="本田志保" w:date="2025-02-06T14:04:00Z" w16du:dateUtc="2025-02-06T05:04:00Z">
            <w:trPr>
              <w:gridAfter w:val="0"/>
            </w:trPr>
          </w:trPrChange>
        </w:trPr>
        <w:tc>
          <w:tcPr>
            <w:tcW w:w="1384" w:type="dxa"/>
            <w:tcPrChange w:id="41" w:author="本田志保" w:date="2025-02-06T14:04:00Z" w16du:dateUtc="2025-02-06T05:04:00Z">
              <w:tcPr>
                <w:tcW w:w="1242" w:type="dxa"/>
                <w:gridSpan w:val="2"/>
              </w:tcPr>
            </w:tcPrChange>
          </w:tcPr>
          <w:p w14:paraId="5ED8416B" w14:textId="23A32AD3" w:rsidR="00954858" w:rsidRPr="001608AA" w:rsidRDefault="00954858" w:rsidP="00300AD0">
            <w:pPr>
              <w:pStyle w:val="ae"/>
            </w:pPr>
            <w:r w:rsidRPr="001608AA">
              <w:rPr>
                <w:rFonts w:hint="eastAsia"/>
              </w:rPr>
              <w:t>照査技術者</w:t>
            </w:r>
          </w:p>
        </w:tc>
        <w:tc>
          <w:tcPr>
            <w:tcW w:w="3827" w:type="dxa"/>
            <w:tcPrChange w:id="42" w:author="本田志保" w:date="2025-02-06T14:04:00Z" w16du:dateUtc="2025-02-06T05:04:00Z">
              <w:tcPr>
                <w:tcW w:w="1701" w:type="dxa"/>
                <w:gridSpan w:val="2"/>
              </w:tcPr>
            </w:tcPrChange>
          </w:tcPr>
          <w:p w14:paraId="04042059" w14:textId="77777777" w:rsidR="00954858" w:rsidRDefault="00954858" w:rsidP="00300AD0">
            <w:pPr>
              <w:pStyle w:val="ae"/>
              <w:rPr>
                <w:ins w:id="43" w:author="本田志保" w:date="2025-02-06T14:04:00Z" w16du:dateUtc="2025-02-06T05:04:00Z"/>
              </w:rPr>
            </w:pPr>
            <w:r>
              <w:rPr>
                <w:rFonts w:hint="eastAsia"/>
              </w:rPr>
              <w:t>満生　朋子</w:t>
            </w:r>
          </w:p>
          <w:p w14:paraId="3DF0A380" w14:textId="77777777" w:rsidR="00107405" w:rsidRPr="00107405" w:rsidRDefault="00107405" w:rsidP="00107405">
            <w:pPr>
              <w:pStyle w:val="ae"/>
              <w:rPr>
                <w:ins w:id="44" w:author="本田志保" w:date="2025-02-06T14:04:00Z"/>
              </w:rPr>
            </w:pPr>
            <w:ins w:id="45" w:author="本田志保" w:date="2025-02-06T14:04:00Z">
              <w:r w:rsidRPr="00107405">
                <w:rPr>
                  <w:rFonts w:hint="eastAsia"/>
                </w:rPr>
                <w:t>（㈱ランズ計画研究所取締役 副社長）</w:t>
              </w:r>
            </w:ins>
          </w:p>
          <w:p w14:paraId="2952913F" w14:textId="53BD44E2" w:rsidR="00107405" w:rsidRPr="001608AA" w:rsidRDefault="00107405" w:rsidP="00107405">
            <w:pPr>
              <w:pStyle w:val="ae"/>
              <w:rPr>
                <w:rFonts w:hint="eastAsia"/>
              </w:rPr>
            </w:pPr>
            <w:ins w:id="46" w:author="本田志保" w:date="2025-02-06T14:04:00Z">
              <w:r w:rsidRPr="00107405">
                <w:rPr>
                  <w:rFonts w:hint="eastAsia"/>
                </w:rPr>
                <w:t>Email:kitajima@lans-plan.co.jp</w:t>
              </w:r>
            </w:ins>
          </w:p>
        </w:tc>
        <w:tc>
          <w:tcPr>
            <w:tcW w:w="4395" w:type="dxa"/>
            <w:tcPrChange w:id="47" w:author="本田志保" w:date="2025-02-06T14:04:00Z" w16du:dateUtc="2025-02-06T05:04:00Z">
              <w:tcPr>
                <w:tcW w:w="6663" w:type="dxa"/>
                <w:gridSpan w:val="2"/>
              </w:tcPr>
            </w:tcPrChange>
          </w:tcPr>
          <w:p w14:paraId="5F9ADC86" w14:textId="5D236919" w:rsidR="00954858" w:rsidRPr="001608AA" w:rsidRDefault="00954858" w:rsidP="00300AD0">
            <w:pPr>
              <w:pStyle w:val="ae"/>
            </w:pPr>
            <w:r w:rsidRPr="001608AA">
              <w:rPr>
                <w:rFonts w:hint="eastAsia"/>
              </w:rPr>
              <w:t>業務全般に関する照査</w:t>
            </w:r>
          </w:p>
        </w:tc>
      </w:tr>
      <w:tr w:rsidR="00954858" w:rsidRPr="001608AA" w14:paraId="6800F505" w14:textId="77777777" w:rsidTr="00107405">
        <w:trPr>
          <w:trHeight w:val="952"/>
          <w:trPrChange w:id="48" w:author="本田志保" w:date="2025-02-06T14:04:00Z" w16du:dateUtc="2025-02-06T05:04:00Z">
            <w:trPr>
              <w:gridAfter w:val="0"/>
              <w:trHeight w:val="952"/>
            </w:trPr>
          </w:trPrChange>
        </w:trPr>
        <w:tc>
          <w:tcPr>
            <w:tcW w:w="1384" w:type="dxa"/>
            <w:tcPrChange w:id="49" w:author="本田志保" w:date="2025-02-06T14:04:00Z" w16du:dateUtc="2025-02-06T05:04:00Z">
              <w:tcPr>
                <w:tcW w:w="1242" w:type="dxa"/>
                <w:gridSpan w:val="2"/>
              </w:tcPr>
            </w:tcPrChange>
          </w:tcPr>
          <w:p w14:paraId="1E23704B" w14:textId="128C33B3" w:rsidR="00954858" w:rsidRPr="001608AA" w:rsidRDefault="00954858" w:rsidP="009621EE">
            <w:pPr>
              <w:pStyle w:val="ae"/>
            </w:pPr>
            <w:r w:rsidRPr="001608AA">
              <w:rPr>
                <w:rFonts w:hint="eastAsia"/>
              </w:rPr>
              <w:t>担当技術者</w:t>
            </w:r>
          </w:p>
        </w:tc>
        <w:tc>
          <w:tcPr>
            <w:tcW w:w="3827" w:type="dxa"/>
            <w:tcPrChange w:id="50" w:author="本田志保" w:date="2025-02-06T14:04:00Z" w16du:dateUtc="2025-02-06T05:04:00Z">
              <w:tcPr>
                <w:tcW w:w="1701" w:type="dxa"/>
                <w:gridSpan w:val="2"/>
              </w:tcPr>
            </w:tcPrChange>
          </w:tcPr>
          <w:p w14:paraId="6D7772B0" w14:textId="77777777" w:rsidR="00954858" w:rsidRDefault="00E24012" w:rsidP="009621EE">
            <w:pPr>
              <w:pStyle w:val="ae"/>
              <w:rPr>
                <w:ins w:id="51" w:author="本田志保" w:date="2025-02-06T14:04:00Z" w16du:dateUtc="2025-02-06T05:04:00Z"/>
              </w:rPr>
            </w:pPr>
            <w:r>
              <w:rPr>
                <w:rFonts w:hint="eastAsia"/>
              </w:rPr>
              <w:t>浅見　友紀</w:t>
            </w:r>
            <w:r w:rsidR="00954858">
              <w:rPr>
                <w:rFonts w:hint="eastAsia"/>
              </w:rPr>
              <w:t>●</w:t>
            </w:r>
          </w:p>
          <w:p w14:paraId="4B6B9693" w14:textId="77777777" w:rsidR="00107405" w:rsidRPr="00107405" w:rsidRDefault="00107405" w:rsidP="00107405">
            <w:pPr>
              <w:pStyle w:val="ae"/>
              <w:rPr>
                <w:ins w:id="52" w:author="本田志保" w:date="2025-02-06T14:05:00Z"/>
              </w:rPr>
            </w:pPr>
            <w:ins w:id="53" w:author="本田志保" w:date="2025-02-06T14:05:00Z">
              <w:r w:rsidRPr="00107405">
                <w:rPr>
                  <w:rFonts w:hint="eastAsia"/>
                </w:rPr>
                <w:t>（㈱ランズ計画研究所 課長）</w:t>
              </w:r>
            </w:ins>
          </w:p>
          <w:p w14:paraId="5097ABBC" w14:textId="797C64A2" w:rsidR="00107405" w:rsidRPr="001608AA" w:rsidRDefault="00107405" w:rsidP="00107405">
            <w:pPr>
              <w:pStyle w:val="ae"/>
              <w:rPr>
                <w:rFonts w:hint="eastAsia"/>
              </w:rPr>
            </w:pPr>
            <w:ins w:id="54" w:author="本田志保" w:date="2025-02-06T14:05:00Z">
              <w:r w:rsidRPr="00107405">
                <w:rPr>
                  <w:rFonts w:hint="eastAsia"/>
                </w:rPr>
                <w:t>Email:asami@lans-plan.co.jp</w:t>
              </w:r>
            </w:ins>
          </w:p>
        </w:tc>
        <w:tc>
          <w:tcPr>
            <w:tcW w:w="4395" w:type="dxa"/>
            <w:tcPrChange w:id="55" w:author="本田志保" w:date="2025-02-06T14:04:00Z" w16du:dateUtc="2025-02-06T05:04:00Z">
              <w:tcPr>
                <w:tcW w:w="6663" w:type="dxa"/>
                <w:gridSpan w:val="2"/>
              </w:tcPr>
            </w:tcPrChange>
          </w:tcPr>
          <w:p w14:paraId="65A437DE" w14:textId="77F4FEAF" w:rsidR="00954858" w:rsidRPr="001608AA" w:rsidRDefault="00954858" w:rsidP="009621EE">
            <w:pPr>
              <w:pStyle w:val="ae"/>
            </w:pPr>
            <w:r w:rsidRPr="001608AA">
              <w:rPr>
                <w:rFonts w:hint="eastAsia"/>
              </w:rPr>
              <w:t>業務全般の担当</w:t>
            </w:r>
          </w:p>
        </w:tc>
      </w:tr>
      <w:tr w:rsidR="00107405" w:rsidRPr="001608AA" w14:paraId="2AC985E6" w14:textId="77777777" w:rsidTr="00107405">
        <w:trPr>
          <w:trHeight w:val="953"/>
          <w:ins w:id="56" w:author="本田志保" w:date="2025-02-06T14:07:00Z" w16du:dateUtc="2025-02-06T05:07:00Z"/>
        </w:trPr>
        <w:tc>
          <w:tcPr>
            <w:tcW w:w="1384" w:type="dxa"/>
          </w:tcPr>
          <w:p w14:paraId="606F423E" w14:textId="008FA85B" w:rsidR="00107405" w:rsidRPr="001608AA" w:rsidRDefault="00107405" w:rsidP="009621EE">
            <w:pPr>
              <w:pStyle w:val="ae"/>
              <w:rPr>
                <w:ins w:id="57" w:author="本田志保" w:date="2025-02-06T14:07:00Z" w16du:dateUtc="2025-02-06T05:07:00Z"/>
                <w:rFonts w:hint="eastAsia"/>
              </w:rPr>
            </w:pPr>
            <w:ins w:id="58" w:author="本田志保" w:date="2025-02-06T14:07:00Z" w16du:dateUtc="2025-02-06T05:07:00Z">
              <w:r w:rsidRPr="001608AA">
                <w:rPr>
                  <w:rFonts w:hint="eastAsia"/>
                </w:rPr>
                <w:t>担当技術者</w:t>
              </w:r>
            </w:ins>
          </w:p>
        </w:tc>
        <w:tc>
          <w:tcPr>
            <w:tcW w:w="3827" w:type="dxa"/>
          </w:tcPr>
          <w:p w14:paraId="5DE9A78F" w14:textId="77777777" w:rsidR="00107405" w:rsidRDefault="00107405" w:rsidP="009621EE">
            <w:pPr>
              <w:pStyle w:val="ae"/>
              <w:rPr>
                <w:ins w:id="59" w:author="本田志保" w:date="2025-02-06T14:08:00Z" w16du:dateUtc="2025-02-06T05:08:00Z"/>
              </w:rPr>
            </w:pPr>
            <w:ins w:id="60" w:author="本田志保" w:date="2025-02-06T14:07:00Z" w16du:dateUtc="2025-02-06T05:07:00Z">
              <w:r>
                <w:rPr>
                  <w:rFonts w:hint="eastAsia"/>
                </w:rPr>
                <w:t>奥山　伊作</w:t>
              </w:r>
            </w:ins>
          </w:p>
          <w:p w14:paraId="5434AA26" w14:textId="3D76354A" w:rsidR="005A6381" w:rsidRPr="005A6381" w:rsidRDefault="005A6381" w:rsidP="005A6381">
            <w:pPr>
              <w:pStyle w:val="ae"/>
              <w:rPr>
                <w:ins w:id="61" w:author="本田志保" w:date="2025-02-06T14:08:00Z"/>
              </w:rPr>
            </w:pPr>
            <w:ins w:id="62" w:author="本田志保" w:date="2025-02-06T14:08:00Z">
              <w:r w:rsidRPr="005A6381">
                <w:rPr>
                  <w:rFonts w:hint="eastAsia"/>
                </w:rPr>
                <w:t>（㈱ﾌﾟﾚｯｸ研究所都市・文化部門 ﾗﾝﾄﾞｽｹｰﾌﾟﾃﾞｻﾞｲﾝ部ｴｸﾞｾﾞｸﾃｨﾌﾞﾃﾞｻﾞｲﾅｰ）</w:t>
              </w:r>
            </w:ins>
          </w:p>
          <w:p w14:paraId="274D2329" w14:textId="037054EA" w:rsidR="005A6381" w:rsidRPr="00E24012" w:rsidRDefault="005A6381" w:rsidP="005A6381">
            <w:pPr>
              <w:pStyle w:val="ae"/>
              <w:rPr>
                <w:ins w:id="63" w:author="本田志保" w:date="2025-02-06T14:07:00Z" w16du:dateUtc="2025-02-06T05:07:00Z"/>
                <w:rFonts w:hint="eastAsia"/>
              </w:rPr>
            </w:pPr>
            <w:ins w:id="64" w:author="本田志保" w:date="2025-02-06T14:08:00Z">
              <w:r w:rsidRPr="005A6381">
                <w:rPr>
                  <w:rFonts w:hint="eastAsia"/>
                </w:rPr>
                <w:t>Email:i-okuyama@prec.co.jp</w:t>
              </w:r>
            </w:ins>
          </w:p>
        </w:tc>
        <w:tc>
          <w:tcPr>
            <w:tcW w:w="4395" w:type="dxa"/>
          </w:tcPr>
          <w:p w14:paraId="554A9F2E" w14:textId="598A2173" w:rsidR="00107405" w:rsidRDefault="005A6381" w:rsidP="009621EE">
            <w:pPr>
              <w:pStyle w:val="ae"/>
              <w:rPr>
                <w:ins w:id="65" w:author="本田志保" w:date="2025-02-06T14:07:00Z" w16du:dateUtc="2025-02-06T05:07:00Z"/>
                <w:rFonts w:hint="eastAsia"/>
              </w:rPr>
            </w:pPr>
            <w:ins w:id="66" w:author="本田志保" w:date="2025-02-06T14:11:00Z" w16du:dateUtc="2025-02-06T05:11:00Z">
              <w:r w:rsidRPr="005A6381">
                <w:rPr>
                  <w:rFonts w:hint="eastAsia"/>
                </w:rPr>
                <w:t>公園全体の全体調整</w:t>
              </w:r>
            </w:ins>
          </w:p>
        </w:tc>
      </w:tr>
      <w:tr w:rsidR="00107405" w:rsidRPr="001608AA" w14:paraId="0703F969" w14:textId="77777777" w:rsidTr="00107405">
        <w:trPr>
          <w:trHeight w:val="953"/>
          <w:ins w:id="67" w:author="本田志保" w:date="2025-02-06T14:07:00Z" w16du:dateUtc="2025-02-06T05:07:00Z"/>
        </w:trPr>
        <w:tc>
          <w:tcPr>
            <w:tcW w:w="1384" w:type="dxa"/>
          </w:tcPr>
          <w:p w14:paraId="3667E19A" w14:textId="02D81FD3" w:rsidR="00107405" w:rsidRPr="001608AA" w:rsidRDefault="00107405" w:rsidP="009621EE">
            <w:pPr>
              <w:pStyle w:val="ae"/>
              <w:rPr>
                <w:ins w:id="68" w:author="本田志保" w:date="2025-02-06T14:07:00Z" w16du:dateUtc="2025-02-06T05:07:00Z"/>
                <w:rFonts w:hint="eastAsia"/>
              </w:rPr>
            </w:pPr>
            <w:ins w:id="69" w:author="本田志保" w:date="2025-02-06T14:07:00Z" w16du:dateUtc="2025-02-06T05:07:00Z">
              <w:r w:rsidRPr="001608AA">
                <w:rPr>
                  <w:rFonts w:hint="eastAsia"/>
                </w:rPr>
                <w:t>担当技術者</w:t>
              </w:r>
            </w:ins>
          </w:p>
        </w:tc>
        <w:tc>
          <w:tcPr>
            <w:tcW w:w="3827" w:type="dxa"/>
          </w:tcPr>
          <w:p w14:paraId="34B6F6CF" w14:textId="77777777" w:rsidR="005A6381" w:rsidRPr="005A6381" w:rsidRDefault="005A6381" w:rsidP="005A6381">
            <w:pPr>
              <w:pStyle w:val="ae"/>
              <w:rPr>
                <w:ins w:id="70" w:author="本田志保" w:date="2025-02-06T14:08:00Z"/>
              </w:rPr>
            </w:pPr>
            <w:ins w:id="71" w:author="本田志保" w:date="2025-02-06T14:08:00Z">
              <w:r w:rsidRPr="005A6381">
                <w:rPr>
                  <w:rFonts w:hint="eastAsia"/>
                </w:rPr>
                <w:t>浜野　恒二</w:t>
              </w:r>
            </w:ins>
          </w:p>
          <w:p w14:paraId="6A273970" w14:textId="453477AD" w:rsidR="005A6381" w:rsidRPr="005A6381" w:rsidRDefault="005A6381" w:rsidP="005A6381">
            <w:pPr>
              <w:pStyle w:val="ae"/>
              <w:rPr>
                <w:ins w:id="72" w:author="本田志保" w:date="2025-02-06T14:08:00Z"/>
                <w:rFonts w:hint="eastAsia"/>
              </w:rPr>
            </w:pPr>
            <w:ins w:id="73" w:author="本田志保" w:date="2025-02-06T14:08:00Z">
              <w:r w:rsidRPr="005A6381">
                <w:rPr>
                  <w:rFonts w:hint="eastAsia"/>
                </w:rPr>
                <w:t>（㈱ﾌﾟﾚｯｸ研究所都市・文化部門 ﾗﾝﾄﾞｽｹｰﾌﾟﾃﾞｻﾞｲﾝ部　部長代理）</w:t>
              </w:r>
            </w:ins>
          </w:p>
          <w:p w14:paraId="4A46A83D" w14:textId="7DD38082" w:rsidR="00107405" w:rsidRPr="00E24012" w:rsidRDefault="005A6381" w:rsidP="005A6381">
            <w:pPr>
              <w:pStyle w:val="ae"/>
              <w:rPr>
                <w:ins w:id="74" w:author="本田志保" w:date="2025-02-06T14:07:00Z" w16du:dateUtc="2025-02-06T05:07:00Z"/>
                <w:rFonts w:hint="eastAsia"/>
              </w:rPr>
            </w:pPr>
            <w:ins w:id="75" w:author="本田志保" w:date="2025-02-06T14:08:00Z">
              <w:r w:rsidRPr="005A6381">
                <w:rPr>
                  <w:rFonts w:hint="eastAsia"/>
                </w:rPr>
                <w:t>Email:k-hamano@prec.co.jp</w:t>
              </w:r>
            </w:ins>
          </w:p>
        </w:tc>
        <w:tc>
          <w:tcPr>
            <w:tcW w:w="4395" w:type="dxa"/>
          </w:tcPr>
          <w:p w14:paraId="13B0F717" w14:textId="7866633E" w:rsidR="00107405" w:rsidRDefault="005A6381" w:rsidP="009621EE">
            <w:pPr>
              <w:pStyle w:val="ae"/>
              <w:rPr>
                <w:ins w:id="76" w:author="本田志保" w:date="2025-02-06T14:07:00Z" w16du:dateUtc="2025-02-06T05:07:00Z"/>
                <w:rFonts w:hint="eastAsia"/>
              </w:rPr>
            </w:pPr>
            <w:ins w:id="77" w:author="本田志保" w:date="2025-02-06T14:12:00Z" w16du:dateUtc="2025-02-06T05:12:00Z">
              <w:r w:rsidRPr="005A6381">
                <w:rPr>
                  <w:rFonts w:hint="eastAsia"/>
                </w:rPr>
                <w:t>公園全体の全体調整</w:t>
              </w:r>
            </w:ins>
          </w:p>
        </w:tc>
      </w:tr>
      <w:tr w:rsidR="00954858" w:rsidRPr="001608AA" w14:paraId="7D089E45" w14:textId="77777777" w:rsidTr="00107405">
        <w:trPr>
          <w:trHeight w:val="953"/>
          <w:trPrChange w:id="78" w:author="本田志保" w:date="2025-02-06T14:04:00Z" w16du:dateUtc="2025-02-06T05:04:00Z">
            <w:trPr>
              <w:gridAfter w:val="0"/>
              <w:trHeight w:val="953"/>
            </w:trPr>
          </w:trPrChange>
        </w:trPr>
        <w:tc>
          <w:tcPr>
            <w:tcW w:w="1384" w:type="dxa"/>
            <w:tcPrChange w:id="79" w:author="本田志保" w:date="2025-02-06T14:04:00Z" w16du:dateUtc="2025-02-06T05:04:00Z">
              <w:tcPr>
                <w:tcW w:w="1242" w:type="dxa"/>
                <w:gridSpan w:val="2"/>
              </w:tcPr>
            </w:tcPrChange>
          </w:tcPr>
          <w:p w14:paraId="439D8AEE" w14:textId="09EBB333" w:rsidR="00954858" w:rsidRPr="001608AA" w:rsidRDefault="00954858" w:rsidP="009621EE">
            <w:pPr>
              <w:pStyle w:val="ae"/>
            </w:pPr>
            <w:r w:rsidRPr="001608AA">
              <w:rPr>
                <w:rFonts w:hint="eastAsia"/>
              </w:rPr>
              <w:t>担当技術者</w:t>
            </w:r>
          </w:p>
        </w:tc>
        <w:tc>
          <w:tcPr>
            <w:tcW w:w="3827" w:type="dxa"/>
            <w:tcPrChange w:id="80" w:author="本田志保" w:date="2025-02-06T14:04:00Z" w16du:dateUtc="2025-02-06T05:04:00Z">
              <w:tcPr>
                <w:tcW w:w="1701" w:type="dxa"/>
                <w:gridSpan w:val="2"/>
              </w:tcPr>
            </w:tcPrChange>
          </w:tcPr>
          <w:p w14:paraId="25B921D5" w14:textId="77777777" w:rsidR="00954858" w:rsidRDefault="00E24012" w:rsidP="009621EE">
            <w:pPr>
              <w:pStyle w:val="ae"/>
              <w:rPr>
                <w:ins w:id="81" w:author="本田志保" w:date="2025-02-06T14:06:00Z" w16du:dateUtc="2025-02-06T05:06:00Z"/>
              </w:rPr>
            </w:pPr>
            <w:r w:rsidRPr="00E24012">
              <w:rPr>
                <w:rFonts w:hint="eastAsia"/>
              </w:rPr>
              <w:t>矢原</w:t>
            </w:r>
            <w:r>
              <w:rPr>
                <w:rFonts w:hint="eastAsia"/>
              </w:rPr>
              <w:t xml:space="preserve">　</w:t>
            </w:r>
            <w:r w:rsidRPr="00E24012">
              <w:rPr>
                <w:rFonts w:hint="eastAsia"/>
              </w:rPr>
              <w:t>慶記</w:t>
            </w:r>
          </w:p>
          <w:p w14:paraId="0DE7B058" w14:textId="22EDC99F" w:rsidR="00107405" w:rsidRPr="001608AA" w:rsidRDefault="00107405" w:rsidP="009621EE">
            <w:pPr>
              <w:pStyle w:val="ae"/>
              <w:rPr>
                <w:rFonts w:hint="eastAsia"/>
              </w:rPr>
            </w:pPr>
            <w:ins w:id="82" w:author="本田志保" w:date="2025-02-06T14:06:00Z" w16du:dateUtc="2025-02-06T05:06:00Z">
              <w:r>
                <w:rPr>
                  <w:rFonts w:hint="eastAsia"/>
                </w:rPr>
                <w:t>（</w:t>
              </w:r>
            </w:ins>
            <w:ins w:id="83" w:author="本田志保" w:date="2025-02-06T14:07:00Z" w16du:dateUtc="2025-02-06T05:07:00Z">
              <w:r>
                <w:rPr>
                  <w:rFonts w:hint="eastAsia"/>
                </w:rPr>
                <w:t>㈱</w:t>
              </w:r>
            </w:ins>
            <w:ins w:id="84" w:author="本田志保" w:date="2025-02-06T14:06:00Z">
              <w:r w:rsidRPr="00107405">
                <w:rPr>
                  <w:rFonts w:hint="eastAsia"/>
                </w:rPr>
                <w:t>アジア共同設計コンサルタント</w:t>
              </w:r>
            </w:ins>
            <w:ins w:id="85" w:author="本田志保" w:date="2025-02-06T14:06:00Z" w16du:dateUtc="2025-02-06T05:06:00Z">
              <w:r>
                <w:rPr>
                  <w:rFonts w:hint="eastAsia"/>
                </w:rPr>
                <w:t>）</w:t>
              </w:r>
            </w:ins>
          </w:p>
        </w:tc>
        <w:tc>
          <w:tcPr>
            <w:tcW w:w="4395" w:type="dxa"/>
            <w:tcPrChange w:id="86" w:author="本田志保" w:date="2025-02-06T14:04:00Z" w16du:dateUtc="2025-02-06T05:04:00Z">
              <w:tcPr>
                <w:tcW w:w="6663" w:type="dxa"/>
                <w:gridSpan w:val="2"/>
              </w:tcPr>
            </w:tcPrChange>
          </w:tcPr>
          <w:p w14:paraId="0C64D851" w14:textId="709D5E51" w:rsidR="00954858" w:rsidRPr="001608AA" w:rsidRDefault="00E24012" w:rsidP="009621EE">
            <w:pPr>
              <w:pStyle w:val="ae"/>
            </w:pPr>
            <w:r>
              <w:rPr>
                <w:rFonts w:hint="eastAsia"/>
              </w:rPr>
              <w:t>下水設計の補助</w:t>
            </w:r>
          </w:p>
        </w:tc>
      </w:tr>
    </w:tbl>
    <w:p w14:paraId="03E8B265" w14:textId="3C65C466" w:rsidR="00D64E4B" w:rsidRPr="001608AA" w:rsidRDefault="00D163EB" w:rsidP="00D163EB">
      <w:pPr>
        <w:pStyle w:val="50"/>
        <w:ind w:left="0" w:firstLineChars="0" w:firstLine="0"/>
        <w:jc w:val="right"/>
      </w:pPr>
      <w:r w:rsidRPr="001608AA">
        <w:rPr>
          <w:rFonts w:hint="eastAsia"/>
        </w:rPr>
        <w:t>※●：担当窓口</w:t>
      </w:r>
    </w:p>
    <w:p w14:paraId="586A3DDF" w14:textId="77777777" w:rsidR="00984D21" w:rsidRPr="001608AA" w:rsidRDefault="00984D21" w:rsidP="00D163EB">
      <w:pPr>
        <w:pStyle w:val="50"/>
        <w:ind w:left="0" w:firstLineChars="0" w:firstLine="0"/>
        <w:jc w:val="right"/>
      </w:pPr>
    </w:p>
    <w:p w14:paraId="19EA0003" w14:textId="77777777" w:rsidR="0057778B" w:rsidRPr="001608AA" w:rsidRDefault="0057778B" w:rsidP="00475675">
      <w:pPr>
        <w:pStyle w:val="2"/>
        <w:numPr>
          <w:ilvl w:val="1"/>
          <w:numId w:val="7"/>
        </w:numPr>
        <w:spacing w:line="400" w:lineRule="exact"/>
        <w:ind w:left="533"/>
      </w:pPr>
      <w:bookmarkStart w:id="87" w:name="_Toc68183227"/>
      <w:bookmarkStart w:id="88" w:name="_Toc189671374"/>
      <w:r w:rsidRPr="001608AA">
        <w:rPr>
          <w:rFonts w:hint="eastAsia"/>
        </w:rPr>
        <w:t>業務場所</w:t>
      </w:r>
      <w:bookmarkEnd w:id="87"/>
      <w:bookmarkEnd w:id="88"/>
    </w:p>
    <w:p w14:paraId="410F42D0" w14:textId="77777777" w:rsidR="0057778B" w:rsidRPr="001608AA" w:rsidRDefault="0057778B" w:rsidP="0057778B">
      <w:pPr>
        <w:pStyle w:val="50"/>
      </w:pPr>
      <w:r w:rsidRPr="001608AA">
        <w:rPr>
          <w:rFonts w:hint="eastAsia"/>
        </w:rPr>
        <w:t>本業務は、主に以下の場所で実施する。</w:t>
      </w:r>
    </w:p>
    <w:p w14:paraId="01830999" w14:textId="77777777" w:rsidR="0057778B" w:rsidRPr="001608AA" w:rsidRDefault="0057778B" w:rsidP="0057778B">
      <w:pPr>
        <w:pStyle w:val="50"/>
      </w:pPr>
      <w:r w:rsidRPr="001608AA">
        <w:rPr>
          <w:rFonts w:hint="eastAsia"/>
        </w:rPr>
        <w:t>〒</w:t>
      </w:r>
      <w:r w:rsidRPr="001608AA">
        <w:rPr>
          <w:rFonts w:hint="eastAsia"/>
        </w:rPr>
        <w:t>220-0004</w:t>
      </w:r>
    </w:p>
    <w:p w14:paraId="1B13D281" w14:textId="77777777" w:rsidR="0057778B" w:rsidRPr="001608AA" w:rsidRDefault="0057778B" w:rsidP="0057778B">
      <w:pPr>
        <w:pStyle w:val="50"/>
      </w:pPr>
      <w:r w:rsidRPr="001608AA">
        <w:rPr>
          <w:rFonts w:hint="eastAsia"/>
        </w:rPr>
        <w:t>横浜市西区北幸</w:t>
      </w:r>
      <w:r w:rsidRPr="001608AA">
        <w:rPr>
          <w:rFonts w:hint="eastAsia"/>
        </w:rPr>
        <w:t>2-10-36</w:t>
      </w:r>
    </w:p>
    <w:p w14:paraId="627F60E0" w14:textId="77777777" w:rsidR="0057778B" w:rsidRPr="001608AA" w:rsidRDefault="0057778B" w:rsidP="0057778B">
      <w:pPr>
        <w:pStyle w:val="50"/>
      </w:pPr>
      <w:r w:rsidRPr="001608AA">
        <w:rPr>
          <w:rFonts w:hint="eastAsia"/>
        </w:rPr>
        <w:t>株式会社　ランズ計画研究所</w:t>
      </w:r>
    </w:p>
    <w:p w14:paraId="04C57D3D" w14:textId="52154F62" w:rsidR="00EB12E8" w:rsidRPr="001608AA" w:rsidRDefault="0057778B" w:rsidP="00980868">
      <w:pPr>
        <w:pStyle w:val="50"/>
      </w:pPr>
      <w:r w:rsidRPr="001608AA">
        <w:rPr>
          <w:rFonts w:hint="eastAsia"/>
        </w:rPr>
        <w:t>（</w:t>
      </w:r>
      <w:r w:rsidRPr="001608AA">
        <w:t>TEL</w:t>
      </w:r>
      <w:r w:rsidRPr="001608AA">
        <w:rPr>
          <w:rFonts w:hint="eastAsia"/>
        </w:rPr>
        <w:t>）</w:t>
      </w:r>
      <w:r w:rsidRPr="001608AA">
        <w:t>045-322-0581</w:t>
      </w:r>
      <w:r w:rsidRPr="001608AA">
        <w:rPr>
          <w:rFonts w:hint="eastAsia"/>
        </w:rPr>
        <w:t xml:space="preserve">　　　（</w:t>
      </w:r>
      <w:r w:rsidRPr="001608AA">
        <w:t>FAX</w:t>
      </w:r>
      <w:r w:rsidRPr="001608AA">
        <w:rPr>
          <w:rFonts w:hint="eastAsia"/>
        </w:rPr>
        <w:t>）</w:t>
      </w:r>
      <w:r w:rsidRPr="001608AA">
        <w:t xml:space="preserve">045-322-0719 </w:t>
      </w:r>
    </w:p>
    <w:p w14:paraId="1693547F" w14:textId="27972046" w:rsidR="009948D0" w:rsidRPr="001608AA" w:rsidDel="005A6381" w:rsidRDefault="009948D0">
      <w:pPr>
        <w:widowControl/>
        <w:jc w:val="left"/>
        <w:rPr>
          <w:del w:id="89" w:author="本田志保" w:date="2025-02-06T14:08:00Z" w16du:dateUtc="2025-02-06T05:08:00Z"/>
        </w:rPr>
      </w:pPr>
      <w:r w:rsidRPr="001608AA">
        <w:br w:type="page"/>
      </w:r>
    </w:p>
    <w:p w14:paraId="1C75337D" w14:textId="399BBB81" w:rsidR="008D1056" w:rsidRDefault="00730C44" w:rsidP="005A6381">
      <w:pPr>
        <w:widowControl/>
        <w:jc w:val="left"/>
        <w:pPrChange w:id="90" w:author="本田志保" w:date="2025-02-06T14:08:00Z" w16du:dateUtc="2025-02-06T05:08:00Z">
          <w:pPr>
            <w:pStyle w:val="2"/>
          </w:pPr>
        </w:pPrChange>
      </w:pPr>
      <w:bookmarkStart w:id="91" w:name="_Toc189671375"/>
      <w:r>
        <w:rPr>
          <w:rFonts w:hint="eastAsia"/>
        </w:rPr>
        <w:t>打合せ計画</w:t>
      </w:r>
      <w:bookmarkEnd w:id="91"/>
    </w:p>
    <w:p w14:paraId="24391129" w14:textId="77777777" w:rsidR="00730C44" w:rsidRPr="00730C44" w:rsidRDefault="00730C44" w:rsidP="00730C44">
      <w:pPr>
        <w:pStyle w:val="20"/>
      </w:pPr>
    </w:p>
    <w:p w14:paraId="5744F6C9" w14:textId="13CDDA52" w:rsidR="008D1056" w:rsidRPr="006612A9" w:rsidRDefault="008D1056" w:rsidP="008D1056">
      <w:pPr>
        <w:pStyle w:val="50"/>
        <w:rPr>
          <w:color w:val="000000" w:themeColor="text1"/>
        </w:rPr>
      </w:pPr>
      <w:r w:rsidRPr="006612A9">
        <w:rPr>
          <w:rFonts w:hint="eastAsia"/>
          <w:color w:val="000000" w:themeColor="text1"/>
        </w:rPr>
        <w:t>業務を進めるにあたり、業務着手時、</w:t>
      </w:r>
      <w:r w:rsidR="009948D0" w:rsidRPr="006612A9">
        <w:rPr>
          <w:rFonts w:hint="eastAsia"/>
          <w:color w:val="000000" w:themeColor="text1"/>
        </w:rPr>
        <w:t>中間</w:t>
      </w:r>
      <w:r w:rsidR="00E24012">
        <w:rPr>
          <w:rFonts w:hint="eastAsia"/>
          <w:color w:val="000000" w:themeColor="text1"/>
        </w:rPr>
        <w:t>３</w:t>
      </w:r>
      <w:r w:rsidR="009948D0" w:rsidRPr="006612A9">
        <w:rPr>
          <w:rFonts w:hint="eastAsia"/>
          <w:color w:val="000000" w:themeColor="text1"/>
        </w:rPr>
        <w:t>回、</w:t>
      </w:r>
      <w:r w:rsidR="002D364A" w:rsidRPr="006612A9">
        <w:rPr>
          <w:rFonts w:hint="eastAsia"/>
          <w:color w:val="000000" w:themeColor="text1"/>
        </w:rPr>
        <w:t>成果</w:t>
      </w:r>
      <w:r w:rsidRPr="006612A9">
        <w:rPr>
          <w:rFonts w:hint="eastAsia"/>
          <w:color w:val="000000" w:themeColor="text1"/>
        </w:rPr>
        <w:t>品納入時の</w:t>
      </w:r>
      <w:r w:rsidR="00E24012">
        <w:rPr>
          <w:rFonts w:hint="eastAsia"/>
          <w:color w:val="000000" w:themeColor="text1"/>
        </w:rPr>
        <w:t>５</w:t>
      </w:r>
      <w:r w:rsidRPr="006612A9">
        <w:rPr>
          <w:rFonts w:hint="eastAsia"/>
          <w:color w:val="000000" w:themeColor="text1"/>
        </w:rPr>
        <w:t>回を予定する</w:t>
      </w:r>
      <w:r w:rsidRPr="006612A9">
        <w:rPr>
          <w:rFonts w:asciiTheme="minorEastAsia" w:hAnsiTheme="minorEastAsia" w:hint="eastAsia"/>
          <w:color w:val="000000" w:themeColor="text1"/>
        </w:rPr>
        <w:t>。</w:t>
      </w:r>
    </w:p>
    <w:p w14:paraId="01FD8E3B" w14:textId="77777777" w:rsidR="006B1AA1" w:rsidRPr="00E92040" w:rsidRDefault="008D1056" w:rsidP="008D1056">
      <w:pPr>
        <w:pStyle w:val="50"/>
      </w:pPr>
      <w:r w:rsidRPr="006612A9">
        <w:rPr>
          <w:rFonts w:hint="eastAsia"/>
          <w:color w:val="000000" w:themeColor="text1"/>
        </w:rPr>
        <w:t>打</w:t>
      </w:r>
      <w:r w:rsidRPr="00E92040">
        <w:rPr>
          <w:rFonts w:hint="eastAsia"/>
        </w:rPr>
        <w:t>ち合わせ内容は以下のとおりとし、時期については担当者と協議の上決定する。</w:t>
      </w:r>
    </w:p>
    <w:p w14:paraId="35BF23D1" w14:textId="076A9421" w:rsidR="005E78F5" w:rsidRPr="00E92040" w:rsidRDefault="009948D0" w:rsidP="008D1056">
      <w:pPr>
        <w:pStyle w:val="50"/>
      </w:pPr>
      <w:r w:rsidRPr="00E92040">
        <w:rPr>
          <w:rFonts w:hint="eastAsia"/>
        </w:rPr>
        <w:t>業務着手時及び成果品納入時は</w:t>
      </w:r>
      <w:r w:rsidR="0085250A">
        <w:rPr>
          <w:rFonts w:hint="eastAsia"/>
        </w:rPr>
        <w:t>管理</w:t>
      </w:r>
      <w:r w:rsidRPr="00E92040">
        <w:rPr>
          <w:rFonts w:hint="eastAsia"/>
        </w:rPr>
        <w:t>技術者が出席する</w:t>
      </w:r>
      <w:r w:rsidR="006B1AA1" w:rsidRPr="00E92040">
        <w:rPr>
          <w:rFonts w:hint="eastAsia"/>
        </w:rPr>
        <w:t>。</w:t>
      </w:r>
    </w:p>
    <w:p w14:paraId="5D4EAA27" w14:textId="77777777" w:rsidR="009948D0" w:rsidRPr="00E92040" w:rsidRDefault="009948D0" w:rsidP="008D1056">
      <w:pPr>
        <w:pStyle w:val="50"/>
      </w:pPr>
    </w:p>
    <w:p w14:paraId="532C29CB" w14:textId="62A75B36" w:rsidR="008D1056" w:rsidRPr="00E92040" w:rsidRDefault="008D1056" w:rsidP="008D1056">
      <w:pPr>
        <w:pStyle w:val="ad"/>
      </w:pPr>
      <w:r w:rsidRPr="00E92040">
        <w:rPr>
          <w:rFonts w:hint="eastAsia"/>
        </w:rPr>
        <w:t>打合せ計画</w:t>
      </w:r>
    </w:p>
    <w:tbl>
      <w:tblPr>
        <w:tblStyle w:val="ac"/>
        <w:tblW w:w="8505" w:type="dxa"/>
        <w:tblInd w:w="675" w:type="dxa"/>
        <w:tblLook w:val="04A0" w:firstRow="1" w:lastRow="0" w:firstColumn="1" w:lastColumn="0" w:noHBand="0" w:noVBand="1"/>
      </w:tblPr>
      <w:tblGrid>
        <w:gridCol w:w="1362"/>
        <w:gridCol w:w="2324"/>
        <w:gridCol w:w="4819"/>
      </w:tblGrid>
      <w:tr w:rsidR="00E92040" w:rsidRPr="00E92040" w14:paraId="213F7D45" w14:textId="77777777" w:rsidTr="00862CC5">
        <w:tc>
          <w:tcPr>
            <w:tcW w:w="1362" w:type="dxa"/>
          </w:tcPr>
          <w:p w14:paraId="604C2377" w14:textId="77777777" w:rsidR="008D1056" w:rsidRPr="00E92040" w:rsidRDefault="008D1056" w:rsidP="00862CC5">
            <w:pPr>
              <w:pStyle w:val="ad"/>
              <w:rPr>
                <w:rFonts w:asciiTheme="majorEastAsia" w:eastAsiaTheme="majorEastAsia" w:hAnsiTheme="majorEastAsia"/>
                <w:b w:val="0"/>
                <w:noProof/>
              </w:rPr>
            </w:pPr>
            <w:r w:rsidRPr="00E92040">
              <w:rPr>
                <w:rFonts w:asciiTheme="majorEastAsia" w:eastAsiaTheme="majorEastAsia" w:hAnsiTheme="majorEastAsia" w:hint="eastAsia"/>
                <w:b w:val="0"/>
                <w:noProof/>
              </w:rPr>
              <w:t>回数</w:t>
            </w:r>
          </w:p>
        </w:tc>
        <w:tc>
          <w:tcPr>
            <w:tcW w:w="2324" w:type="dxa"/>
          </w:tcPr>
          <w:p w14:paraId="63F97A73" w14:textId="66F13FD2" w:rsidR="008D1056" w:rsidRPr="00E92040" w:rsidRDefault="008D1056" w:rsidP="00862CC5">
            <w:pPr>
              <w:pStyle w:val="ad"/>
              <w:rPr>
                <w:rFonts w:asciiTheme="majorEastAsia" w:eastAsiaTheme="majorEastAsia" w:hAnsiTheme="majorEastAsia"/>
                <w:b w:val="0"/>
                <w:noProof/>
              </w:rPr>
            </w:pPr>
            <w:r w:rsidRPr="00E92040">
              <w:rPr>
                <w:rFonts w:asciiTheme="majorEastAsia" w:eastAsiaTheme="majorEastAsia" w:hAnsiTheme="majorEastAsia" w:hint="eastAsia"/>
                <w:b w:val="0"/>
                <w:noProof/>
              </w:rPr>
              <w:t>時期</w:t>
            </w:r>
          </w:p>
        </w:tc>
        <w:tc>
          <w:tcPr>
            <w:tcW w:w="4819" w:type="dxa"/>
          </w:tcPr>
          <w:p w14:paraId="74DB6F08" w14:textId="77777777" w:rsidR="008D1056" w:rsidRPr="00E92040" w:rsidRDefault="008D1056" w:rsidP="00862CC5">
            <w:pPr>
              <w:pStyle w:val="ad"/>
              <w:rPr>
                <w:rFonts w:asciiTheme="majorEastAsia" w:eastAsiaTheme="majorEastAsia" w:hAnsiTheme="majorEastAsia"/>
                <w:b w:val="0"/>
                <w:noProof/>
              </w:rPr>
            </w:pPr>
            <w:r w:rsidRPr="00E92040">
              <w:rPr>
                <w:rFonts w:asciiTheme="majorEastAsia" w:eastAsiaTheme="majorEastAsia" w:hAnsiTheme="majorEastAsia" w:hint="eastAsia"/>
                <w:b w:val="0"/>
                <w:noProof/>
              </w:rPr>
              <w:t>打合わせ内容</w:t>
            </w:r>
          </w:p>
        </w:tc>
      </w:tr>
      <w:tr w:rsidR="00E24012" w:rsidRPr="00E92040" w14:paraId="3ACF1A38" w14:textId="77777777" w:rsidTr="00862CC5">
        <w:tc>
          <w:tcPr>
            <w:tcW w:w="1362" w:type="dxa"/>
          </w:tcPr>
          <w:p w14:paraId="1BB5812E" w14:textId="04FE8910" w:rsidR="00E24012" w:rsidRPr="00E92040" w:rsidRDefault="00E24012" w:rsidP="00E24012">
            <w:pPr>
              <w:pStyle w:val="ad"/>
              <w:rPr>
                <w:rFonts w:asciiTheme="majorEastAsia" w:eastAsiaTheme="majorEastAsia" w:hAnsiTheme="majorEastAsia"/>
                <w:b w:val="0"/>
                <w:noProof/>
              </w:rPr>
            </w:pPr>
            <w:r w:rsidRPr="006612A9">
              <w:rPr>
                <w:rFonts w:asciiTheme="majorEastAsia" w:eastAsiaTheme="majorEastAsia" w:hAnsiTheme="majorEastAsia" w:hint="eastAsia"/>
                <w:b w:val="0"/>
                <w:noProof/>
                <w:color w:val="000000" w:themeColor="text1"/>
              </w:rPr>
              <w:t>第</w:t>
            </w:r>
            <w:r>
              <w:rPr>
                <w:rFonts w:asciiTheme="majorEastAsia" w:eastAsiaTheme="majorEastAsia" w:hAnsiTheme="majorEastAsia" w:hint="eastAsia"/>
                <w:b w:val="0"/>
                <w:noProof/>
                <w:color w:val="000000" w:themeColor="text1"/>
              </w:rPr>
              <w:t>１</w:t>
            </w:r>
            <w:r w:rsidRPr="006612A9">
              <w:rPr>
                <w:rFonts w:asciiTheme="majorEastAsia" w:eastAsiaTheme="majorEastAsia" w:hAnsiTheme="majorEastAsia" w:hint="eastAsia"/>
                <w:b w:val="0"/>
                <w:noProof/>
                <w:color w:val="000000" w:themeColor="text1"/>
              </w:rPr>
              <w:t>回</w:t>
            </w:r>
          </w:p>
        </w:tc>
        <w:tc>
          <w:tcPr>
            <w:tcW w:w="2324" w:type="dxa"/>
          </w:tcPr>
          <w:p w14:paraId="1D2995A2" w14:textId="78C15272" w:rsidR="00E24012" w:rsidRPr="00E92040" w:rsidRDefault="00E24012" w:rsidP="00E24012">
            <w:pPr>
              <w:pStyle w:val="ad"/>
              <w:jc w:val="left"/>
              <w:rPr>
                <w:rFonts w:asciiTheme="majorEastAsia" w:eastAsiaTheme="majorEastAsia" w:hAnsiTheme="majorEastAsia"/>
                <w:b w:val="0"/>
                <w:noProof/>
              </w:rPr>
            </w:pPr>
            <w:r w:rsidRPr="00E92040">
              <w:rPr>
                <w:rFonts w:asciiTheme="majorEastAsia" w:eastAsiaTheme="majorEastAsia" w:hAnsiTheme="majorEastAsia" w:hint="eastAsia"/>
                <w:b w:val="0"/>
                <w:noProof/>
              </w:rPr>
              <w:t>令和</w:t>
            </w:r>
            <w:r>
              <w:rPr>
                <w:rFonts w:asciiTheme="majorEastAsia" w:eastAsiaTheme="majorEastAsia" w:hAnsiTheme="majorEastAsia" w:hint="eastAsia"/>
                <w:b w:val="0"/>
                <w:noProof/>
              </w:rPr>
              <w:t>７</w:t>
            </w:r>
            <w:r w:rsidRPr="00E92040">
              <w:rPr>
                <w:rFonts w:asciiTheme="majorEastAsia" w:eastAsiaTheme="majorEastAsia" w:hAnsiTheme="majorEastAsia" w:hint="eastAsia"/>
                <w:b w:val="0"/>
                <w:noProof/>
              </w:rPr>
              <w:t>年</w:t>
            </w:r>
            <w:r>
              <w:rPr>
                <w:rFonts w:asciiTheme="majorEastAsia" w:eastAsiaTheme="majorEastAsia" w:hAnsiTheme="majorEastAsia" w:hint="eastAsia"/>
                <w:b w:val="0"/>
                <w:noProof/>
              </w:rPr>
              <w:t>１</w:t>
            </w:r>
            <w:r w:rsidRPr="00E92040">
              <w:rPr>
                <w:rFonts w:asciiTheme="majorEastAsia" w:eastAsiaTheme="majorEastAsia" w:hAnsiTheme="majorEastAsia" w:hint="eastAsia"/>
                <w:b w:val="0"/>
                <w:noProof/>
              </w:rPr>
              <w:t>月</w:t>
            </w:r>
            <w:r>
              <w:rPr>
                <w:rFonts w:asciiTheme="majorEastAsia" w:eastAsiaTheme="majorEastAsia" w:hAnsiTheme="majorEastAsia" w:hint="eastAsia"/>
                <w:b w:val="0"/>
                <w:noProof/>
              </w:rPr>
              <w:t>下</w:t>
            </w:r>
            <w:r w:rsidRPr="00E92040">
              <w:rPr>
                <w:rFonts w:asciiTheme="majorEastAsia" w:eastAsiaTheme="majorEastAsia" w:hAnsiTheme="majorEastAsia" w:hint="eastAsia"/>
                <w:b w:val="0"/>
                <w:noProof/>
              </w:rPr>
              <w:t>旬</w:t>
            </w:r>
          </w:p>
        </w:tc>
        <w:tc>
          <w:tcPr>
            <w:tcW w:w="4819" w:type="dxa"/>
          </w:tcPr>
          <w:p w14:paraId="5F5E2C1C" w14:textId="6171B9DF" w:rsidR="00E24012" w:rsidRPr="00E92040" w:rsidRDefault="00E24012" w:rsidP="00E24012">
            <w:pPr>
              <w:pStyle w:val="ad"/>
              <w:jc w:val="left"/>
              <w:rPr>
                <w:rFonts w:asciiTheme="majorEastAsia" w:eastAsiaTheme="majorEastAsia" w:hAnsiTheme="majorEastAsia"/>
                <w:b w:val="0"/>
                <w:noProof/>
              </w:rPr>
            </w:pPr>
            <w:r w:rsidRPr="00E92040">
              <w:rPr>
                <w:rFonts w:asciiTheme="majorEastAsia" w:eastAsiaTheme="majorEastAsia" w:hAnsiTheme="majorEastAsia" w:hint="eastAsia"/>
                <w:b w:val="0"/>
                <w:noProof/>
              </w:rPr>
              <w:t>業務内容確認</w:t>
            </w:r>
          </w:p>
        </w:tc>
      </w:tr>
      <w:tr w:rsidR="00E24012" w:rsidRPr="00E92040" w14:paraId="7D7E2AF7" w14:textId="77777777" w:rsidTr="00862CC5">
        <w:tc>
          <w:tcPr>
            <w:tcW w:w="1362" w:type="dxa"/>
          </w:tcPr>
          <w:p w14:paraId="654B7BD2" w14:textId="3D7ED514" w:rsidR="00E24012" w:rsidRPr="00E92040" w:rsidRDefault="00E24012" w:rsidP="00E24012">
            <w:pPr>
              <w:pStyle w:val="ad"/>
              <w:rPr>
                <w:rFonts w:asciiTheme="majorEastAsia" w:eastAsiaTheme="majorEastAsia" w:hAnsiTheme="majorEastAsia"/>
                <w:b w:val="0"/>
                <w:noProof/>
              </w:rPr>
            </w:pPr>
            <w:r w:rsidRPr="006612A9">
              <w:rPr>
                <w:rFonts w:asciiTheme="majorEastAsia" w:eastAsiaTheme="majorEastAsia" w:hAnsiTheme="majorEastAsia" w:hint="eastAsia"/>
                <w:b w:val="0"/>
                <w:noProof/>
                <w:color w:val="000000" w:themeColor="text1"/>
              </w:rPr>
              <w:t>第</w:t>
            </w:r>
            <w:r>
              <w:rPr>
                <w:rFonts w:asciiTheme="majorEastAsia" w:eastAsiaTheme="majorEastAsia" w:hAnsiTheme="majorEastAsia" w:hint="eastAsia"/>
                <w:b w:val="0"/>
                <w:noProof/>
                <w:color w:val="000000" w:themeColor="text1"/>
              </w:rPr>
              <w:t>２</w:t>
            </w:r>
            <w:r w:rsidRPr="006612A9">
              <w:rPr>
                <w:rFonts w:asciiTheme="majorEastAsia" w:eastAsiaTheme="majorEastAsia" w:hAnsiTheme="majorEastAsia" w:hint="eastAsia"/>
                <w:b w:val="0"/>
                <w:noProof/>
                <w:color w:val="000000" w:themeColor="text1"/>
              </w:rPr>
              <w:t>回</w:t>
            </w:r>
          </w:p>
        </w:tc>
        <w:tc>
          <w:tcPr>
            <w:tcW w:w="2324" w:type="dxa"/>
          </w:tcPr>
          <w:p w14:paraId="1BDA16EF" w14:textId="18994BF7" w:rsidR="00E24012" w:rsidRPr="00E92040" w:rsidRDefault="00E24012" w:rsidP="00E24012">
            <w:pPr>
              <w:pStyle w:val="ad"/>
              <w:jc w:val="left"/>
              <w:rPr>
                <w:rFonts w:asciiTheme="majorEastAsia" w:eastAsiaTheme="majorEastAsia" w:hAnsiTheme="majorEastAsia"/>
                <w:b w:val="0"/>
                <w:noProof/>
              </w:rPr>
            </w:pPr>
            <w:r w:rsidRPr="00E92040">
              <w:rPr>
                <w:rFonts w:asciiTheme="majorEastAsia" w:eastAsiaTheme="majorEastAsia" w:hAnsiTheme="majorEastAsia" w:hint="eastAsia"/>
                <w:b w:val="0"/>
                <w:noProof/>
              </w:rPr>
              <w:t>令和</w:t>
            </w:r>
            <w:r>
              <w:rPr>
                <w:rFonts w:asciiTheme="majorEastAsia" w:eastAsiaTheme="majorEastAsia" w:hAnsiTheme="majorEastAsia" w:hint="eastAsia"/>
                <w:b w:val="0"/>
                <w:noProof/>
              </w:rPr>
              <w:t>７</w:t>
            </w:r>
            <w:r w:rsidRPr="00E92040">
              <w:rPr>
                <w:rFonts w:asciiTheme="majorEastAsia" w:eastAsiaTheme="majorEastAsia" w:hAnsiTheme="majorEastAsia" w:hint="eastAsia"/>
                <w:b w:val="0"/>
                <w:noProof/>
              </w:rPr>
              <w:t>年</w:t>
            </w:r>
            <w:r>
              <w:rPr>
                <w:rFonts w:asciiTheme="majorEastAsia" w:eastAsiaTheme="majorEastAsia" w:hAnsiTheme="majorEastAsia" w:hint="eastAsia"/>
                <w:b w:val="0"/>
                <w:noProof/>
              </w:rPr>
              <w:t>２</w:t>
            </w:r>
            <w:r w:rsidRPr="00E92040">
              <w:rPr>
                <w:rFonts w:asciiTheme="majorEastAsia" w:eastAsiaTheme="majorEastAsia" w:hAnsiTheme="majorEastAsia" w:hint="eastAsia"/>
                <w:b w:val="0"/>
                <w:noProof/>
              </w:rPr>
              <w:t>月</w:t>
            </w:r>
            <w:r>
              <w:rPr>
                <w:rFonts w:asciiTheme="majorEastAsia" w:eastAsiaTheme="majorEastAsia" w:hAnsiTheme="majorEastAsia" w:hint="eastAsia"/>
                <w:b w:val="0"/>
                <w:noProof/>
              </w:rPr>
              <w:t>上</w:t>
            </w:r>
            <w:r w:rsidRPr="00E92040">
              <w:rPr>
                <w:rFonts w:asciiTheme="majorEastAsia" w:eastAsiaTheme="majorEastAsia" w:hAnsiTheme="majorEastAsia" w:hint="eastAsia"/>
                <w:b w:val="0"/>
                <w:noProof/>
              </w:rPr>
              <w:t>旬</w:t>
            </w:r>
          </w:p>
        </w:tc>
        <w:tc>
          <w:tcPr>
            <w:tcW w:w="4819" w:type="dxa"/>
          </w:tcPr>
          <w:p w14:paraId="18AE9B07" w14:textId="343C9973" w:rsidR="00E24012" w:rsidRPr="00E92040" w:rsidRDefault="00E24012" w:rsidP="00E24012">
            <w:pPr>
              <w:pStyle w:val="ad"/>
              <w:jc w:val="left"/>
              <w:rPr>
                <w:rFonts w:asciiTheme="majorEastAsia" w:eastAsiaTheme="majorEastAsia" w:hAnsiTheme="majorEastAsia"/>
                <w:b w:val="0"/>
                <w:noProof/>
              </w:rPr>
            </w:pPr>
            <w:r>
              <w:rPr>
                <w:rFonts w:asciiTheme="majorEastAsia" w:eastAsiaTheme="majorEastAsia" w:hAnsiTheme="majorEastAsia" w:hint="eastAsia"/>
                <w:b w:val="0"/>
                <w:noProof/>
              </w:rPr>
              <w:t>現地状況、与条件の確認</w:t>
            </w:r>
          </w:p>
        </w:tc>
      </w:tr>
      <w:tr w:rsidR="00E24012" w:rsidRPr="00E92040" w14:paraId="22DCFDA4" w14:textId="77777777" w:rsidTr="00862CC5">
        <w:tc>
          <w:tcPr>
            <w:tcW w:w="1362" w:type="dxa"/>
          </w:tcPr>
          <w:p w14:paraId="3EBF6A91" w14:textId="1FDF1AFE" w:rsidR="00E24012" w:rsidRPr="00E92040" w:rsidRDefault="00E24012" w:rsidP="00E24012">
            <w:pPr>
              <w:pStyle w:val="ad"/>
              <w:rPr>
                <w:rFonts w:asciiTheme="majorEastAsia" w:eastAsiaTheme="majorEastAsia" w:hAnsiTheme="majorEastAsia"/>
                <w:b w:val="0"/>
                <w:noProof/>
              </w:rPr>
            </w:pPr>
            <w:r w:rsidRPr="006612A9">
              <w:rPr>
                <w:rFonts w:asciiTheme="majorEastAsia" w:eastAsiaTheme="majorEastAsia" w:hAnsiTheme="majorEastAsia" w:hint="eastAsia"/>
                <w:b w:val="0"/>
                <w:noProof/>
                <w:color w:val="000000" w:themeColor="text1"/>
              </w:rPr>
              <w:t>第</w:t>
            </w:r>
            <w:r>
              <w:rPr>
                <w:rFonts w:asciiTheme="majorEastAsia" w:eastAsiaTheme="majorEastAsia" w:hAnsiTheme="majorEastAsia" w:hint="eastAsia"/>
                <w:b w:val="0"/>
                <w:noProof/>
                <w:color w:val="000000" w:themeColor="text1"/>
              </w:rPr>
              <w:t>３</w:t>
            </w:r>
            <w:r w:rsidRPr="006612A9">
              <w:rPr>
                <w:rFonts w:asciiTheme="majorEastAsia" w:eastAsiaTheme="majorEastAsia" w:hAnsiTheme="majorEastAsia" w:hint="eastAsia"/>
                <w:b w:val="0"/>
                <w:noProof/>
                <w:color w:val="000000" w:themeColor="text1"/>
              </w:rPr>
              <w:t>回</w:t>
            </w:r>
          </w:p>
        </w:tc>
        <w:tc>
          <w:tcPr>
            <w:tcW w:w="2324" w:type="dxa"/>
          </w:tcPr>
          <w:p w14:paraId="5068171D" w14:textId="054DC553" w:rsidR="00E24012" w:rsidRPr="00E92040" w:rsidRDefault="00E24012" w:rsidP="00E24012">
            <w:pPr>
              <w:pStyle w:val="ad"/>
              <w:jc w:val="left"/>
              <w:rPr>
                <w:rFonts w:asciiTheme="majorEastAsia" w:eastAsiaTheme="majorEastAsia" w:hAnsiTheme="majorEastAsia"/>
                <w:b w:val="0"/>
                <w:noProof/>
              </w:rPr>
            </w:pPr>
            <w:r w:rsidRPr="00E92040">
              <w:rPr>
                <w:rFonts w:asciiTheme="majorEastAsia" w:eastAsiaTheme="majorEastAsia" w:hAnsiTheme="majorEastAsia" w:hint="eastAsia"/>
                <w:b w:val="0"/>
                <w:noProof/>
              </w:rPr>
              <w:t>令和</w:t>
            </w:r>
            <w:r>
              <w:rPr>
                <w:rFonts w:asciiTheme="majorEastAsia" w:eastAsiaTheme="majorEastAsia" w:hAnsiTheme="majorEastAsia" w:hint="eastAsia"/>
                <w:b w:val="0"/>
                <w:noProof/>
              </w:rPr>
              <w:t>７</w:t>
            </w:r>
            <w:r w:rsidRPr="00E92040">
              <w:rPr>
                <w:rFonts w:asciiTheme="majorEastAsia" w:eastAsiaTheme="majorEastAsia" w:hAnsiTheme="majorEastAsia" w:hint="eastAsia"/>
                <w:b w:val="0"/>
                <w:noProof/>
              </w:rPr>
              <w:t>年</w:t>
            </w:r>
            <w:r>
              <w:rPr>
                <w:rFonts w:asciiTheme="majorEastAsia" w:eastAsiaTheme="majorEastAsia" w:hAnsiTheme="majorEastAsia" w:hint="eastAsia"/>
                <w:b w:val="0"/>
                <w:noProof/>
              </w:rPr>
              <w:t>２</w:t>
            </w:r>
            <w:r w:rsidRPr="00E92040">
              <w:rPr>
                <w:rFonts w:asciiTheme="majorEastAsia" w:eastAsiaTheme="majorEastAsia" w:hAnsiTheme="majorEastAsia" w:hint="eastAsia"/>
                <w:b w:val="0"/>
                <w:noProof/>
              </w:rPr>
              <w:t>月</w:t>
            </w:r>
            <w:r>
              <w:rPr>
                <w:rFonts w:asciiTheme="majorEastAsia" w:eastAsiaTheme="majorEastAsia" w:hAnsiTheme="majorEastAsia" w:hint="eastAsia"/>
                <w:b w:val="0"/>
                <w:noProof/>
              </w:rPr>
              <w:t>下</w:t>
            </w:r>
            <w:r w:rsidRPr="00E92040">
              <w:rPr>
                <w:rFonts w:asciiTheme="majorEastAsia" w:eastAsiaTheme="majorEastAsia" w:hAnsiTheme="majorEastAsia" w:hint="eastAsia"/>
                <w:b w:val="0"/>
                <w:noProof/>
              </w:rPr>
              <w:t>旬</w:t>
            </w:r>
          </w:p>
        </w:tc>
        <w:tc>
          <w:tcPr>
            <w:tcW w:w="4819" w:type="dxa"/>
          </w:tcPr>
          <w:p w14:paraId="444B9697" w14:textId="4CEC5FD4" w:rsidR="00E24012" w:rsidRPr="00E92040" w:rsidRDefault="00E24012" w:rsidP="00E24012">
            <w:pPr>
              <w:pStyle w:val="ad"/>
              <w:jc w:val="left"/>
              <w:rPr>
                <w:rFonts w:asciiTheme="majorEastAsia" w:eastAsiaTheme="majorEastAsia" w:hAnsiTheme="majorEastAsia"/>
                <w:b w:val="0"/>
                <w:noProof/>
              </w:rPr>
            </w:pPr>
            <w:r>
              <w:rPr>
                <w:rFonts w:asciiTheme="majorEastAsia" w:eastAsiaTheme="majorEastAsia" w:hAnsiTheme="majorEastAsia" w:hint="eastAsia"/>
                <w:b w:val="0"/>
                <w:noProof/>
              </w:rPr>
              <w:t>工法の選定</w:t>
            </w:r>
          </w:p>
        </w:tc>
      </w:tr>
      <w:tr w:rsidR="00E24012" w:rsidRPr="00E92040" w14:paraId="34CD5399" w14:textId="77777777" w:rsidTr="00862CC5">
        <w:tc>
          <w:tcPr>
            <w:tcW w:w="1362" w:type="dxa"/>
          </w:tcPr>
          <w:p w14:paraId="0FD9ABCD" w14:textId="2B119415" w:rsidR="00E24012" w:rsidRPr="00E92040" w:rsidRDefault="00E24012" w:rsidP="00E24012">
            <w:pPr>
              <w:pStyle w:val="ad"/>
              <w:rPr>
                <w:rFonts w:asciiTheme="majorEastAsia" w:eastAsiaTheme="majorEastAsia" w:hAnsiTheme="majorEastAsia"/>
                <w:b w:val="0"/>
                <w:noProof/>
              </w:rPr>
            </w:pPr>
            <w:r w:rsidRPr="006612A9">
              <w:rPr>
                <w:rFonts w:asciiTheme="majorEastAsia" w:eastAsiaTheme="majorEastAsia" w:hAnsiTheme="majorEastAsia" w:hint="eastAsia"/>
                <w:b w:val="0"/>
                <w:noProof/>
                <w:color w:val="000000" w:themeColor="text1"/>
              </w:rPr>
              <w:t>第</w:t>
            </w:r>
            <w:r>
              <w:rPr>
                <w:rFonts w:asciiTheme="majorEastAsia" w:eastAsiaTheme="majorEastAsia" w:hAnsiTheme="majorEastAsia" w:hint="eastAsia"/>
                <w:b w:val="0"/>
                <w:noProof/>
                <w:color w:val="000000" w:themeColor="text1"/>
              </w:rPr>
              <w:t>４</w:t>
            </w:r>
            <w:r w:rsidRPr="006612A9">
              <w:rPr>
                <w:rFonts w:asciiTheme="majorEastAsia" w:eastAsiaTheme="majorEastAsia" w:hAnsiTheme="majorEastAsia" w:hint="eastAsia"/>
                <w:b w:val="0"/>
                <w:noProof/>
                <w:color w:val="000000" w:themeColor="text1"/>
              </w:rPr>
              <w:t>回</w:t>
            </w:r>
          </w:p>
        </w:tc>
        <w:tc>
          <w:tcPr>
            <w:tcW w:w="2324" w:type="dxa"/>
          </w:tcPr>
          <w:p w14:paraId="2CA09AC3" w14:textId="19EE74DA" w:rsidR="00E24012" w:rsidRPr="00E92040" w:rsidRDefault="00E24012" w:rsidP="00E24012">
            <w:pPr>
              <w:pStyle w:val="ad"/>
              <w:jc w:val="left"/>
              <w:rPr>
                <w:rFonts w:asciiTheme="majorEastAsia" w:eastAsiaTheme="majorEastAsia" w:hAnsiTheme="majorEastAsia"/>
                <w:b w:val="0"/>
                <w:noProof/>
              </w:rPr>
            </w:pPr>
            <w:r w:rsidRPr="00E92040">
              <w:rPr>
                <w:rFonts w:asciiTheme="majorEastAsia" w:eastAsiaTheme="majorEastAsia" w:hAnsiTheme="majorEastAsia" w:hint="eastAsia"/>
                <w:b w:val="0"/>
                <w:noProof/>
              </w:rPr>
              <w:t>令和</w:t>
            </w:r>
            <w:r>
              <w:rPr>
                <w:rFonts w:asciiTheme="majorEastAsia" w:eastAsiaTheme="majorEastAsia" w:hAnsiTheme="majorEastAsia" w:hint="eastAsia"/>
                <w:b w:val="0"/>
                <w:noProof/>
              </w:rPr>
              <w:t>７</w:t>
            </w:r>
            <w:r w:rsidRPr="00E92040">
              <w:rPr>
                <w:rFonts w:asciiTheme="majorEastAsia" w:eastAsiaTheme="majorEastAsia" w:hAnsiTheme="majorEastAsia" w:hint="eastAsia"/>
                <w:b w:val="0"/>
                <w:noProof/>
              </w:rPr>
              <w:t>年</w:t>
            </w:r>
            <w:r>
              <w:rPr>
                <w:rFonts w:asciiTheme="majorEastAsia" w:eastAsiaTheme="majorEastAsia" w:hAnsiTheme="majorEastAsia" w:hint="eastAsia"/>
                <w:b w:val="0"/>
                <w:noProof/>
              </w:rPr>
              <w:t>３</w:t>
            </w:r>
            <w:r w:rsidRPr="00E92040">
              <w:rPr>
                <w:rFonts w:asciiTheme="majorEastAsia" w:eastAsiaTheme="majorEastAsia" w:hAnsiTheme="majorEastAsia" w:hint="eastAsia"/>
                <w:b w:val="0"/>
                <w:noProof/>
              </w:rPr>
              <w:t>月</w:t>
            </w:r>
            <w:r>
              <w:rPr>
                <w:rFonts w:asciiTheme="majorEastAsia" w:eastAsiaTheme="majorEastAsia" w:hAnsiTheme="majorEastAsia" w:hint="eastAsia"/>
                <w:b w:val="0"/>
                <w:noProof/>
              </w:rPr>
              <w:t>上</w:t>
            </w:r>
            <w:r w:rsidRPr="00E92040">
              <w:rPr>
                <w:rFonts w:asciiTheme="majorEastAsia" w:eastAsiaTheme="majorEastAsia" w:hAnsiTheme="majorEastAsia" w:hint="eastAsia"/>
                <w:b w:val="0"/>
                <w:noProof/>
              </w:rPr>
              <w:t>旬</w:t>
            </w:r>
          </w:p>
        </w:tc>
        <w:tc>
          <w:tcPr>
            <w:tcW w:w="4819" w:type="dxa"/>
          </w:tcPr>
          <w:p w14:paraId="285DE2AA" w14:textId="432609F8" w:rsidR="00E24012" w:rsidRPr="00E92040" w:rsidRDefault="00E24012" w:rsidP="00E24012">
            <w:pPr>
              <w:pStyle w:val="ad"/>
              <w:jc w:val="left"/>
              <w:rPr>
                <w:rFonts w:asciiTheme="majorEastAsia" w:eastAsiaTheme="majorEastAsia" w:hAnsiTheme="majorEastAsia"/>
                <w:b w:val="0"/>
                <w:noProof/>
              </w:rPr>
            </w:pPr>
            <w:r>
              <w:rPr>
                <w:rFonts w:asciiTheme="majorEastAsia" w:eastAsiaTheme="majorEastAsia" w:hAnsiTheme="majorEastAsia" w:hint="eastAsia"/>
                <w:b w:val="0"/>
                <w:noProof/>
              </w:rPr>
              <w:t>各種計算</w:t>
            </w:r>
          </w:p>
        </w:tc>
      </w:tr>
      <w:tr w:rsidR="00E24012" w:rsidRPr="00E92040" w14:paraId="74591D4D" w14:textId="77777777" w:rsidTr="00862CC5">
        <w:tc>
          <w:tcPr>
            <w:tcW w:w="1362" w:type="dxa"/>
          </w:tcPr>
          <w:p w14:paraId="65798BF2" w14:textId="05B75155" w:rsidR="00E24012" w:rsidRPr="00E92040" w:rsidRDefault="00E24012" w:rsidP="00E24012">
            <w:pPr>
              <w:pStyle w:val="ad"/>
              <w:rPr>
                <w:rFonts w:asciiTheme="majorEastAsia" w:eastAsiaTheme="majorEastAsia" w:hAnsiTheme="majorEastAsia"/>
                <w:b w:val="0"/>
                <w:noProof/>
              </w:rPr>
            </w:pPr>
            <w:r w:rsidRPr="006612A9">
              <w:rPr>
                <w:rFonts w:asciiTheme="majorEastAsia" w:eastAsiaTheme="majorEastAsia" w:hAnsiTheme="majorEastAsia" w:hint="eastAsia"/>
                <w:b w:val="0"/>
                <w:noProof/>
                <w:color w:val="000000" w:themeColor="text1"/>
              </w:rPr>
              <w:t>第</w:t>
            </w:r>
            <w:r>
              <w:rPr>
                <w:rFonts w:asciiTheme="majorEastAsia" w:eastAsiaTheme="majorEastAsia" w:hAnsiTheme="majorEastAsia" w:hint="eastAsia"/>
                <w:b w:val="0"/>
                <w:noProof/>
                <w:color w:val="000000" w:themeColor="text1"/>
              </w:rPr>
              <w:t>５</w:t>
            </w:r>
            <w:r w:rsidRPr="006612A9">
              <w:rPr>
                <w:rFonts w:asciiTheme="majorEastAsia" w:eastAsiaTheme="majorEastAsia" w:hAnsiTheme="majorEastAsia" w:hint="eastAsia"/>
                <w:b w:val="0"/>
                <w:noProof/>
                <w:color w:val="000000" w:themeColor="text1"/>
              </w:rPr>
              <w:t>回</w:t>
            </w:r>
          </w:p>
        </w:tc>
        <w:tc>
          <w:tcPr>
            <w:tcW w:w="2324" w:type="dxa"/>
          </w:tcPr>
          <w:p w14:paraId="02FABDBA" w14:textId="292BA494" w:rsidR="00E24012" w:rsidRPr="00E92040" w:rsidRDefault="00E24012" w:rsidP="00E24012">
            <w:pPr>
              <w:pStyle w:val="ad"/>
              <w:jc w:val="left"/>
              <w:rPr>
                <w:rFonts w:asciiTheme="majorEastAsia" w:eastAsiaTheme="majorEastAsia" w:hAnsiTheme="majorEastAsia"/>
                <w:b w:val="0"/>
                <w:noProof/>
              </w:rPr>
            </w:pPr>
            <w:r w:rsidRPr="00E92040">
              <w:rPr>
                <w:rFonts w:asciiTheme="majorEastAsia" w:eastAsiaTheme="majorEastAsia" w:hAnsiTheme="majorEastAsia" w:hint="eastAsia"/>
                <w:b w:val="0"/>
                <w:noProof/>
              </w:rPr>
              <w:t>令和</w:t>
            </w:r>
            <w:ins w:id="92" w:author="本田志保" w:date="2025-02-06T14:10:00Z" w16du:dateUtc="2025-02-06T05:10:00Z">
              <w:r w:rsidR="005A6381">
                <w:rPr>
                  <w:rFonts w:asciiTheme="majorEastAsia" w:eastAsiaTheme="majorEastAsia" w:hAnsiTheme="majorEastAsia" w:hint="eastAsia"/>
                  <w:b w:val="0"/>
                  <w:noProof/>
                </w:rPr>
                <w:t>７</w:t>
              </w:r>
            </w:ins>
            <w:del w:id="93" w:author="本田志保" w:date="2025-02-06T14:10:00Z" w16du:dateUtc="2025-02-06T05:10:00Z">
              <w:r w:rsidDel="005A6381">
                <w:rPr>
                  <w:rFonts w:asciiTheme="majorEastAsia" w:eastAsiaTheme="majorEastAsia" w:hAnsiTheme="majorEastAsia" w:hint="eastAsia"/>
                  <w:b w:val="0"/>
                  <w:noProof/>
                </w:rPr>
                <w:delText>6</w:delText>
              </w:r>
            </w:del>
            <w:r w:rsidRPr="00E92040">
              <w:rPr>
                <w:rFonts w:asciiTheme="majorEastAsia" w:eastAsiaTheme="majorEastAsia" w:hAnsiTheme="majorEastAsia" w:hint="eastAsia"/>
                <w:b w:val="0"/>
                <w:noProof/>
              </w:rPr>
              <w:t>年</w:t>
            </w:r>
            <w:r>
              <w:rPr>
                <w:rFonts w:asciiTheme="majorEastAsia" w:eastAsiaTheme="majorEastAsia" w:hAnsiTheme="majorEastAsia" w:hint="eastAsia"/>
                <w:b w:val="0"/>
                <w:noProof/>
              </w:rPr>
              <w:t>３</w:t>
            </w:r>
            <w:r w:rsidRPr="00E92040">
              <w:rPr>
                <w:rFonts w:asciiTheme="majorEastAsia" w:eastAsiaTheme="majorEastAsia" w:hAnsiTheme="majorEastAsia" w:hint="eastAsia"/>
                <w:b w:val="0"/>
                <w:noProof/>
              </w:rPr>
              <w:t>月</w:t>
            </w:r>
            <w:r>
              <w:rPr>
                <w:rFonts w:asciiTheme="majorEastAsia" w:eastAsiaTheme="majorEastAsia" w:hAnsiTheme="majorEastAsia" w:hint="eastAsia"/>
                <w:b w:val="0"/>
                <w:noProof/>
              </w:rPr>
              <w:t>下</w:t>
            </w:r>
            <w:r w:rsidRPr="00E92040">
              <w:rPr>
                <w:rFonts w:asciiTheme="majorEastAsia" w:eastAsiaTheme="majorEastAsia" w:hAnsiTheme="majorEastAsia" w:hint="eastAsia"/>
                <w:b w:val="0"/>
                <w:noProof/>
              </w:rPr>
              <w:t>旬</w:t>
            </w:r>
          </w:p>
        </w:tc>
        <w:tc>
          <w:tcPr>
            <w:tcW w:w="4819" w:type="dxa"/>
          </w:tcPr>
          <w:p w14:paraId="684D30E1" w14:textId="3DE381A8" w:rsidR="00E24012" w:rsidRPr="00E92040" w:rsidRDefault="00E24012" w:rsidP="00E24012">
            <w:pPr>
              <w:pStyle w:val="ad"/>
              <w:jc w:val="left"/>
              <w:rPr>
                <w:rFonts w:asciiTheme="majorEastAsia" w:eastAsiaTheme="majorEastAsia" w:hAnsiTheme="majorEastAsia"/>
                <w:b w:val="0"/>
                <w:noProof/>
              </w:rPr>
            </w:pPr>
            <w:r>
              <w:rPr>
                <w:rFonts w:asciiTheme="majorEastAsia" w:eastAsiaTheme="majorEastAsia" w:hAnsiTheme="majorEastAsia" w:hint="eastAsia"/>
                <w:b w:val="0"/>
                <w:noProof/>
              </w:rPr>
              <w:t>成果品の納品</w:t>
            </w:r>
          </w:p>
        </w:tc>
      </w:tr>
    </w:tbl>
    <w:p w14:paraId="689ACE0B" w14:textId="68D0FE88" w:rsidR="00EB12E8" w:rsidRPr="00E92040" w:rsidRDefault="00EB12E8" w:rsidP="00A37E48">
      <w:pPr>
        <w:pStyle w:val="50"/>
      </w:pPr>
    </w:p>
    <w:p w14:paraId="6BC84246" w14:textId="77777777" w:rsidR="00F95F9E" w:rsidRDefault="00F95F9E" w:rsidP="00A37E48">
      <w:pPr>
        <w:pStyle w:val="50"/>
        <w:rPr>
          <w:color w:val="FF0000"/>
        </w:rPr>
      </w:pPr>
    </w:p>
    <w:p w14:paraId="3F8F3AD1" w14:textId="77777777" w:rsidR="00A82F20" w:rsidRPr="00C11F92" w:rsidRDefault="00A82F20" w:rsidP="00A37E48">
      <w:pPr>
        <w:pStyle w:val="50"/>
        <w:rPr>
          <w:color w:val="FF0000"/>
        </w:rPr>
      </w:pPr>
    </w:p>
    <w:p w14:paraId="56A27F31" w14:textId="2B407AC1" w:rsidR="00A82F20" w:rsidRPr="00A82F20" w:rsidRDefault="00A82F20" w:rsidP="00A82F20">
      <w:pPr>
        <w:pStyle w:val="2"/>
      </w:pPr>
      <w:bookmarkStart w:id="94" w:name="_Toc189671376"/>
      <w:r>
        <w:rPr>
          <w:rFonts w:hint="eastAsia"/>
        </w:rPr>
        <w:t>照査計画</w:t>
      </w:r>
      <w:bookmarkEnd w:id="94"/>
    </w:p>
    <w:p w14:paraId="73C8CACE" w14:textId="77777777" w:rsidR="00A82F20" w:rsidRPr="00A82F20" w:rsidRDefault="00A82F20" w:rsidP="00A82F20">
      <w:pPr>
        <w:pStyle w:val="20"/>
      </w:pPr>
    </w:p>
    <w:p w14:paraId="7B67F8A8" w14:textId="77777777" w:rsidR="00984D21" w:rsidRPr="006612A9" w:rsidRDefault="00984D21" w:rsidP="00984D21">
      <w:pPr>
        <w:pStyle w:val="50"/>
        <w:rPr>
          <w:color w:val="000000" w:themeColor="text1"/>
        </w:rPr>
      </w:pPr>
      <w:r w:rsidRPr="006612A9">
        <w:rPr>
          <w:rFonts w:hint="eastAsia"/>
          <w:color w:val="000000" w:themeColor="text1"/>
        </w:rPr>
        <w:t>・照査計画は以下のとおりとする。</w:t>
      </w:r>
    </w:p>
    <w:p w14:paraId="2520E951" w14:textId="77777777" w:rsidR="00984D21" w:rsidRPr="006612A9" w:rsidRDefault="00984D21" w:rsidP="00984D21">
      <w:pPr>
        <w:pStyle w:val="50"/>
        <w:rPr>
          <w:color w:val="000000" w:themeColor="text1"/>
        </w:rPr>
      </w:pPr>
    </w:p>
    <w:p w14:paraId="7AA39F1D" w14:textId="77777777" w:rsidR="00984D21" w:rsidRPr="006612A9" w:rsidRDefault="00984D21" w:rsidP="00984D21">
      <w:pPr>
        <w:pStyle w:val="ad"/>
        <w:rPr>
          <w:color w:val="000000" w:themeColor="text1"/>
        </w:rPr>
      </w:pPr>
      <w:r w:rsidRPr="006612A9">
        <w:rPr>
          <w:rFonts w:hint="eastAsia"/>
          <w:color w:val="000000" w:themeColor="text1"/>
        </w:rPr>
        <w:t xml:space="preserve">　照査計画</w:t>
      </w:r>
    </w:p>
    <w:tbl>
      <w:tblPr>
        <w:tblStyle w:val="ac"/>
        <w:tblW w:w="8505" w:type="dxa"/>
        <w:tblInd w:w="675" w:type="dxa"/>
        <w:tblLook w:val="04A0" w:firstRow="1" w:lastRow="0" w:firstColumn="1" w:lastColumn="0" w:noHBand="0" w:noVBand="1"/>
      </w:tblPr>
      <w:tblGrid>
        <w:gridCol w:w="1362"/>
        <w:gridCol w:w="2324"/>
        <w:gridCol w:w="4819"/>
      </w:tblGrid>
      <w:tr w:rsidR="006612A9" w:rsidRPr="006612A9" w14:paraId="4A54AE96" w14:textId="77777777" w:rsidTr="005C62D9">
        <w:tc>
          <w:tcPr>
            <w:tcW w:w="1362" w:type="dxa"/>
          </w:tcPr>
          <w:p w14:paraId="721C21CE" w14:textId="77777777" w:rsidR="00984D21" w:rsidRPr="006612A9" w:rsidRDefault="00984D21" w:rsidP="005C62D9">
            <w:pPr>
              <w:pStyle w:val="ad"/>
              <w:rPr>
                <w:rFonts w:asciiTheme="majorEastAsia" w:eastAsiaTheme="majorEastAsia" w:hAnsiTheme="majorEastAsia"/>
                <w:b w:val="0"/>
                <w:noProof/>
                <w:color w:val="000000" w:themeColor="text1"/>
              </w:rPr>
            </w:pPr>
            <w:r w:rsidRPr="006612A9">
              <w:rPr>
                <w:rFonts w:asciiTheme="majorEastAsia" w:eastAsiaTheme="majorEastAsia" w:hAnsiTheme="majorEastAsia" w:hint="eastAsia"/>
                <w:b w:val="0"/>
                <w:noProof/>
                <w:color w:val="000000" w:themeColor="text1"/>
              </w:rPr>
              <w:t>回数</w:t>
            </w:r>
          </w:p>
        </w:tc>
        <w:tc>
          <w:tcPr>
            <w:tcW w:w="2324" w:type="dxa"/>
          </w:tcPr>
          <w:p w14:paraId="3C49C8DB" w14:textId="77777777" w:rsidR="00984D21" w:rsidRPr="006612A9" w:rsidRDefault="00984D21" w:rsidP="005C62D9">
            <w:pPr>
              <w:pStyle w:val="ad"/>
              <w:rPr>
                <w:rFonts w:asciiTheme="majorEastAsia" w:eastAsiaTheme="majorEastAsia" w:hAnsiTheme="majorEastAsia"/>
                <w:b w:val="0"/>
                <w:noProof/>
                <w:color w:val="000000" w:themeColor="text1"/>
              </w:rPr>
            </w:pPr>
            <w:r w:rsidRPr="006612A9">
              <w:rPr>
                <w:rFonts w:asciiTheme="majorEastAsia" w:eastAsiaTheme="majorEastAsia" w:hAnsiTheme="majorEastAsia" w:hint="eastAsia"/>
                <w:b w:val="0"/>
                <w:noProof/>
                <w:color w:val="000000" w:themeColor="text1"/>
              </w:rPr>
              <w:t>時期</w:t>
            </w:r>
          </w:p>
        </w:tc>
        <w:tc>
          <w:tcPr>
            <w:tcW w:w="4819" w:type="dxa"/>
          </w:tcPr>
          <w:p w14:paraId="75AB5E7C" w14:textId="77777777" w:rsidR="00984D21" w:rsidRPr="006612A9" w:rsidRDefault="00984D21" w:rsidP="005C62D9">
            <w:pPr>
              <w:pStyle w:val="ad"/>
              <w:rPr>
                <w:rFonts w:asciiTheme="majorEastAsia" w:eastAsiaTheme="majorEastAsia" w:hAnsiTheme="majorEastAsia"/>
                <w:b w:val="0"/>
                <w:noProof/>
                <w:color w:val="000000" w:themeColor="text1"/>
              </w:rPr>
            </w:pPr>
            <w:r w:rsidRPr="006612A9">
              <w:rPr>
                <w:rFonts w:asciiTheme="majorEastAsia" w:eastAsiaTheme="majorEastAsia" w:hAnsiTheme="majorEastAsia" w:hint="eastAsia"/>
                <w:b w:val="0"/>
                <w:noProof/>
                <w:color w:val="000000" w:themeColor="text1"/>
              </w:rPr>
              <w:t>照査内容</w:t>
            </w:r>
          </w:p>
        </w:tc>
      </w:tr>
      <w:tr w:rsidR="00E24012" w:rsidRPr="006612A9" w14:paraId="154260FF" w14:textId="77777777" w:rsidTr="005C62D9">
        <w:tc>
          <w:tcPr>
            <w:tcW w:w="1362" w:type="dxa"/>
          </w:tcPr>
          <w:p w14:paraId="2DBA8DEE" w14:textId="08A3022C" w:rsidR="00E24012" w:rsidRPr="006612A9" w:rsidRDefault="00E24012" w:rsidP="00E24012">
            <w:pPr>
              <w:pStyle w:val="ad"/>
              <w:rPr>
                <w:rFonts w:asciiTheme="majorEastAsia" w:eastAsiaTheme="majorEastAsia" w:hAnsiTheme="majorEastAsia"/>
                <w:b w:val="0"/>
                <w:noProof/>
                <w:color w:val="000000" w:themeColor="text1"/>
              </w:rPr>
            </w:pPr>
            <w:r w:rsidRPr="006612A9">
              <w:rPr>
                <w:rFonts w:asciiTheme="majorEastAsia" w:eastAsiaTheme="majorEastAsia" w:hAnsiTheme="majorEastAsia" w:hint="eastAsia"/>
                <w:b w:val="0"/>
                <w:noProof/>
                <w:color w:val="000000" w:themeColor="text1"/>
              </w:rPr>
              <w:t>第</w:t>
            </w:r>
            <w:r>
              <w:rPr>
                <w:rFonts w:asciiTheme="majorEastAsia" w:eastAsiaTheme="majorEastAsia" w:hAnsiTheme="majorEastAsia" w:hint="eastAsia"/>
                <w:b w:val="0"/>
                <w:noProof/>
                <w:color w:val="000000" w:themeColor="text1"/>
              </w:rPr>
              <w:t>１</w:t>
            </w:r>
            <w:r w:rsidRPr="006612A9">
              <w:rPr>
                <w:rFonts w:asciiTheme="majorEastAsia" w:eastAsiaTheme="majorEastAsia" w:hAnsiTheme="majorEastAsia" w:hint="eastAsia"/>
                <w:b w:val="0"/>
                <w:noProof/>
                <w:color w:val="000000" w:themeColor="text1"/>
              </w:rPr>
              <w:t>回</w:t>
            </w:r>
          </w:p>
        </w:tc>
        <w:tc>
          <w:tcPr>
            <w:tcW w:w="2324" w:type="dxa"/>
          </w:tcPr>
          <w:p w14:paraId="68E3AA57" w14:textId="3947443A" w:rsidR="00E24012" w:rsidRPr="006612A9" w:rsidRDefault="00E24012" w:rsidP="00E24012">
            <w:pPr>
              <w:pStyle w:val="ad"/>
              <w:rPr>
                <w:rFonts w:asciiTheme="majorEastAsia" w:eastAsiaTheme="majorEastAsia" w:hAnsiTheme="majorEastAsia"/>
                <w:b w:val="0"/>
                <w:noProof/>
                <w:color w:val="000000" w:themeColor="text1"/>
              </w:rPr>
            </w:pPr>
            <w:r w:rsidRPr="00E92040">
              <w:rPr>
                <w:rFonts w:asciiTheme="majorEastAsia" w:eastAsiaTheme="majorEastAsia" w:hAnsiTheme="majorEastAsia" w:hint="eastAsia"/>
                <w:b w:val="0"/>
                <w:noProof/>
              </w:rPr>
              <w:t>令和</w:t>
            </w:r>
            <w:r>
              <w:rPr>
                <w:rFonts w:asciiTheme="majorEastAsia" w:eastAsiaTheme="majorEastAsia" w:hAnsiTheme="majorEastAsia" w:hint="eastAsia"/>
                <w:b w:val="0"/>
                <w:noProof/>
              </w:rPr>
              <w:t>７</w:t>
            </w:r>
            <w:r w:rsidRPr="00E92040">
              <w:rPr>
                <w:rFonts w:asciiTheme="majorEastAsia" w:eastAsiaTheme="majorEastAsia" w:hAnsiTheme="majorEastAsia" w:hint="eastAsia"/>
                <w:b w:val="0"/>
                <w:noProof/>
              </w:rPr>
              <w:t>年</w:t>
            </w:r>
            <w:r>
              <w:rPr>
                <w:rFonts w:asciiTheme="majorEastAsia" w:eastAsiaTheme="majorEastAsia" w:hAnsiTheme="majorEastAsia" w:hint="eastAsia"/>
                <w:b w:val="0"/>
                <w:noProof/>
              </w:rPr>
              <w:t>１</w:t>
            </w:r>
            <w:r w:rsidRPr="00E92040">
              <w:rPr>
                <w:rFonts w:asciiTheme="majorEastAsia" w:eastAsiaTheme="majorEastAsia" w:hAnsiTheme="majorEastAsia" w:hint="eastAsia"/>
                <w:b w:val="0"/>
                <w:noProof/>
              </w:rPr>
              <w:t>月</w:t>
            </w:r>
            <w:r>
              <w:rPr>
                <w:rFonts w:asciiTheme="majorEastAsia" w:eastAsiaTheme="majorEastAsia" w:hAnsiTheme="majorEastAsia" w:hint="eastAsia"/>
                <w:b w:val="0"/>
                <w:noProof/>
              </w:rPr>
              <w:t>下</w:t>
            </w:r>
            <w:r w:rsidRPr="00E92040">
              <w:rPr>
                <w:rFonts w:asciiTheme="majorEastAsia" w:eastAsiaTheme="majorEastAsia" w:hAnsiTheme="majorEastAsia" w:hint="eastAsia"/>
                <w:b w:val="0"/>
                <w:noProof/>
              </w:rPr>
              <w:t>旬</w:t>
            </w:r>
          </w:p>
        </w:tc>
        <w:tc>
          <w:tcPr>
            <w:tcW w:w="4819" w:type="dxa"/>
          </w:tcPr>
          <w:p w14:paraId="010AC55E" w14:textId="037F282C" w:rsidR="00E24012" w:rsidRPr="006612A9" w:rsidRDefault="00E24012" w:rsidP="00E24012">
            <w:pPr>
              <w:jc w:val="left"/>
              <w:rPr>
                <w:rFonts w:asciiTheme="majorEastAsia" w:eastAsiaTheme="majorEastAsia" w:hAnsiTheme="majorEastAsia"/>
                <w:color w:val="000000" w:themeColor="text1"/>
              </w:rPr>
            </w:pPr>
            <w:r w:rsidRPr="00E24012">
              <w:rPr>
                <w:rFonts w:asciiTheme="majorEastAsia" w:eastAsiaTheme="majorEastAsia" w:hAnsiTheme="majorEastAsia"/>
                <w:color w:val="000000" w:themeColor="text1"/>
              </w:rPr>
              <w:t>基本条件の確認内容</w:t>
            </w:r>
          </w:p>
        </w:tc>
      </w:tr>
      <w:tr w:rsidR="00E24012" w:rsidRPr="006612A9" w14:paraId="2496ABF2" w14:textId="77777777" w:rsidTr="005C62D9">
        <w:tc>
          <w:tcPr>
            <w:tcW w:w="1362" w:type="dxa"/>
          </w:tcPr>
          <w:p w14:paraId="2E8FD2CF" w14:textId="15B7A6BC" w:rsidR="00E24012" w:rsidRPr="006612A9" w:rsidRDefault="00E24012" w:rsidP="00E24012">
            <w:pPr>
              <w:pStyle w:val="ad"/>
              <w:rPr>
                <w:rFonts w:asciiTheme="majorEastAsia" w:eastAsiaTheme="majorEastAsia" w:hAnsiTheme="majorEastAsia"/>
                <w:b w:val="0"/>
                <w:noProof/>
                <w:color w:val="000000" w:themeColor="text1"/>
              </w:rPr>
            </w:pPr>
            <w:r w:rsidRPr="006612A9">
              <w:rPr>
                <w:rFonts w:asciiTheme="majorEastAsia" w:eastAsiaTheme="majorEastAsia" w:hAnsiTheme="majorEastAsia" w:hint="eastAsia"/>
                <w:b w:val="0"/>
                <w:noProof/>
                <w:color w:val="000000" w:themeColor="text1"/>
              </w:rPr>
              <w:t>第</w:t>
            </w:r>
            <w:r>
              <w:rPr>
                <w:rFonts w:asciiTheme="majorEastAsia" w:eastAsiaTheme="majorEastAsia" w:hAnsiTheme="majorEastAsia" w:hint="eastAsia"/>
                <w:b w:val="0"/>
                <w:noProof/>
                <w:color w:val="000000" w:themeColor="text1"/>
              </w:rPr>
              <w:t>２</w:t>
            </w:r>
            <w:r w:rsidRPr="006612A9">
              <w:rPr>
                <w:rFonts w:asciiTheme="majorEastAsia" w:eastAsiaTheme="majorEastAsia" w:hAnsiTheme="majorEastAsia" w:hint="eastAsia"/>
                <w:b w:val="0"/>
                <w:noProof/>
                <w:color w:val="000000" w:themeColor="text1"/>
              </w:rPr>
              <w:t>回</w:t>
            </w:r>
          </w:p>
        </w:tc>
        <w:tc>
          <w:tcPr>
            <w:tcW w:w="2324" w:type="dxa"/>
          </w:tcPr>
          <w:p w14:paraId="5E9708B5" w14:textId="75D28BE2" w:rsidR="00E24012" w:rsidRPr="006612A9" w:rsidRDefault="00E24012" w:rsidP="00E24012">
            <w:pPr>
              <w:pStyle w:val="ad"/>
              <w:rPr>
                <w:rFonts w:asciiTheme="majorEastAsia" w:eastAsiaTheme="majorEastAsia" w:hAnsiTheme="majorEastAsia"/>
                <w:b w:val="0"/>
                <w:noProof/>
                <w:color w:val="000000" w:themeColor="text1"/>
              </w:rPr>
            </w:pPr>
            <w:r w:rsidRPr="00E92040">
              <w:rPr>
                <w:rFonts w:asciiTheme="majorEastAsia" w:eastAsiaTheme="majorEastAsia" w:hAnsiTheme="majorEastAsia" w:hint="eastAsia"/>
                <w:b w:val="0"/>
                <w:noProof/>
              </w:rPr>
              <w:t>令和</w:t>
            </w:r>
            <w:r>
              <w:rPr>
                <w:rFonts w:asciiTheme="majorEastAsia" w:eastAsiaTheme="majorEastAsia" w:hAnsiTheme="majorEastAsia" w:hint="eastAsia"/>
                <w:b w:val="0"/>
                <w:noProof/>
              </w:rPr>
              <w:t>７</w:t>
            </w:r>
            <w:r w:rsidRPr="00E92040">
              <w:rPr>
                <w:rFonts w:asciiTheme="majorEastAsia" w:eastAsiaTheme="majorEastAsia" w:hAnsiTheme="majorEastAsia" w:hint="eastAsia"/>
                <w:b w:val="0"/>
                <w:noProof/>
              </w:rPr>
              <w:t>年</w:t>
            </w:r>
            <w:r>
              <w:rPr>
                <w:rFonts w:asciiTheme="majorEastAsia" w:eastAsiaTheme="majorEastAsia" w:hAnsiTheme="majorEastAsia" w:hint="eastAsia"/>
                <w:b w:val="0"/>
                <w:noProof/>
              </w:rPr>
              <w:t>２</w:t>
            </w:r>
            <w:r w:rsidRPr="00E92040">
              <w:rPr>
                <w:rFonts w:asciiTheme="majorEastAsia" w:eastAsiaTheme="majorEastAsia" w:hAnsiTheme="majorEastAsia" w:hint="eastAsia"/>
                <w:b w:val="0"/>
                <w:noProof/>
              </w:rPr>
              <w:t>月</w:t>
            </w:r>
            <w:r>
              <w:rPr>
                <w:rFonts w:asciiTheme="majorEastAsia" w:eastAsiaTheme="majorEastAsia" w:hAnsiTheme="majorEastAsia" w:hint="eastAsia"/>
                <w:b w:val="0"/>
                <w:noProof/>
              </w:rPr>
              <w:t>上</w:t>
            </w:r>
            <w:r w:rsidRPr="00E92040">
              <w:rPr>
                <w:rFonts w:asciiTheme="majorEastAsia" w:eastAsiaTheme="majorEastAsia" w:hAnsiTheme="majorEastAsia" w:hint="eastAsia"/>
                <w:b w:val="0"/>
                <w:noProof/>
              </w:rPr>
              <w:t>旬</w:t>
            </w:r>
          </w:p>
        </w:tc>
        <w:tc>
          <w:tcPr>
            <w:tcW w:w="4819" w:type="dxa"/>
          </w:tcPr>
          <w:p w14:paraId="6335DE1B" w14:textId="148A622F" w:rsidR="00E24012" w:rsidRPr="006612A9" w:rsidRDefault="00E24012" w:rsidP="00E24012">
            <w:pPr>
              <w:jc w:val="left"/>
              <w:rPr>
                <w:rFonts w:asciiTheme="majorEastAsia" w:eastAsiaTheme="majorEastAsia" w:hAnsiTheme="majorEastAsia"/>
                <w:color w:val="000000" w:themeColor="text1"/>
              </w:rPr>
            </w:pPr>
            <w:r w:rsidRPr="00E24012">
              <w:rPr>
                <w:rFonts w:asciiTheme="majorEastAsia" w:eastAsiaTheme="majorEastAsia" w:hAnsiTheme="majorEastAsia"/>
                <w:color w:val="000000" w:themeColor="text1"/>
              </w:rPr>
              <w:t>比較検討の方法及びその内容</w:t>
            </w:r>
          </w:p>
        </w:tc>
      </w:tr>
      <w:tr w:rsidR="00E24012" w:rsidRPr="006612A9" w14:paraId="11F6B343" w14:textId="77777777" w:rsidTr="005C62D9">
        <w:tc>
          <w:tcPr>
            <w:tcW w:w="1362" w:type="dxa"/>
          </w:tcPr>
          <w:p w14:paraId="434F193D" w14:textId="3D231213" w:rsidR="00E24012" w:rsidRPr="006612A9" w:rsidRDefault="00E24012" w:rsidP="00E24012">
            <w:pPr>
              <w:pStyle w:val="ad"/>
              <w:rPr>
                <w:rFonts w:asciiTheme="majorEastAsia" w:eastAsiaTheme="majorEastAsia" w:hAnsiTheme="majorEastAsia"/>
                <w:b w:val="0"/>
                <w:noProof/>
                <w:color w:val="000000" w:themeColor="text1"/>
              </w:rPr>
            </w:pPr>
            <w:r w:rsidRPr="006612A9">
              <w:rPr>
                <w:rFonts w:asciiTheme="majorEastAsia" w:eastAsiaTheme="majorEastAsia" w:hAnsiTheme="majorEastAsia" w:hint="eastAsia"/>
                <w:b w:val="0"/>
                <w:noProof/>
                <w:color w:val="000000" w:themeColor="text1"/>
              </w:rPr>
              <w:t>第</w:t>
            </w:r>
            <w:r>
              <w:rPr>
                <w:rFonts w:asciiTheme="majorEastAsia" w:eastAsiaTheme="majorEastAsia" w:hAnsiTheme="majorEastAsia" w:hint="eastAsia"/>
                <w:b w:val="0"/>
                <w:noProof/>
                <w:color w:val="000000" w:themeColor="text1"/>
              </w:rPr>
              <w:t>３</w:t>
            </w:r>
            <w:r w:rsidRPr="006612A9">
              <w:rPr>
                <w:rFonts w:asciiTheme="majorEastAsia" w:eastAsiaTheme="majorEastAsia" w:hAnsiTheme="majorEastAsia" w:hint="eastAsia"/>
                <w:b w:val="0"/>
                <w:noProof/>
                <w:color w:val="000000" w:themeColor="text1"/>
              </w:rPr>
              <w:t>回</w:t>
            </w:r>
          </w:p>
        </w:tc>
        <w:tc>
          <w:tcPr>
            <w:tcW w:w="2324" w:type="dxa"/>
          </w:tcPr>
          <w:p w14:paraId="4C880716" w14:textId="17A54F39" w:rsidR="00E24012" w:rsidRPr="006612A9" w:rsidRDefault="00E24012" w:rsidP="00E24012">
            <w:pPr>
              <w:pStyle w:val="ad"/>
              <w:rPr>
                <w:rFonts w:asciiTheme="majorEastAsia" w:eastAsiaTheme="majorEastAsia" w:hAnsiTheme="majorEastAsia"/>
                <w:b w:val="0"/>
                <w:noProof/>
                <w:color w:val="000000" w:themeColor="text1"/>
              </w:rPr>
            </w:pPr>
            <w:r w:rsidRPr="00E92040">
              <w:rPr>
                <w:rFonts w:asciiTheme="majorEastAsia" w:eastAsiaTheme="majorEastAsia" w:hAnsiTheme="majorEastAsia" w:hint="eastAsia"/>
                <w:b w:val="0"/>
                <w:noProof/>
              </w:rPr>
              <w:t>令和</w:t>
            </w:r>
            <w:r>
              <w:rPr>
                <w:rFonts w:asciiTheme="majorEastAsia" w:eastAsiaTheme="majorEastAsia" w:hAnsiTheme="majorEastAsia" w:hint="eastAsia"/>
                <w:b w:val="0"/>
                <w:noProof/>
              </w:rPr>
              <w:t>７</w:t>
            </w:r>
            <w:r w:rsidRPr="00E92040">
              <w:rPr>
                <w:rFonts w:asciiTheme="majorEastAsia" w:eastAsiaTheme="majorEastAsia" w:hAnsiTheme="majorEastAsia" w:hint="eastAsia"/>
                <w:b w:val="0"/>
                <w:noProof/>
              </w:rPr>
              <w:t>年</w:t>
            </w:r>
            <w:r>
              <w:rPr>
                <w:rFonts w:asciiTheme="majorEastAsia" w:eastAsiaTheme="majorEastAsia" w:hAnsiTheme="majorEastAsia" w:hint="eastAsia"/>
                <w:b w:val="0"/>
                <w:noProof/>
              </w:rPr>
              <w:t>２</w:t>
            </w:r>
            <w:r w:rsidRPr="00E92040">
              <w:rPr>
                <w:rFonts w:asciiTheme="majorEastAsia" w:eastAsiaTheme="majorEastAsia" w:hAnsiTheme="majorEastAsia" w:hint="eastAsia"/>
                <w:b w:val="0"/>
                <w:noProof/>
              </w:rPr>
              <w:t>月</w:t>
            </w:r>
            <w:r>
              <w:rPr>
                <w:rFonts w:asciiTheme="majorEastAsia" w:eastAsiaTheme="majorEastAsia" w:hAnsiTheme="majorEastAsia" w:hint="eastAsia"/>
                <w:b w:val="0"/>
                <w:noProof/>
              </w:rPr>
              <w:t>下</w:t>
            </w:r>
            <w:r w:rsidRPr="00E92040">
              <w:rPr>
                <w:rFonts w:asciiTheme="majorEastAsia" w:eastAsiaTheme="majorEastAsia" w:hAnsiTheme="majorEastAsia" w:hint="eastAsia"/>
                <w:b w:val="0"/>
                <w:noProof/>
              </w:rPr>
              <w:t>旬</w:t>
            </w:r>
          </w:p>
        </w:tc>
        <w:tc>
          <w:tcPr>
            <w:tcW w:w="4819" w:type="dxa"/>
          </w:tcPr>
          <w:p w14:paraId="1984AD3D" w14:textId="7DC54414" w:rsidR="00E24012" w:rsidRPr="006612A9" w:rsidRDefault="00E24012" w:rsidP="00E24012">
            <w:pPr>
              <w:pStyle w:val="ad"/>
              <w:jc w:val="both"/>
              <w:rPr>
                <w:rFonts w:asciiTheme="majorEastAsia" w:eastAsiaTheme="majorEastAsia" w:hAnsiTheme="majorEastAsia"/>
                <w:b w:val="0"/>
                <w:bCs w:val="0"/>
                <w:noProof/>
                <w:color w:val="000000" w:themeColor="text1"/>
              </w:rPr>
            </w:pPr>
            <w:r w:rsidRPr="00E24012">
              <w:rPr>
                <w:rFonts w:asciiTheme="majorEastAsia" w:eastAsiaTheme="majorEastAsia" w:hAnsiTheme="majorEastAsia"/>
                <w:b w:val="0"/>
                <w:bCs w:val="0"/>
                <w:noProof/>
                <w:color w:val="000000" w:themeColor="text1"/>
              </w:rPr>
              <w:t>設計計画（設計方針及び設計手法）の妥当性</w:t>
            </w:r>
          </w:p>
        </w:tc>
      </w:tr>
      <w:tr w:rsidR="00E24012" w:rsidRPr="006612A9" w14:paraId="52312B76" w14:textId="77777777" w:rsidTr="005C62D9">
        <w:tc>
          <w:tcPr>
            <w:tcW w:w="1362" w:type="dxa"/>
          </w:tcPr>
          <w:p w14:paraId="1FEE0BB1" w14:textId="0A59A840" w:rsidR="00E24012" w:rsidRPr="006612A9" w:rsidRDefault="00E24012" w:rsidP="00E24012">
            <w:pPr>
              <w:pStyle w:val="ad"/>
              <w:rPr>
                <w:rFonts w:asciiTheme="majorEastAsia" w:eastAsiaTheme="majorEastAsia" w:hAnsiTheme="majorEastAsia"/>
                <w:b w:val="0"/>
                <w:noProof/>
                <w:color w:val="000000" w:themeColor="text1"/>
              </w:rPr>
            </w:pPr>
            <w:r w:rsidRPr="006612A9">
              <w:rPr>
                <w:rFonts w:asciiTheme="majorEastAsia" w:eastAsiaTheme="majorEastAsia" w:hAnsiTheme="majorEastAsia" w:hint="eastAsia"/>
                <w:b w:val="0"/>
                <w:noProof/>
                <w:color w:val="000000" w:themeColor="text1"/>
              </w:rPr>
              <w:t>第</w:t>
            </w:r>
            <w:r>
              <w:rPr>
                <w:rFonts w:asciiTheme="majorEastAsia" w:eastAsiaTheme="majorEastAsia" w:hAnsiTheme="majorEastAsia" w:hint="eastAsia"/>
                <w:b w:val="0"/>
                <w:noProof/>
                <w:color w:val="000000" w:themeColor="text1"/>
              </w:rPr>
              <w:t>４</w:t>
            </w:r>
            <w:r w:rsidRPr="006612A9">
              <w:rPr>
                <w:rFonts w:asciiTheme="majorEastAsia" w:eastAsiaTheme="majorEastAsia" w:hAnsiTheme="majorEastAsia" w:hint="eastAsia"/>
                <w:b w:val="0"/>
                <w:noProof/>
                <w:color w:val="000000" w:themeColor="text1"/>
              </w:rPr>
              <w:t>回</w:t>
            </w:r>
          </w:p>
        </w:tc>
        <w:tc>
          <w:tcPr>
            <w:tcW w:w="2324" w:type="dxa"/>
          </w:tcPr>
          <w:p w14:paraId="0A435088" w14:textId="299B6187" w:rsidR="00E24012" w:rsidRPr="006612A9" w:rsidRDefault="00E24012" w:rsidP="00E24012">
            <w:pPr>
              <w:pStyle w:val="ad"/>
              <w:rPr>
                <w:rFonts w:asciiTheme="majorEastAsia" w:eastAsiaTheme="majorEastAsia" w:hAnsiTheme="majorEastAsia"/>
                <w:b w:val="0"/>
                <w:noProof/>
                <w:color w:val="000000" w:themeColor="text1"/>
              </w:rPr>
            </w:pPr>
            <w:r w:rsidRPr="00E92040">
              <w:rPr>
                <w:rFonts w:asciiTheme="majorEastAsia" w:eastAsiaTheme="majorEastAsia" w:hAnsiTheme="majorEastAsia" w:hint="eastAsia"/>
                <w:b w:val="0"/>
                <w:noProof/>
              </w:rPr>
              <w:t>令和</w:t>
            </w:r>
            <w:r>
              <w:rPr>
                <w:rFonts w:asciiTheme="majorEastAsia" w:eastAsiaTheme="majorEastAsia" w:hAnsiTheme="majorEastAsia" w:hint="eastAsia"/>
                <w:b w:val="0"/>
                <w:noProof/>
              </w:rPr>
              <w:t>７</w:t>
            </w:r>
            <w:r w:rsidRPr="00E92040">
              <w:rPr>
                <w:rFonts w:asciiTheme="majorEastAsia" w:eastAsiaTheme="majorEastAsia" w:hAnsiTheme="majorEastAsia" w:hint="eastAsia"/>
                <w:b w:val="0"/>
                <w:noProof/>
              </w:rPr>
              <w:t>年</w:t>
            </w:r>
            <w:r>
              <w:rPr>
                <w:rFonts w:asciiTheme="majorEastAsia" w:eastAsiaTheme="majorEastAsia" w:hAnsiTheme="majorEastAsia" w:hint="eastAsia"/>
                <w:b w:val="0"/>
                <w:noProof/>
              </w:rPr>
              <w:t>３</w:t>
            </w:r>
            <w:r w:rsidRPr="00E92040">
              <w:rPr>
                <w:rFonts w:asciiTheme="majorEastAsia" w:eastAsiaTheme="majorEastAsia" w:hAnsiTheme="majorEastAsia" w:hint="eastAsia"/>
                <w:b w:val="0"/>
                <w:noProof/>
              </w:rPr>
              <w:t>月</w:t>
            </w:r>
            <w:r>
              <w:rPr>
                <w:rFonts w:asciiTheme="majorEastAsia" w:eastAsiaTheme="majorEastAsia" w:hAnsiTheme="majorEastAsia" w:hint="eastAsia"/>
                <w:b w:val="0"/>
                <w:noProof/>
              </w:rPr>
              <w:t>上</w:t>
            </w:r>
            <w:r w:rsidRPr="00E92040">
              <w:rPr>
                <w:rFonts w:asciiTheme="majorEastAsia" w:eastAsiaTheme="majorEastAsia" w:hAnsiTheme="majorEastAsia" w:hint="eastAsia"/>
                <w:b w:val="0"/>
                <w:noProof/>
              </w:rPr>
              <w:t>旬</w:t>
            </w:r>
          </w:p>
        </w:tc>
        <w:tc>
          <w:tcPr>
            <w:tcW w:w="4819" w:type="dxa"/>
          </w:tcPr>
          <w:p w14:paraId="537532F8" w14:textId="3941E458" w:rsidR="00E24012" w:rsidRDefault="00E24012" w:rsidP="00E24012">
            <w:pPr>
              <w:pStyle w:val="ad"/>
              <w:jc w:val="both"/>
              <w:rPr>
                <w:rFonts w:asciiTheme="majorEastAsia" w:eastAsiaTheme="majorEastAsia" w:hAnsiTheme="majorEastAsia"/>
                <w:b w:val="0"/>
                <w:bCs w:val="0"/>
                <w:noProof/>
                <w:color w:val="000000" w:themeColor="text1"/>
                <w:lang w:eastAsia="zh-TW"/>
              </w:rPr>
            </w:pPr>
            <w:r w:rsidRPr="00E24012">
              <w:rPr>
                <w:rFonts w:asciiTheme="majorEastAsia" w:eastAsiaTheme="majorEastAsia" w:hAnsiTheme="majorEastAsia"/>
                <w:b w:val="0"/>
                <w:bCs w:val="0"/>
                <w:noProof/>
                <w:color w:val="000000" w:themeColor="text1"/>
                <w:lang w:eastAsia="zh-TW"/>
              </w:rPr>
              <w:t>計算書（構造計算書、容量計算書、数量計算書、耐震設計計算書等）</w:t>
            </w:r>
          </w:p>
        </w:tc>
      </w:tr>
      <w:tr w:rsidR="00E24012" w:rsidRPr="006612A9" w14:paraId="216D64DC" w14:textId="77777777" w:rsidTr="005C62D9">
        <w:tc>
          <w:tcPr>
            <w:tcW w:w="1362" w:type="dxa"/>
          </w:tcPr>
          <w:p w14:paraId="090C2D1C" w14:textId="6AE118C8" w:rsidR="00E24012" w:rsidRPr="006612A9" w:rsidRDefault="00E24012" w:rsidP="00E24012">
            <w:pPr>
              <w:pStyle w:val="ad"/>
              <w:rPr>
                <w:rFonts w:asciiTheme="majorEastAsia" w:eastAsiaTheme="majorEastAsia" w:hAnsiTheme="majorEastAsia"/>
                <w:b w:val="0"/>
                <w:noProof/>
                <w:color w:val="000000" w:themeColor="text1"/>
              </w:rPr>
            </w:pPr>
            <w:r w:rsidRPr="006612A9">
              <w:rPr>
                <w:rFonts w:asciiTheme="majorEastAsia" w:eastAsiaTheme="majorEastAsia" w:hAnsiTheme="majorEastAsia" w:hint="eastAsia"/>
                <w:b w:val="0"/>
                <w:noProof/>
                <w:color w:val="000000" w:themeColor="text1"/>
              </w:rPr>
              <w:t>第</w:t>
            </w:r>
            <w:r>
              <w:rPr>
                <w:rFonts w:asciiTheme="majorEastAsia" w:eastAsiaTheme="majorEastAsia" w:hAnsiTheme="majorEastAsia" w:hint="eastAsia"/>
                <w:b w:val="0"/>
                <w:noProof/>
                <w:color w:val="000000" w:themeColor="text1"/>
              </w:rPr>
              <w:t>５</w:t>
            </w:r>
            <w:r w:rsidRPr="006612A9">
              <w:rPr>
                <w:rFonts w:asciiTheme="majorEastAsia" w:eastAsiaTheme="majorEastAsia" w:hAnsiTheme="majorEastAsia" w:hint="eastAsia"/>
                <w:b w:val="0"/>
                <w:noProof/>
                <w:color w:val="000000" w:themeColor="text1"/>
              </w:rPr>
              <w:t>回</w:t>
            </w:r>
          </w:p>
        </w:tc>
        <w:tc>
          <w:tcPr>
            <w:tcW w:w="2324" w:type="dxa"/>
          </w:tcPr>
          <w:p w14:paraId="332B2FD0" w14:textId="49DFD318" w:rsidR="00E24012" w:rsidRPr="006612A9" w:rsidRDefault="00E24012" w:rsidP="00E24012">
            <w:pPr>
              <w:pStyle w:val="ad"/>
              <w:rPr>
                <w:rFonts w:asciiTheme="majorEastAsia" w:eastAsiaTheme="majorEastAsia" w:hAnsiTheme="majorEastAsia"/>
                <w:b w:val="0"/>
                <w:noProof/>
                <w:color w:val="000000" w:themeColor="text1"/>
              </w:rPr>
            </w:pPr>
            <w:r w:rsidRPr="00E92040">
              <w:rPr>
                <w:rFonts w:asciiTheme="majorEastAsia" w:eastAsiaTheme="majorEastAsia" w:hAnsiTheme="majorEastAsia" w:hint="eastAsia"/>
                <w:b w:val="0"/>
                <w:noProof/>
              </w:rPr>
              <w:t>令和</w:t>
            </w:r>
            <w:ins w:id="95" w:author="本田志保" w:date="2025-02-06T14:13:00Z" w16du:dateUtc="2025-02-06T05:13:00Z">
              <w:r w:rsidR="005A6381">
                <w:rPr>
                  <w:rFonts w:asciiTheme="majorEastAsia" w:eastAsiaTheme="majorEastAsia" w:hAnsiTheme="majorEastAsia" w:hint="eastAsia"/>
                  <w:b w:val="0"/>
                  <w:noProof/>
                </w:rPr>
                <w:t>７</w:t>
              </w:r>
            </w:ins>
            <w:del w:id="96" w:author="本田志保" w:date="2025-02-06T14:13:00Z" w16du:dateUtc="2025-02-06T05:13:00Z">
              <w:r w:rsidDel="005A6381">
                <w:rPr>
                  <w:rFonts w:asciiTheme="majorEastAsia" w:eastAsiaTheme="majorEastAsia" w:hAnsiTheme="majorEastAsia" w:hint="eastAsia"/>
                  <w:b w:val="0"/>
                  <w:noProof/>
                </w:rPr>
                <w:delText>6</w:delText>
              </w:r>
            </w:del>
            <w:r w:rsidRPr="00E92040">
              <w:rPr>
                <w:rFonts w:asciiTheme="majorEastAsia" w:eastAsiaTheme="majorEastAsia" w:hAnsiTheme="majorEastAsia" w:hint="eastAsia"/>
                <w:b w:val="0"/>
                <w:noProof/>
              </w:rPr>
              <w:t>年</w:t>
            </w:r>
            <w:r>
              <w:rPr>
                <w:rFonts w:asciiTheme="majorEastAsia" w:eastAsiaTheme="majorEastAsia" w:hAnsiTheme="majorEastAsia" w:hint="eastAsia"/>
                <w:b w:val="0"/>
                <w:noProof/>
              </w:rPr>
              <w:t>３</w:t>
            </w:r>
            <w:r w:rsidRPr="00E92040">
              <w:rPr>
                <w:rFonts w:asciiTheme="majorEastAsia" w:eastAsiaTheme="majorEastAsia" w:hAnsiTheme="majorEastAsia" w:hint="eastAsia"/>
                <w:b w:val="0"/>
                <w:noProof/>
              </w:rPr>
              <w:t>月</w:t>
            </w:r>
            <w:r>
              <w:rPr>
                <w:rFonts w:asciiTheme="majorEastAsia" w:eastAsiaTheme="majorEastAsia" w:hAnsiTheme="majorEastAsia" w:hint="eastAsia"/>
                <w:b w:val="0"/>
                <w:noProof/>
              </w:rPr>
              <w:t>下</w:t>
            </w:r>
            <w:r w:rsidRPr="00E92040">
              <w:rPr>
                <w:rFonts w:asciiTheme="majorEastAsia" w:eastAsiaTheme="majorEastAsia" w:hAnsiTheme="majorEastAsia" w:hint="eastAsia"/>
                <w:b w:val="0"/>
                <w:noProof/>
              </w:rPr>
              <w:t>旬</w:t>
            </w:r>
          </w:p>
        </w:tc>
        <w:tc>
          <w:tcPr>
            <w:tcW w:w="4819" w:type="dxa"/>
          </w:tcPr>
          <w:p w14:paraId="1AD61196" w14:textId="554CA517" w:rsidR="00E24012" w:rsidRPr="00E24012" w:rsidRDefault="00E24012" w:rsidP="00E24012">
            <w:pPr>
              <w:pStyle w:val="ad"/>
              <w:jc w:val="both"/>
              <w:rPr>
                <w:rFonts w:asciiTheme="majorEastAsia" w:eastAsiaTheme="majorEastAsia" w:hAnsiTheme="majorEastAsia"/>
                <w:b w:val="0"/>
                <w:bCs w:val="0"/>
                <w:noProof/>
                <w:color w:val="000000" w:themeColor="text1"/>
              </w:rPr>
            </w:pPr>
            <w:r w:rsidRPr="00E24012">
              <w:rPr>
                <w:rFonts w:asciiTheme="majorEastAsia" w:eastAsiaTheme="majorEastAsia" w:hAnsiTheme="majorEastAsia"/>
                <w:b w:val="0"/>
                <w:bCs w:val="0"/>
                <w:noProof/>
                <w:color w:val="000000" w:themeColor="text1"/>
              </w:rPr>
              <w:t>設計書と設計図の整合性</w:t>
            </w:r>
          </w:p>
        </w:tc>
      </w:tr>
    </w:tbl>
    <w:p w14:paraId="4047CA5C" w14:textId="77777777" w:rsidR="00984D21" w:rsidRDefault="00984D21" w:rsidP="00984D21">
      <w:pPr>
        <w:pStyle w:val="50"/>
        <w:rPr>
          <w:color w:val="FF0000"/>
        </w:rPr>
      </w:pPr>
    </w:p>
    <w:p w14:paraId="640FD729" w14:textId="181AAB84" w:rsidR="002F7B9D" w:rsidRDefault="00A82F20" w:rsidP="00A82F20">
      <w:pPr>
        <w:pStyle w:val="2"/>
      </w:pPr>
      <w:bookmarkStart w:id="97" w:name="_Toc189671377"/>
      <w:r>
        <w:rPr>
          <w:rFonts w:hint="eastAsia"/>
        </w:rPr>
        <w:t>借用資料</w:t>
      </w:r>
      <w:bookmarkEnd w:id="97"/>
    </w:p>
    <w:p w14:paraId="2B52595A" w14:textId="77777777" w:rsidR="00A82F20" w:rsidRPr="00A82F20" w:rsidRDefault="00A82F20" w:rsidP="00A82F20">
      <w:pPr>
        <w:pStyle w:val="20"/>
      </w:pPr>
    </w:p>
    <w:p w14:paraId="3159F1F7" w14:textId="4A54FDC4" w:rsidR="002F7B9D" w:rsidRPr="006612A9" w:rsidRDefault="002F7B9D" w:rsidP="002F7B9D">
      <w:pPr>
        <w:pStyle w:val="50"/>
        <w:ind w:leftChars="303" w:left="850" w:hangingChars="102" w:hanging="214"/>
        <w:rPr>
          <w:color w:val="000000" w:themeColor="text1"/>
        </w:rPr>
      </w:pPr>
      <w:r w:rsidRPr="006612A9">
        <w:rPr>
          <w:rFonts w:hint="eastAsia"/>
          <w:color w:val="000000" w:themeColor="text1"/>
        </w:rPr>
        <w:t>・業務遂行にあたり資料等</w:t>
      </w:r>
      <w:r w:rsidR="006B1AA1" w:rsidRPr="006612A9">
        <w:rPr>
          <w:rFonts w:hint="eastAsia"/>
          <w:color w:val="000000" w:themeColor="text1"/>
        </w:rPr>
        <w:t>が必要な場合、監督員協議の上、</w:t>
      </w:r>
      <w:r w:rsidRPr="006612A9">
        <w:rPr>
          <w:rFonts w:hint="eastAsia"/>
          <w:color w:val="000000" w:themeColor="text1"/>
        </w:rPr>
        <w:t>借用し、業務完了後速やかに返却する。</w:t>
      </w:r>
    </w:p>
    <w:p w14:paraId="48AA1099" w14:textId="15CFD72C" w:rsidR="00984D21" w:rsidRDefault="004706A6" w:rsidP="00A54C8C">
      <w:pPr>
        <w:pStyle w:val="50"/>
        <w:ind w:leftChars="303" w:left="850" w:hangingChars="102" w:hanging="214"/>
        <w:rPr>
          <w:color w:val="000000" w:themeColor="text1"/>
        </w:rPr>
      </w:pPr>
      <w:r w:rsidRPr="006612A9">
        <w:rPr>
          <w:rFonts w:hint="eastAsia"/>
          <w:color w:val="000000" w:themeColor="text1"/>
        </w:rPr>
        <w:t>・資料等の借用を求める際、担当者に貸与資料の内容、借用の開始日、返却予定日および受注者名</w:t>
      </w:r>
      <w:r w:rsidR="006B392B" w:rsidRPr="006612A9">
        <w:rPr>
          <w:rFonts w:hint="eastAsia"/>
          <w:color w:val="000000" w:themeColor="text1"/>
        </w:rPr>
        <w:t>を記載した借用書を提出する。</w:t>
      </w:r>
    </w:p>
    <w:p w14:paraId="031C7108" w14:textId="7BC52876" w:rsidR="00E24012" w:rsidRDefault="00E24012" w:rsidP="00A54C8C">
      <w:pPr>
        <w:pStyle w:val="50"/>
        <w:ind w:leftChars="303" w:left="850" w:hangingChars="102" w:hanging="214"/>
        <w:rPr>
          <w:color w:val="000000" w:themeColor="text1"/>
        </w:rPr>
      </w:pPr>
      <w:r>
        <w:rPr>
          <w:color w:val="000000" w:themeColor="text1"/>
        </w:rPr>
        <w:br w:type="page"/>
      </w:r>
    </w:p>
    <w:p w14:paraId="55AE3366" w14:textId="77777777" w:rsidR="00184451" w:rsidRDefault="00184451" w:rsidP="00A54C8C">
      <w:pPr>
        <w:pStyle w:val="50"/>
        <w:ind w:leftChars="303" w:left="850" w:hangingChars="102" w:hanging="214"/>
        <w:rPr>
          <w:color w:val="000000" w:themeColor="text1"/>
        </w:rPr>
      </w:pPr>
    </w:p>
    <w:p w14:paraId="42C01DEE" w14:textId="5B5052BE" w:rsidR="00A82F20" w:rsidRDefault="00A82F20" w:rsidP="00A82F20">
      <w:pPr>
        <w:pStyle w:val="2"/>
      </w:pPr>
      <w:bookmarkStart w:id="98" w:name="_Toc189671378"/>
      <w:r>
        <w:rPr>
          <w:rFonts w:hint="eastAsia"/>
        </w:rPr>
        <w:t>使用する主な図書及び基準</w:t>
      </w:r>
      <w:bookmarkEnd w:id="98"/>
    </w:p>
    <w:p w14:paraId="7D6EDC32" w14:textId="77777777" w:rsidR="00A82F20" w:rsidRPr="00A82F20" w:rsidRDefault="00A82F20" w:rsidP="00A82F20">
      <w:pPr>
        <w:pStyle w:val="20"/>
      </w:pPr>
    </w:p>
    <w:p w14:paraId="64FBF141" w14:textId="229ED78E" w:rsidR="00036645" w:rsidRPr="00CC73ED" w:rsidRDefault="00036645" w:rsidP="00036645">
      <w:pPr>
        <w:pStyle w:val="50"/>
      </w:pPr>
      <w:r w:rsidRPr="00CC73ED">
        <w:rPr>
          <w:rFonts w:hint="eastAsia"/>
        </w:rPr>
        <w:t>使用する図書及び基準は以下に示すとおりとする。</w:t>
      </w:r>
    </w:p>
    <w:p w14:paraId="52EE7042" w14:textId="77777777" w:rsidR="005E78F5" w:rsidRPr="00CC73ED" w:rsidRDefault="005E78F5" w:rsidP="00036645">
      <w:pPr>
        <w:pStyle w:val="50"/>
      </w:pPr>
    </w:p>
    <w:p w14:paraId="30633829" w14:textId="5F67EA96" w:rsidR="00036645" w:rsidRPr="00CC73ED" w:rsidRDefault="00036645" w:rsidP="00036645">
      <w:pPr>
        <w:pStyle w:val="ad"/>
      </w:pPr>
      <w:r w:rsidRPr="00CC73ED">
        <w:rPr>
          <w:rFonts w:hint="eastAsia"/>
        </w:rPr>
        <w:t xml:space="preserve">　使用する図書及び基準</w:t>
      </w:r>
    </w:p>
    <w:tbl>
      <w:tblPr>
        <w:tblStyle w:val="ac"/>
        <w:tblW w:w="9322" w:type="dxa"/>
        <w:tblLook w:val="04A0" w:firstRow="1" w:lastRow="0" w:firstColumn="1" w:lastColumn="0" w:noHBand="0" w:noVBand="1"/>
      </w:tblPr>
      <w:tblGrid>
        <w:gridCol w:w="1242"/>
        <w:gridCol w:w="4253"/>
        <w:gridCol w:w="1984"/>
        <w:gridCol w:w="1843"/>
      </w:tblGrid>
      <w:tr w:rsidR="00CC73ED" w:rsidRPr="00CC73ED" w14:paraId="13D0A0CB" w14:textId="77777777" w:rsidTr="00B330F5">
        <w:tc>
          <w:tcPr>
            <w:tcW w:w="1242" w:type="dxa"/>
          </w:tcPr>
          <w:p w14:paraId="696E45CC" w14:textId="77777777" w:rsidR="00036645" w:rsidRPr="00CC73ED" w:rsidRDefault="00036645" w:rsidP="003C3211">
            <w:pPr>
              <w:pStyle w:val="ae"/>
              <w:jc w:val="center"/>
              <w:rPr>
                <w:sz w:val="21"/>
                <w:szCs w:val="21"/>
              </w:rPr>
            </w:pPr>
            <w:r w:rsidRPr="00CC73ED">
              <w:rPr>
                <w:rFonts w:hint="eastAsia"/>
                <w:sz w:val="21"/>
                <w:szCs w:val="21"/>
              </w:rPr>
              <w:t>区分</w:t>
            </w:r>
          </w:p>
        </w:tc>
        <w:tc>
          <w:tcPr>
            <w:tcW w:w="4253" w:type="dxa"/>
          </w:tcPr>
          <w:p w14:paraId="46789932" w14:textId="77777777" w:rsidR="00036645" w:rsidRPr="00CC73ED" w:rsidRDefault="00036645" w:rsidP="003C3211">
            <w:pPr>
              <w:pStyle w:val="ae"/>
              <w:jc w:val="center"/>
              <w:rPr>
                <w:sz w:val="21"/>
                <w:szCs w:val="21"/>
              </w:rPr>
            </w:pPr>
            <w:r w:rsidRPr="00CC73ED">
              <w:rPr>
                <w:rFonts w:hint="eastAsia"/>
                <w:sz w:val="21"/>
                <w:szCs w:val="21"/>
              </w:rPr>
              <w:t>図書名</w:t>
            </w:r>
          </w:p>
        </w:tc>
        <w:tc>
          <w:tcPr>
            <w:tcW w:w="1984" w:type="dxa"/>
          </w:tcPr>
          <w:p w14:paraId="1B99F732" w14:textId="77777777" w:rsidR="00036645" w:rsidRPr="00CC73ED" w:rsidRDefault="00036645" w:rsidP="003C3211">
            <w:pPr>
              <w:pStyle w:val="ae"/>
              <w:jc w:val="center"/>
              <w:rPr>
                <w:sz w:val="21"/>
                <w:szCs w:val="21"/>
              </w:rPr>
            </w:pPr>
            <w:r w:rsidRPr="00CC73ED">
              <w:rPr>
                <w:rFonts w:hint="eastAsia"/>
                <w:sz w:val="21"/>
                <w:szCs w:val="21"/>
              </w:rPr>
              <w:t>発行年月</w:t>
            </w:r>
          </w:p>
        </w:tc>
        <w:tc>
          <w:tcPr>
            <w:tcW w:w="1843" w:type="dxa"/>
          </w:tcPr>
          <w:p w14:paraId="7CACFF72" w14:textId="77777777" w:rsidR="00036645" w:rsidRPr="00CC73ED" w:rsidRDefault="00036645" w:rsidP="003C3211">
            <w:pPr>
              <w:pStyle w:val="ae"/>
              <w:jc w:val="center"/>
              <w:rPr>
                <w:sz w:val="21"/>
                <w:szCs w:val="21"/>
              </w:rPr>
            </w:pPr>
            <w:r w:rsidRPr="00CC73ED">
              <w:rPr>
                <w:rFonts w:hint="eastAsia"/>
                <w:sz w:val="21"/>
                <w:szCs w:val="21"/>
              </w:rPr>
              <w:t>発行機関</w:t>
            </w:r>
          </w:p>
        </w:tc>
      </w:tr>
      <w:tr w:rsidR="00E5314A" w:rsidRPr="00CC73ED" w14:paraId="2E28A266" w14:textId="77777777" w:rsidTr="00B330F5">
        <w:trPr>
          <w:trHeight w:val="355"/>
        </w:trPr>
        <w:tc>
          <w:tcPr>
            <w:tcW w:w="1242" w:type="dxa"/>
            <w:vMerge w:val="restart"/>
            <w:shd w:val="clear" w:color="auto" w:fill="auto"/>
          </w:tcPr>
          <w:p w14:paraId="45B54045" w14:textId="3325F590" w:rsidR="00E5314A" w:rsidRPr="00CC73ED" w:rsidRDefault="00E5314A" w:rsidP="009948D0">
            <w:pPr>
              <w:pStyle w:val="ae"/>
              <w:rPr>
                <w:sz w:val="21"/>
                <w:szCs w:val="21"/>
              </w:rPr>
            </w:pPr>
            <w:r w:rsidRPr="00CC73ED">
              <w:rPr>
                <w:rFonts w:hint="eastAsia"/>
                <w:sz w:val="21"/>
                <w:szCs w:val="21"/>
              </w:rPr>
              <w:t>準拠する基準等</w:t>
            </w:r>
          </w:p>
        </w:tc>
        <w:tc>
          <w:tcPr>
            <w:tcW w:w="4253" w:type="dxa"/>
          </w:tcPr>
          <w:p w14:paraId="556F7D91" w14:textId="3D5D11E4" w:rsidR="00E5314A" w:rsidRPr="00CC73ED" w:rsidRDefault="00E5314A" w:rsidP="009948D0">
            <w:pPr>
              <w:pStyle w:val="ae"/>
              <w:rPr>
                <w:sz w:val="21"/>
                <w:szCs w:val="21"/>
                <w:lang w:eastAsia="zh-TW"/>
              </w:rPr>
            </w:pPr>
            <w:r w:rsidRPr="00CC73ED">
              <w:rPr>
                <w:rFonts w:hint="eastAsia"/>
                <w:sz w:val="21"/>
                <w:szCs w:val="21"/>
                <w:lang w:eastAsia="zh-TW"/>
              </w:rPr>
              <w:t>横浜市土木設計業務共通仕様書</w:t>
            </w:r>
          </w:p>
        </w:tc>
        <w:tc>
          <w:tcPr>
            <w:tcW w:w="1984" w:type="dxa"/>
          </w:tcPr>
          <w:p w14:paraId="31311019" w14:textId="1EAECD31" w:rsidR="00E5314A" w:rsidRPr="00CC73ED" w:rsidRDefault="00E5314A" w:rsidP="00D2290B">
            <w:pPr>
              <w:pStyle w:val="ae"/>
              <w:jc w:val="left"/>
              <w:rPr>
                <w:sz w:val="21"/>
                <w:szCs w:val="21"/>
              </w:rPr>
            </w:pPr>
            <w:r w:rsidRPr="00CC73ED">
              <w:rPr>
                <w:rFonts w:hint="eastAsia"/>
                <w:sz w:val="21"/>
                <w:szCs w:val="21"/>
              </w:rPr>
              <w:t>令和3年9月</w:t>
            </w:r>
          </w:p>
        </w:tc>
        <w:tc>
          <w:tcPr>
            <w:tcW w:w="1843" w:type="dxa"/>
          </w:tcPr>
          <w:p w14:paraId="4243628D" w14:textId="4498147D" w:rsidR="00E5314A" w:rsidRPr="00CC73ED" w:rsidRDefault="00E5314A" w:rsidP="009948D0">
            <w:pPr>
              <w:pStyle w:val="ae"/>
              <w:rPr>
                <w:sz w:val="21"/>
                <w:szCs w:val="21"/>
              </w:rPr>
            </w:pPr>
            <w:r w:rsidRPr="00CC73ED">
              <w:rPr>
                <w:rFonts w:hint="eastAsia"/>
                <w:sz w:val="21"/>
                <w:szCs w:val="21"/>
              </w:rPr>
              <w:t>横浜市</w:t>
            </w:r>
          </w:p>
        </w:tc>
      </w:tr>
      <w:tr w:rsidR="00E5314A" w:rsidRPr="00CC73ED" w14:paraId="7323FD60" w14:textId="77777777" w:rsidTr="00B330F5">
        <w:trPr>
          <w:trHeight w:val="355"/>
        </w:trPr>
        <w:tc>
          <w:tcPr>
            <w:tcW w:w="1242" w:type="dxa"/>
            <w:vMerge/>
            <w:shd w:val="clear" w:color="auto" w:fill="auto"/>
          </w:tcPr>
          <w:p w14:paraId="781F4972" w14:textId="77777777" w:rsidR="00E5314A" w:rsidRPr="00CC73ED" w:rsidRDefault="00E5314A" w:rsidP="009948D0">
            <w:pPr>
              <w:pStyle w:val="ae"/>
              <w:rPr>
                <w:sz w:val="21"/>
                <w:szCs w:val="21"/>
              </w:rPr>
            </w:pPr>
          </w:p>
        </w:tc>
        <w:tc>
          <w:tcPr>
            <w:tcW w:w="4253" w:type="dxa"/>
          </w:tcPr>
          <w:p w14:paraId="63518FD3" w14:textId="6F4FFD41" w:rsidR="00E5314A" w:rsidRPr="00CC73ED" w:rsidRDefault="00E5314A" w:rsidP="009948D0">
            <w:pPr>
              <w:pStyle w:val="ae"/>
              <w:rPr>
                <w:sz w:val="21"/>
                <w:szCs w:val="21"/>
                <w:lang w:eastAsia="zh-TW"/>
              </w:rPr>
            </w:pPr>
            <w:r w:rsidRPr="00CC73ED">
              <w:rPr>
                <w:rFonts w:hint="eastAsia"/>
                <w:sz w:val="21"/>
                <w:szCs w:val="21"/>
                <w:lang w:eastAsia="zh-TW"/>
              </w:rPr>
              <w:t>公園緑地</w:t>
            </w:r>
            <w:r>
              <w:rPr>
                <w:rFonts w:hint="eastAsia"/>
                <w:sz w:val="21"/>
                <w:szCs w:val="21"/>
                <w:lang w:eastAsia="zh-TW"/>
              </w:rPr>
              <w:t>等</w:t>
            </w:r>
            <w:r w:rsidRPr="00CC73ED">
              <w:rPr>
                <w:rFonts w:hint="eastAsia"/>
                <w:sz w:val="21"/>
                <w:szCs w:val="21"/>
                <w:lang w:eastAsia="zh-TW"/>
              </w:rPr>
              <w:t>設計業務共通仕様書</w:t>
            </w:r>
          </w:p>
        </w:tc>
        <w:tc>
          <w:tcPr>
            <w:tcW w:w="1984" w:type="dxa"/>
          </w:tcPr>
          <w:p w14:paraId="4B0783C5" w14:textId="7E269C76" w:rsidR="00E5314A" w:rsidRPr="00CC73ED" w:rsidRDefault="00E5314A" w:rsidP="00D2290B">
            <w:pPr>
              <w:pStyle w:val="ae"/>
              <w:jc w:val="left"/>
              <w:rPr>
                <w:sz w:val="21"/>
                <w:szCs w:val="21"/>
              </w:rPr>
            </w:pPr>
            <w:r w:rsidRPr="00CC73ED">
              <w:rPr>
                <w:rFonts w:hint="eastAsia"/>
                <w:sz w:val="21"/>
                <w:szCs w:val="21"/>
              </w:rPr>
              <w:t>令和</w:t>
            </w:r>
            <w:r>
              <w:rPr>
                <w:rFonts w:hint="eastAsia"/>
                <w:sz w:val="21"/>
                <w:szCs w:val="21"/>
              </w:rPr>
              <w:t>6</w:t>
            </w:r>
            <w:r w:rsidRPr="00CC73ED">
              <w:rPr>
                <w:rFonts w:hint="eastAsia"/>
                <w:sz w:val="21"/>
                <w:szCs w:val="21"/>
              </w:rPr>
              <w:t>年4月</w:t>
            </w:r>
          </w:p>
        </w:tc>
        <w:tc>
          <w:tcPr>
            <w:tcW w:w="1843" w:type="dxa"/>
          </w:tcPr>
          <w:p w14:paraId="7A56E88A" w14:textId="542A7CD5" w:rsidR="00E5314A" w:rsidRPr="00CC73ED" w:rsidRDefault="00E5314A" w:rsidP="009948D0">
            <w:pPr>
              <w:pStyle w:val="ae"/>
              <w:rPr>
                <w:sz w:val="21"/>
                <w:szCs w:val="21"/>
              </w:rPr>
            </w:pPr>
            <w:r w:rsidRPr="00CC73ED">
              <w:rPr>
                <w:rFonts w:hint="eastAsia"/>
                <w:sz w:val="21"/>
                <w:szCs w:val="21"/>
              </w:rPr>
              <w:t>横浜市</w:t>
            </w:r>
          </w:p>
        </w:tc>
      </w:tr>
      <w:tr w:rsidR="00E5314A" w:rsidRPr="00CC73ED" w14:paraId="51DCF47B" w14:textId="77777777" w:rsidTr="00B330F5">
        <w:trPr>
          <w:trHeight w:val="355"/>
        </w:trPr>
        <w:tc>
          <w:tcPr>
            <w:tcW w:w="1242" w:type="dxa"/>
            <w:vMerge/>
            <w:shd w:val="clear" w:color="auto" w:fill="auto"/>
          </w:tcPr>
          <w:p w14:paraId="427BE366" w14:textId="77777777" w:rsidR="00E5314A" w:rsidRPr="00CC73ED" w:rsidRDefault="00E5314A" w:rsidP="009948D0">
            <w:pPr>
              <w:pStyle w:val="ae"/>
              <w:rPr>
                <w:sz w:val="21"/>
                <w:szCs w:val="21"/>
              </w:rPr>
            </w:pPr>
          </w:p>
        </w:tc>
        <w:tc>
          <w:tcPr>
            <w:tcW w:w="4253" w:type="dxa"/>
          </w:tcPr>
          <w:p w14:paraId="25CF9F97" w14:textId="7046675A" w:rsidR="00E5314A" w:rsidRPr="00CC73ED" w:rsidRDefault="00E5314A" w:rsidP="00C80376">
            <w:pPr>
              <w:pStyle w:val="ae"/>
              <w:rPr>
                <w:sz w:val="21"/>
                <w:szCs w:val="21"/>
              </w:rPr>
            </w:pPr>
            <w:r w:rsidRPr="00CC73ED">
              <w:rPr>
                <w:rFonts w:hint="eastAsia"/>
                <w:sz w:val="21"/>
                <w:szCs w:val="21"/>
              </w:rPr>
              <w:t>設計・測量等委託業務における電子納品に関する特記仕様書</w:t>
            </w:r>
          </w:p>
        </w:tc>
        <w:tc>
          <w:tcPr>
            <w:tcW w:w="1984" w:type="dxa"/>
          </w:tcPr>
          <w:p w14:paraId="292A2E09" w14:textId="0D3D1C02" w:rsidR="00E5314A" w:rsidRPr="00CC73ED" w:rsidRDefault="00E5314A" w:rsidP="00D2290B">
            <w:pPr>
              <w:pStyle w:val="ae"/>
              <w:jc w:val="left"/>
              <w:rPr>
                <w:sz w:val="21"/>
                <w:szCs w:val="21"/>
              </w:rPr>
            </w:pPr>
            <w:r w:rsidRPr="00CC73ED">
              <w:rPr>
                <w:rFonts w:hint="eastAsia"/>
                <w:sz w:val="21"/>
                <w:szCs w:val="21"/>
              </w:rPr>
              <w:t>平成</w:t>
            </w:r>
            <w:r>
              <w:rPr>
                <w:rFonts w:hint="eastAsia"/>
                <w:sz w:val="21"/>
                <w:szCs w:val="21"/>
              </w:rPr>
              <w:t>6</w:t>
            </w:r>
            <w:r w:rsidRPr="00CC73ED">
              <w:rPr>
                <w:rFonts w:hint="eastAsia"/>
                <w:sz w:val="21"/>
                <w:szCs w:val="21"/>
              </w:rPr>
              <w:t>年</w:t>
            </w:r>
            <w:r>
              <w:rPr>
                <w:rFonts w:hint="eastAsia"/>
                <w:sz w:val="21"/>
                <w:szCs w:val="21"/>
              </w:rPr>
              <w:t>4</w:t>
            </w:r>
            <w:r w:rsidRPr="00CC73ED">
              <w:rPr>
                <w:rFonts w:hint="eastAsia"/>
                <w:sz w:val="21"/>
                <w:szCs w:val="21"/>
              </w:rPr>
              <w:t>月</w:t>
            </w:r>
          </w:p>
        </w:tc>
        <w:tc>
          <w:tcPr>
            <w:tcW w:w="1843" w:type="dxa"/>
          </w:tcPr>
          <w:p w14:paraId="5234E25D" w14:textId="0888BC6B" w:rsidR="00E5314A" w:rsidRPr="00CC73ED" w:rsidRDefault="00E5314A" w:rsidP="009948D0">
            <w:pPr>
              <w:pStyle w:val="ae"/>
              <w:rPr>
                <w:sz w:val="21"/>
                <w:szCs w:val="21"/>
              </w:rPr>
            </w:pPr>
            <w:r w:rsidRPr="00CC73ED">
              <w:rPr>
                <w:rFonts w:hint="eastAsia"/>
                <w:sz w:val="21"/>
                <w:szCs w:val="21"/>
              </w:rPr>
              <w:t>横浜市</w:t>
            </w:r>
          </w:p>
        </w:tc>
      </w:tr>
      <w:tr w:rsidR="00E5314A" w:rsidRPr="00CC73ED" w14:paraId="63FC6075" w14:textId="77777777" w:rsidTr="00B330F5">
        <w:trPr>
          <w:trHeight w:val="355"/>
        </w:trPr>
        <w:tc>
          <w:tcPr>
            <w:tcW w:w="1242" w:type="dxa"/>
            <w:vMerge/>
            <w:shd w:val="clear" w:color="auto" w:fill="auto"/>
          </w:tcPr>
          <w:p w14:paraId="21C31345" w14:textId="77777777" w:rsidR="00E5314A" w:rsidRPr="00CC73ED" w:rsidRDefault="00E5314A" w:rsidP="009948D0">
            <w:pPr>
              <w:pStyle w:val="ae"/>
              <w:rPr>
                <w:sz w:val="21"/>
                <w:szCs w:val="21"/>
              </w:rPr>
            </w:pPr>
          </w:p>
        </w:tc>
        <w:tc>
          <w:tcPr>
            <w:tcW w:w="4253" w:type="dxa"/>
          </w:tcPr>
          <w:p w14:paraId="53C70B18" w14:textId="6104D7D6" w:rsidR="00E5314A" w:rsidRPr="00CC73ED" w:rsidRDefault="00E5314A" w:rsidP="009948D0">
            <w:pPr>
              <w:pStyle w:val="ae"/>
              <w:rPr>
                <w:sz w:val="21"/>
                <w:szCs w:val="21"/>
                <w:lang w:eastAsia="zh-TW"/>
              </w:rPr>
            </w:pPr>
            <w:r w:rsidRPr="00C80376">
              <w:rPr>
                <w:rFonts w:hint="eastAsia"/>
                <w:sz w:val="21"/>
                <w:szCs w:val="21"/>
                <w:lang w:eastAsia="zh-TW"/>
              </w:rPr>
              <w:t>横浜市下水道計画指針</w:t>
            </w:r>
          </w:p>
        </w:tc>
        <w:tc>
          <w:tcPr>
            <w:tcW w:w="1984" w:type="dxa"/>
          </w:tcPr>
          <w:p w14:paraId="16016712" w14:textId="5181691B" w:rsidR="00E5314A" w:rsidRPr="00CC73ED" w:rsidRDefault="00E5314A" w:rsidP="00D2290B">
            <w:pPr>
              <w:pStyle w:val="ae"/>
              <w:jc w:val="left"/>
              <w:rPr>
                <w:sz w:val="21"/>
                <w:szCs w:val="21"/>
              </w:rPr>
            </w:pPr>
            <w:r w:rsidRPr="00D2290B">
              <w:rPr>
                <w:rFonts w:hint="eastAsia"/>
                <w:sz w:val="21"/>
                <w:szCs w:val="21"/>
              </w:rPr>
              <w:t>平成22年4月</w:t>
            </w:r>
          </w:p>
        </w:tc>
        <w:tc>
          <w:tcPr>
            <w:tcW w:w="1843" w:type="dxa"/>
          </w:tcPr>
          <w:p w14:paraId="4EDBDEBA" w14:textId="0AC41C9C" w:rsidR="00E5314A" w:rsidRPr="00CC73ED" w:rsidRDefault="00E5314A" w:rsidP="009948D0">
            <w:pPr>
              <w:pStyle w:val="ae"/>
              <w:rPr>
                <w:sz w:val="21"/>
                <w:szCs w:val="21"/>
              </w:rPr>
            </w:pPr>
            <w:r>
              <w:rPr>
                <w:rFonts w:hint="eastAsia"/>
                <w:sz w:val="21"/>
                <w:szCs w:val="21"/>
              </w:rPr>
              <w:t>横浜市</w:t>
            </w:r>
          </w:p>
        </w:tc>
      </w:tr>
      <w:tr w:rsidR="00E5314A" w:rsidRPr="00CC73ED" w14:paraId="3C0CCDA5" w14:textId="77777777" w:rsidTr="00B330F5">
        <w:trPr>
          <w:trHeight w:val="355"/>
        </w:trPr>
        <w:tc>
          <w:tcPr>
            <w:tcW w:w="1242" w:type="dxa"/>
            <w:vMerge/>
            <w:shd w:val="clear" w:color="auto" w:fill="auto"/>
          </w:tcPr>
          <w:p w14:paraId="640D4F01" w14:textId="77777777" w:rsidR="00E5314A" w:rsidRPr="00CC73ED" w:rsidRDefault="00E5314A" w:rsidP="00D2290B">
            <w:pPr>
              <w:pStyle w:val="ae"/>
              <w:rPr>
                <w:sz w:val="21"/>
                <w:szCs w:val="21"/>
              </w:rPr>
            </w:pPr>
          </w:p>
        </w:tc>
        <w:tc>
          <w:tcPr>
            <w:tcW w:w="4253" w:type="dxa"/>
          </w:tcPr>
          <w:p w14:paraId="6D9CC5C8" w14:textId="4FC59B15" w:rsidR="00E5314A" w:rsidRPr="00CC73ED" w:rsidRDefault="00E5314A" w:rsidP="00D2290B">
            <w:pPr>
              <w:pStyle w:val="ae"/>
              <w:rPr>
                <w:sz w:val="21"/>
                <w:szCs w:val="21"/>
              </w:rPr>
            </w:pPr>
            <w:r w:rsidRPr="00C80376">
              <w:rPr>
                <w:rFonts w:hint="eastAsia"/>
                <w:sz w:val="21"/>
                <w:szCs w:val="21"/>
              </w:rPr>
              <w:t>横浜市下水道設計指針（管きょ編）・同解説</w:t>
            </w:r>
          </w:p>
        </w:tc>
        <w:tc>
          <w:tcPr>
            <w:tcW w:w="1984" w:type="dxa"/>
          </w:tcPr>
          <w:p w14:paraId="325C837E" w14:textId="6E21E4CC" w:rsidR="00E5314A" w:rsidRPr="00CC73ED" w:rsidRDefault="00E5314A" w:rsidP="00D2290B">
            <w:pPr>
              <w:pStyle w:val="ae"/>
              <w:jc w:val="left"/>
              <w:rPr>
                <w:sz w:val="21"/>
                <w:szCs w:val="21"/>
              </w:rPr>
            </w:pPr>
            <w:r w:rsidRPr="00D2290B">
              <w:rPr>
                <w:rFonts w:hint="eastAsia"/>
                <w:sz w:val="21"/>
                <w:szCs w:val="21"/>
              </w:rPr>
              <w:t>平成23年度改訂版</w:t>
            </w:r>
          </w:p>
        </w:tc>
        <w:tc>
          <w:tcPr>
            <w:tcW w:w="1843" w:type="dxa"/>
          </w:tcPr>
          <w:p w14:paraId="222D39BD" w14:textId="1BE5D3DC" w:rsidR="00E5314A" w:rsidRPr="00CC73ED" w:rsidRDefault="00E5314A" w:rsidP="00D2290B">
            <w:pPr>
              <w:pStyle w:val="ae"/>
              <w:rPr>
                <w:sz w:val="21"/>
                <w:szCs w:val="21"/>
              </w:rPr>
            </w:pPr>
            <w:r>
              <w:rPr>
                <w:rFonts w:hint="eastAsia"/>
                <w:sz w:val="21"/>
                <w:szCs w:val="21"/>
              </w:rPr>
              <w:t>横浜市</w:t>
            </w:r>
          </w:p>
        </w:tc>
      </w:tr>
      <w:tr w:rsidR="00E5314A" w:rsidRPr="00CC73ED" w14:paraId="3E07764C" w14:textId="77777777" w:rsidTr="00B330F5">
        <w:trPr>
          <w:trHeight w:val="355"/>
        </w:trPr>
        <w:tc>
          <w:tcPr>
            <w:tcW w:w="1242" w:type="dxa"/>
            <w:vMerge/>
            <w:shd w:val="clear" w:color="auto" w:fill="auto"/>
          </w:tcPr>
          <w:p w14:paraId="5239FF71" w14:textId="77777777" w:rsidR="00E5314A" w:rsidRPr="00CC73ED" w:rsidRDefault="00E5314A" w:rsidP="00D2290B">
            <w:pPr>
              <w:pStyle w:val="ae"/>
              <w:rPr>
                <w:sz w:val="21"/>
                <w:szCs w:val="21"/>
              </w:rPr>
            </w:pPr>
          </w:p>
        </w:tc>
        <w:tc>
          <w:tcPr>
            <w:tcW w:w="4253" w:type="dxa"/>
          </w:tcPr>
          <w:p w14:paraId="16097D5A" w14:textId="6214BD31" w:rsidR="00E5314A" w:rsidRPr="00CC73ED" w:rsidRDefault="00E5314A" w:rsidP="00D2290B">
            <w:pPr>
              <w:pStyle w:val="ae"/>
              <w:rPr>
                <w:sz w:val="21"/>
                <w:szCs w:val="21"/>
              </w:rPr>
            </w:pPr>
            <w:r w:rsidRPr="00C80376">
              <w:rPr>
                <w:rFonts w:hint="eastAsia"/>
                <w:sz w:val="21"/>
                <w:szCs w:val="21"/>
              </w:rPr>
              <w:t>横浜市下水道設計標準図（管きょ編）</w:t>
            </w:r>
          </w:p>
        </w:tc>
        <w:tc>
          <w:tcPr>
            <w:tcW w:w="1984" w:type="dxa"/>
          </w:tcPr>
          <w:p w14:paraId="051A9D5F" w14:textId="64D70D83" w:rsidR="00E5314A" w:rsidRPr="00CC73ED" w:rsidRDefault="00E5314A" w:rsidP="00D2290B">
            <w:pPr>
              <w:pStyle w:val="ae"/>
              <w:jc w:val="left"/>
              <w:rPr>
                <w:sz w:val="21"/>
                <w:szCs w:val="21"/>
              </w:rPr>
            </w:pPr>
            <w:r>
              <w:rPr>
                <w:rFonts w:hint="eastAsia"/>
                <w:sz w:val="21"/>
                <w:szCs w:val="21"/>
              </w:rPr>
              <w:t>令和6年4月</w:t>
            </w:r>
          </w:p>
        </w:tc>
        <w:tc>
          <w:tcPr>
            <w:tcW w:w="1843" w:type="dxa"/>
          </w:tcPr>
          <w:p w14:paraId="6913F769" w14:textId="2E255705" w:rsidR="00E5314A" w:rsidRPr="00CC73ED" w:rsidRDefault="00E5314A" w:rsidP="00D2290B">
            <w:pPr>
              <w:pStyle w:val="ae"/>
              <w:rPr>
                <w:sz w:val="21"/>
                <w:szCs w:val="21"/>
              </w:rPr>
            </w:pPr>
            <w:r>
              <w:rPr>
                <w:rFonts w:hint="eastAsia"/>
                <w:sz w:val="21"/>
                <w:szCs w:val="21"/>
              </w:rPr>
              <w:t>横浜市</w:t>
            </w:r>
          </w:p>
        </w:tc>
      </w:tr>
      <w:tr w:rsidR="00E5314A" w:rsidRPr="00CC73ED" w14:paraId="2FD932E8" w14:textId="77777777" w:rsidTr="00B330F5">
        <w:trPr>
          <w:trHeight w:val="355"/>
        </w:trPr>
        <w:tc>
          <w:tcPr>
            <w:tcW w:w="1242" w:type="dxa"/>
            <w:vMerge/>
            <w:shd w:val="clear" w:color="auto" w:fill="auto"/>
          </w:tcPr>
          <w:p w14:paraId="61DDCAD5" w14:textId="77777777" w:rsidR="00E5314A" w:rsidRPr="00CC73ED" w:rsidRDefault="00E5314A" w:rsidP="00D2290B">
            <w:pPr>
              <w:pStyle w:val="ae"/>
              <w:rPr>
                <w:sz w:val="21"/>
                <w:szCs w:val="21"/>
              </w:rPr>
            </w:pPr>
          </w:p>
        </w:tc>
        <w:tc>
          <w:tcPr>
            <w:tcW w:w="4253" w:type="dxa"/>
          </w:tcPr>
          <w:p w14:paraId="14BB45F1" w14:textId="2F0F3199" w:rsidR="00E5314A" w:rsidRPr="00C80376" w:rsidRDefault="00E5314A" w:rsidP="00D2290B">
            <w:pPr>
              <w:pStyle w:val="ae"/>
              <w:rPr>
                <w:sz w:val="21"/>
                <w:szCs w:val="21"/>
              </w:rPr>
            </w:pPr>
            <w:r w:rsidRPr="00C80376">
              <w:rPr>
                <w:rFonts w:hint="eastAsia"/>
                <w:sz w:val="21"/>
                <w:szCs w:val="21"/>
              </w:rPr>
              <w:t>下水道管きょ工事仕様書</w:t>
            </w:r>
          </w:p>
        </w:tc>
        <w:tc>
          <w:tcPr>
            <w:tcW w:w="1984" w:type="dxa"/>
          </w:tcPr>
          <w:p w14:paraId="6F76EBFD" w14:textId="74C6308B" w:rsidR="00E5314A" w:rsidRPr="00CC73ED" w:rsidRDefault="00E5314A" w:rsidP="00D2290B">
            <w:pPr>
              <w:pStyle w:val="ae"/>
              <w:jc w:val="left"/>
              <w:rPr>
                <w:sz w:val="21"/>
                <w:szCs w:val="21"/>
              </w:rPr>
            </w:pPr>
            <w:r>
              <w:rPr>
                <w:rFonts w:hint="eastAsia"/>
                <w:sz w:val="21"/>
                <w:szCs w:val="21"/>
              </w:rPr>
              <w:t>令和6年4月</w:t>
            </w:r>
          </w:p>
        </w:tc>
        <w:tc>
          <w:tcPr>
            <w:tcW w:w="1843" w:type="dxa"/>
          </w:tcPr>
          <w:p w14:paraId="40484704" w14:textId="46921D8C" w:rsidR="00E5314A" w:rsidRPr="00CC73ED" w:rsidRDefault="00E5314A" w:rsidP="00D2290B">
            <w:pPr>
              <w:pStyle w:val="ae"/>
              <w:rPr>
                <w:sz w:val="21"/>
                <w:szCs w:val="21"/>
              </w:rPr>
            </w:pPr>
            <w:r>
              <w:rPr>
                <w:rFonts w:hint="eastAsia"/>
                <w:sz w:val="21"/>
                <w:szCs w:val="21"/>
              </w:rPr>
              <w:t>横浜市</w:t>
            </w:r>
          </w:p>
        </w:tc>
      </w:tr>
      <w:tr w:rsidR="00E5314A" w:rsidRPr="00CC73ED" w14:paraId="398D1A46" w14:textId="77777777" w:rsidTr="00B330F5">
        <w:trPr>
          <w:trHeight w:val="355"/>
        </w:trPr>
        <w:tc>
          <w:tcPr>
            <w:tcW w:w="1242" w:type="dxa"/>
            <w:vMerge/>
            <w:shd w:val="clear" w:color="auto" w:fill="auto"/>
          </w:tcPr>
          <w:p w14:paraId="6EA6E9FA" w14:textId="77777777" w:rsidR="00E5314A" w:rsidRPr="00CC73ED" w:rsidRDefault="00E5314A" w:rsidP="00D2290B">
            <w:pPr>
              <w:pStyle w:val="ae"/>
              <w:rPr>
                <w:sz w:val="21"/>
                <w:szCs w:val="21"/>
              </w:rPr>
            </w:pPr>
          </w:p>
        </w:tc>
        <w:tc>
          <w:tcPr>
            <w:tcW w:w="4253" w:type="dxa"/>
          </w:tcPr>
          <w:p w14:paraId="146B0D7D" w14:textId="590FE0CE" w:rsidR="00E5314A" w:rsidRPr="00C80376" w:rsidRDefault="00E5314A" w:rsidP="00D2290B">
            <w:pPr>
              <w:pStyle w:val="ae"/>
              <w:rPr>
                <w:sz w:val="21"/>
                <w:szCs w:val="21"/>
              </w:rPr>
            </w:pPr>
            <w:r>
              <w:rPr>
                <w:rFonts w:hint="eastAsia"/>
                <w:sz w:val="21"/>
                <w:szCs w:val="21"/>
              </w:rPr>
              <w:t>下水道推進工法の指針と解説</w:t>
            </w:r>
          </w:p>
        </w:tc>
        <w:tc>
          <w:tcPr>
            <w:tcW w:w="1984" w:type="dxa"/>
          </w:tcPr>
          <w:p w14:paraId="69F13D03" w14:textId="3A9671C1" w:rsidR="00E5314A" w:rsidRDefault="00E5314A" w:rsidP="00D2290B">
            <w:pPr>
              <w:pStyle w:val="ae"/>
              <w:jc w:val="left"/>
              <w:rPr>
                <w:sz w:val="21"/>
                <w:szCs w:val="21"/>
              </w:rPr>
            </w:pPr>
            <w:r>
              <w:rPr>
                <w:rFonts w:hint="eastAsia"/>
                <w:sz w:val="21"/>
                <w:szCs w:val="21"/>
              </w:rPr>
              <w:t>平成22年10月</w:t>
            </w:r>
          </w:p>
        </w:tc>
        <w:tc>
          <w:tcPr>
            <w:tcW w:w="1843" w:type="dxa"/>
          </w:tcPr>
          <w:p w14:paraId="66BE9CAA" w14:textId="6C92C3DE" w:rsidR="00E5314A" w:rsidRDefault="00E5314A" w:rsidP="00D2290B">
            <w:pPr>
              <w:pStyle w:val="ae"/>
              <w:rPr>
                <w:sz w:val="21"/>
                <w:szCs w:val="21"/>
              </w:rPr>
            </w:pPr>
            <w:r>
              <w:rPr>
                <w:rFonts w:hint="eastAsia"/>
                <w:sz w:val="21"/>
                <w:szCs w:val="21"/>
              </w:rPr>
              <w:t>日本下水道協会</w:t>
            </w:r>
          </w:p>
        </w:tc>
      </w:tr>
      <w:tr w:rsidR="00E5314A" w:rsidRPr="00CC73ED" w14:paraId="03B7134A" w14:textId="77777777" w:rsidTr="00B330F5">
        <w:trPr>
          <w:trHeight w:val="355"/>
        </w:trPr>
        <w:tc>
          <w:tcPr>
            <w:tcW w:w="1242" w:type="dxa"/>
            <w:vMerge/>
            <w:shd w:val="clear" w:color="auto" w:fill="auto"/>
          </w:tcPr>
          <w:p w14:paraId="6C218F58" w14:textId="77777777" w:rsidR="00E5314A" w:rsidRPr="00CC73ED" w:rsidRDefault="00E5314A" w:rsidP="00D2290B">
            <w:pPr>
              <w:pStyle w:val="ae"/>
              <w:rPr>
                <w:sz w:val="21"/>
                <w:szCs w:val="21"/>
              </w:rPr>
            </w:pPr>
          </w:p>
        </w:tc>
        <w:tc>
          <w:tcPr>
            <w:tcW w:w="4253" w:type="dxa"/>
          </w:tcPr>
          <w:p w14:paraId="5E851695" w14:textId="72BE3143" w:rsidR="00E5314A" w:rsidRPr="00C80376" w:rsidRDefault="00E5314A" w:rsidP="00D2290B">
            <w:pPr>
              <w:pStyle w:val="ae"/>
              <w:rPr>
                <w:sz w:val="21"/>
                <w:szCs w:val="21"/>
                <w:lang w:eastAsia="zh-TW"/>
              </w:rPr>
            </w:pPr>
            <w:r>
              <w:rPr>
                <w:rFonts w:hint="eastAsia"/>
                <w:sz w:val="21"/>
                <w:szCs w:val="21"/>
                <w:lang w:eastAsia="zh-TW"/>
              </w:rPr>
              <w:t>横浜市下水道耐震設計指針</w:t>
            </w:r>
          </w:p>
        </w:tc>
        <w:tc>
          <w:tcPr>
            <w:tcW w:w="1984" w:type="dxa"/>
          </w:tcPr>
          <w:p w14:paraId="32C03676" w14:textId="29F4132E" w:rsidR="00E5314A" w:rsidRDefault="00E5314A" w:rsidP="00D2290B">
            <w:pPr>
              <w:pStyle w:val="ae"/>
              <w:jc w:val="left"/>
              <w:rPr>
                <w:sz w:val="21"/>
                <w:szCs w:val="21"/>
              </w:rPr>
            </w:pPr>
            <w:r>
              <w:rPr>
                <w:rFonts w:hint="eastAsia"/>
                <w:sz w:val="21"/>
                <w:szCs w:val="21"/>
              </w:rPr>
              <w:t>平成28年6月</w:t>
            </w:r>
          </w:p>
        </w:tc>
        <w:tc>
          <w:tcPr>
            <w:tcW w:w="1843" w:type="dxa"/>
          </w:tcPr>
          <w:p w14:paraId="12F608AA" w14:textId="3B9F5321" w:rsidR="00E5314A" w:rsidRDefault="00E5314A" w:rsidP="00D2290B">
            <w:pPr>
              <w:pStyle w:val="ae"/>
              <w:rPr>
                <w:sz w:val="21"/>
                <w:szCs w:val="21"/>
              </w:rPr>
            </w:pPr>
            <w:r>
              <w:rPr>
                <w:rFonts w:hint="eastAsia"/>
                <w:sz w:val="21"/>
                <w:szCs w:val="21"/>
              </w:rPr>
              <w:t>横浜市</w:t>
            </w:r>
          </w:p>
        </w:tc>
      </w:tr>
      <w:tr w:rsidR="00E5314A" w:rsidRPr="00CC73ED" w14:paraId="6CFFA481" w14:textId="77777777" w:rsidTr="00B330F5">
        <w:trPr>
          <w:trHeight w:val="355"/>
        </w:trPr>
        <w:tc>
          <w:tcPr>
            <w:tcW w:w="1242" w:type="dxa"/>
            <w:vMerge/>
            <w:shd w:val="clear" w:color="auto" w:fill="auto"/>
          </w:tcPr>
          <w:p w14:paraId="64ABC41A" w14:textId="77777777" w:rsidR="00E5314A" w:rsidRPr="00CC73ED" w:rsidRDefault="00E5314A" w:rsidP="00D2290B">
            <w:pPr>
              <w:pStyle w:val="ae"/>
              <w:rPr>
                <w:sz w:val="21"/>
                <w:szCs w:val="21"/>
              </w:rPr>
            </w:pPr>
          </w:p>
        </w:tc>
        <w:tc>
          <w:tcPr>
            <w:tcW w:w="4253" w:type="dxa"/>
          </w:tcPr>
          <w:p w14:paraId="2C8F0B1D" w14:textId="59C28A8E" w:rsidR="00E5314A" w:rsidRDefault="00E5314A" w:rsidP="00D2290B">
            <w:pPr>
              <w:pStyle w:val="ae"/>
              <w:rPr>
                <w:sz w:val="21"/>
                <w:szCs w:val="21"/>
              </w:rPr>
            </w:pPr>
            <w:r w:rsidRPr="00B330F5">
              <w:rPr>
                <w:rFonts w:hint="eastAsia"/>
                <w:sz w:val="21"/>
                <w:szCs w:val="21"/>
              </w:rPr>
              <w:t>下水道施設の耐震対策指針と解説</w:t>
            </w:r>
          </w:p>
        </w:tc>
        <w:tc>
          <w:tcPr>
            <w:tcW w:w="1984" w:type="dxa"/>
          </w:tcPr>
          <w:p w14:paraId="06AA2012" w14:textId="78AA135E" w:rsidR="00E5314A" w:rsidRDefault="00E5314A" w:rsidP="00D2290B">
            <w:pPr>
              <w:pStyle w:val="ae"/>
              <w:jc w:val="left"/>
              <w:rPr>
                <w:sz w:val="21"/>
                <w:szCs w:val="21"/>
              </w:rPr>
            </w:pPr>
            <w:r>
              <w:rPr>
                <w:rFonts w:hint="eastAsia"/>
                <w:sz w:val="21"/>
                <w:szCs w:val="21"/>
              </w:rPr>
              <w:t>平成27年1月</w:t>
            </w:r>
          </w:p>
        </w:tc>
        <w:tc>
          <w:tcPr>
            <w:tcW w:w="1843" w:type="dxa"/>
          </w:tcPr>
          <w:p w14:paraId="479CFF6C" w14:textId="73810267" w:rsidR="00E5314A" w:rsidRDefault="00E5314A" w:rsidP="00D2290B">
            <w:pPr>
              <w:pStyle w:val="ae"/>
              <w:rPr>
                <w:sz w:val="21"/>
                <w:szCs w:val="21"/>
              </w:rPr>
            </w:pPr>
            <w:r w:rsidRPr="00B330F5">
              <w:rPr>
                <w:rFonts w:hint="eastAsia"/>
                <w:sz w:val="21"/>
                <w:szCs w:val="21"/>
              </w:rPr>
              <w:t>日本下水道協会</w:t>
            </w:r>
          </w:p>
        </w:tc>
      </w:tr>
      <w:tr w:rsidR="00E5314A" w:rsidRPr="00CC73ED" w14:paraId="76358692" w14:textId="77777777" w:rsidTr="00B330F5">
        <w:trPr>
          <w:trHeight w:val="355"/>
        </w:trPr>
        <w:tc>
          <w:tcPr>
            <w:tcW w:w="1242" w:type="dxa"/>
            <w:vMerge/>
            <w:shd w:val="clear" w:color="auto" w:fill="auto"/>
          </w:tcPr>
          <w:p w14:paraId="2A25D73F" w14:textId="77777777" w:rsidR="00E5314A" w:rsidRPr="00CC73ED" w:rsidRDefault="00E5314A" w:rsidP="00D2290B">
            <w:pPr>
              <w:pStyle w:val="ae"/>
              <w:rPr>
                <w:sz w:val="21"/>
                <w:szCs w:val="21"/>
              </w:rPr>
            </w:pPr>
          </w:p>
        </w:tc>
        <w:tc>
          <w:tcPr>
            <w:tcW w:w="4253" w:type="dxa"/>
          </w:tcPr>
          <w:p w14:paraId="08BF594B" w14:textId="247B09E4" w:rsidR="00E5314A" w:rsidRPr="00B330F5" w:rsidRDefault="00E5314A" w:rsidP="00D2290B">
            <w:pPr>
              <w:pStyle w:val="ae"/>
              <w:rPr>
                <w:sz w:val="21"/>
                <w:szCs w:val="21"/>
                <w:lang w:eastAsia="zh-TW"/>
              </w:rPr>
            </w:pPr>
            <w:r w:rsidRPr="00B330F5">
              <w:rPr>
                <w:rFonts w:hint="eastAsia"/>
                <w:sz w:val="21"/>
                <w:szCs w:val="21"/>
                <w:lang w:eastAsia="zh-TW"/>
              </w:rPr>
              <w:t>下水道施設耐震計算例－管路施設編－</w:t>
            </w:r>
          </w:p>
        </w:tc>
        <w:tc>
          <w:tcPr>
            <w:tcW w:w="1984" w:type="dxa"/>
          </w:tcPr>
          <w:p w14:paraId="2FD137B6" w14:textId="1063A02E" w:rsidR="00E5314A" w:rsidRDefault="00E5314A" w:rsidP="00D2290B">
            <w:pPr>
              <w:pStyle w:val="ae"/>
              <w:jc w:val="left"/>
              <w:rPr>
                <w:sz w:val="21"/>
                <w:szCs w:val="21"/>
              </w:rPr>
            </w:pPr>
            <w:r w:rsidRPr="00B330F5">
              <w:rPr>
                <w:rFonts w:hint="eastAsia"/>
                <w:sz w:val="21"/>
                <w:szCs w:val="21"/>
              </w:rPr>
              <w:t>平成27年</w:t>
            </w:r>
            <w:r>
              <w:rPr>
                <w:rFonts w:hint="eastAsia"/>
                <w:sz w:val="21"/>
                <w:szCs w:val="21"/>
              </w:rPr>
              <w:t>6</w:t>
            </w:r>
            <w:r w:rsidRPr="00B330F5">
              <w:rPr>
                <w:rFonts w:hint="eastAsia"/>
                <w:sz w:val="21"/>
                <w:szCs w:val="21"/>
              </w:rPr>
              <w:t>月</w:t>
            </w:r>
          </w:p>
        </w:tc>
        <w:tc>
          <w:tcPr>
            <w:tcW w:w="1843" w:type="dxa"/>
          </w:tcPr>
          <w:p w14:paraId="08531411" w14:textId="1CF7249C" w:rsidR="00E5314A" w:rsidRPr="00B330F5" w:rsidRDefault="00E5314A" w:rsidP="00D2290B">
            <w:pPr>
              <w:pStyle w:val="ae"/>
              <w:rPr>
                <w:sz w:val="21"/>
                <w:szCs w:val="21"/>
              </w:rPr>
            </w:pPr>
            <w:r w:rsidRPr="00B330F5">
              <w:rPr>
                <w:rFonts w:hint="eastAsia"/>
                <w:sz w:val="21"/>
                <w:szCs w:val="21"/>
              </w:rPr>
              <w:t>日本下水道協会</w:t>
            </w:r>
          </w:p>
        </w:tc>
      </w:tr>
      <w:tr w:rsidR="00E5314A" w:rsidRPr="00CC73ED" w14:paraId="0731CC02" w14:textId="77777777" w:rsidTr="00B330F5">
        <w:trPr>
          <w:trHeight w:val="355"/>
        </w:trPr>
        <w:tc>
          <w:tcPr>
            <w:tcW w:w="1242" w:type="dxa"/>
            <w:vMerge/>
            <w:shd w:val="clear" w:color="auto" w:fill="auto"/>
          </w:tcPr>
          <w:p w14:paraId="652C83FE" w14:textId="77777777" w:rsidR="00E5314A" w:rsidRPr="00CC73ED" w:rsidRDefault="00E5314A" w:rsidP="00D2290B">
            <w:pPr>
              <w:pStyle w:val="ae"/>
              <w:rPr>
                <w:sz w:val="21"/>
                <w:szCs w:val="21"/>
              </w:rPr>
            </w:pPr>
          </w:p>
        </w:tc>
        <w:tc>
          <w:tcPr>
            <w:tcW w:w="4253" w:type="dxa"/>
          </w:tcPr>
          <w:p w14:paraId="77D08229" w14:textId="16AE5523" w:rsidR="00E5314A" w:rsidRPr="00B330F5" w:rsidRDefault="00E5314A" w:rsidP="00D2290B">
            <w:pPr>
              <w:pStyle w:val="ae"/>
              <w:rPr>
                <w:sz w:val="21"/>
                <w:szCs w:val="21"/>
              </w:rPr>
            </w:pPr>
            <w:r w:rsidRPr="00B330F5">
              <w:rPr>
                <w:rFonts w:hint="eastAsia"/>
                <w:sz w:val="21"/>
                <w:szCs w:val="21"/>
              </w:rPr>
              <w:t>下水道の地震対策マニュアル</w:t>
            </w:r>
          </w:p>
        </w:tc>
        <w:tc>
          <w:tcPr>
            <w:tcW w:w="1984" w:type="dxa"/>
          </w:tcPr>
          <w:p w14:paraId="151E4566" w14:textId="48F4B090" w:rsidR="00E5314A" w:rsidRPr="00B330F5" w:rsidRDefault="00E5314A" w:rsidP="00D2290B">
            <w:pPr>
              <w:pStyle w:val="ae"/>
              <w:jc w:val="left"/>
              <w:rPr>
                <w:sz w:val="21"/>
                <w:szCs w:val="21"/>
              </w:rPr>
            </w:pPr>
            <w:r>
              <w:rPr>
                <w:rFonts w:hint="eastAsia"/>
                <w:sz w:val="21"/>
                <w:szCs w:val="21"/>
              </w:rPr>
              <w:t>平成26年6月</w:t>
            </w:r>
          </w:p>
        </w:tc>
        <w:tc>
          <w:tcPr>
            <w:tcW w:w="1843" w:type="dxa"/>
          </w:tcPr>
          <w:p w14:paraId="4559201D" w14:textId="689E0548" w:rsidR="00E5314A" w:rsidRPr="00B330F5" w:rsidRDefault="00E5314A" w:rsidP="00D2290B">
            <w:pPr>
              <w:pStyle w:val="ae"/>
              <w:rPr>
                <w:sz w:val="21"/>
                <w:szCs w:val="21"/>
              </w:rPr>
            </w:pPr>
            <w:r w:rsidRPr="00B330F5">
              <w:rPr>
                <w:rFonts w:hint="eastAsia"/>
                <w:sz w:val="21"/>
                <w:szCs w:val="21"/>
              </w:rPr>
              <w:t>日本下水道協会</w:t>
            </w:r>
          </w:p>
        </w:tc>
      </w:tr>
      <w:tr w:rsidR="00E5314A" w:rsidRPr="00CC73ED" w14:paraId="4885396C" w14:textId="77777777" w:rsidTr="00B330F5">
        <w:trPr>
          <w:trHeight w:val="355"/>
        </w:trPr>
        <w:tc>
          <w:tcPr>
            <w:tcW w:w="1242" w:type="dxa"/>
            <w:vMerge/>
            <w:shd w:val="clear" w:color="auto" w:fill="auto"/>
          </w:tcPr>
          <w:p w14:paraId="67C765D2" w14:textId="77777777" w:rsidR="00E5314A" w:rsidRPr="00CC73ED" w:rsidRDefault="00E5314A" w:rsidP="00D2290B">
            <w:pPr>
              <w:pStyle w:val="ae"/>
              <w:rPr>
                <w:sz w:val="21"/>
                <w:szCs w:val="21"/>
              </w:rPr>
            </w:pPr>
          </w:p>
        </w:tc>
        <w:tc>
          <w:tcPr>
            <w:tcW w:w="4253" w:type="dxa"/>
          </w:tcPr>
          <w:p w14:paraId="679A22F8" w14:textId="3A65C4B2" w:rsidR="00E5314A" w:rsidRPr="00C80376" w:rsidRDefault="00E5314A" w:rsidP="00D2290B">
            <w:pPr>
              <w:pStyle w:val="ae"/>
              <w:rPr>
                <w:sz w:val="21"/>
                <w:szCs w:val="21"/>
              </w:rPr>
            </w:pPr>
            <w:r w:rsidRPr="00C80376">
              <w:rPr>
                <w:rFonts w:hint="eastAsia"/>
                <w:sz w:val="21"/>
                <w:szCs w:val="21"/>
              </w:rPr>
              <w:t>道路構造標準図集</w:t>
            </w:r>
          </w:p>
        </w:tc>
        <w:tc>
          <w:tcPr>
            <w:tcW w:w="1984" w:type="dxa"/>
          </w:tcPr>
          <w:p w14:paraId="1F3C83B3" w14:textId="2CC6CBD9" w:rsidR="00E5314A" w:rsidRPr="00CC73ED" w:rsidRDefault="00E5314A" w:rsidP="00D2290B">
            <w:pPr>
              <w:pStyle w:val="ae"/>
              <w:rPr>
                <w:sz w:val="21"/>
                <w:szCs w:val="21"/>
              </w:rPr>
            </w:pPr>
            <w:r>
              <w:rPr>
                <w:rFonts w:hint="eastAsia"/>
                <w:sz w:val="21"/>
                <w:szCs w:val="21"/>
              </w:rPr>
              <w:t>令和6年4月</w:t>
            </w:r>
          </w:p>
        </w:tc>
        <w:tc>
          <w:tcPr>
            <w:tcW w:w="1843" w:type="dxa"/>
          </w:tcPr>
          <w:p w14:paraId="6F952A50" w14:textId="63FB8DFF" w:rsidR="00E5314A" w:rsidRPr="00CC73ED" w:rsidRDefault="00E5314A" w:rsidP="00D2290B">
            <w:pPr>
              <w:pStyle w:val="ae"/>
              <w:rPr>
                <w:sz w:val="21"/>
                <w:szCs w:val="21"/>
              </w:rPr>
            </w:pPr>
            <w:r>
              <w:rPr>
                <w:rFonts w:hint="eastAsia"/>
                <w:sz w:val="21"/>
                <w:szCs w:val="21"/>
              </w:rPr>
              <w:t>横浜市</w:t>
            </w:r>
          </w:p>
        </w:tc>
      </w:tr>
      <w:tr w:rsidR="00D2290B" w:rsidRPr="00CC73ED" w14:paraId="075D3F24" w14:textId="77777777" w:rsidTr="00B330F5">
        <w:tc>
          <w:tcPr>
            <w:tcW w:w="1242" w:type="dxa"/>
            <w:shd w:val="clear" w:color="auto" w:fill="auto"/>
          </w:tcPr>
          <w:p w14:paraId="0125FF34" w14:textId="4CBD4BA9" w:rsidR="00D2290B" w:rsidRPr="00CC73ED" w:rsidRDefault="00D2290B" w:rsidP="00D2290B">
            <w:pPr>
              <w:pStyle w:val="ae"/>
              <w:rPr>
                <w:sz w:val="21"/>
                <w:szCs w:val="21"/>
              </w:rPr>
            </w:pPr>
            <w:r w:rsidRPr="00CC73ED">
              <w:rPr>
                <w:rFonts w:hint="eastAsia"/>
                <w:sz w:val="21"/>
                <w:szCs w:val="21"/>
              </w:rPr>
              <w:t>先行計画</w:t>
            </w:r>
          </w:p>
        </w:tc>
        <w:tc>
          <w:tcPr>
            <w:tcW w:w="4253" w:type="dxa"/>
          </w:tcPr>
          <w:p w14:paraId="29BC0FD6" w14:textId="63A6A7E7" w:rsidR="00D2290B" w:rsidRPr="00CC73ED" w:rsidRDefault="00D2290B" w:rsidP="00D2290B">
            <w:pPr>
              <w:pStyle w:val="ae"/>
              <w:rPr>
                <w:rFonts w:ascii="PåÑ˛" w:hAnsi="PåÑ˛" w:cs="PåÑ˛"/>
                <w:kern w:val="0"/>
                <w:sz w:val="21"/>
                <w:szCs w:val="21"/>
                <w:lang w:eastAsia="zh-TW"/>
              </w:rPr>
            </w:pPr>
            <w:r w:rsidRPr="00D2290B">
              <w:rPr>
                <w:rFonts w:ascii="PåÑ˛" w:hAnsi="PåÑ˛" w:cs="PåÑ˛" w:hint="eastAsia"/>
                <w:kern w:val="0"/>
                <w:sz w:val="21"/>
                <w:szCs w:val="21"/>
                <w:lang w:eastAsia="zh-TW"/>
              </w:rPr>
              <w:t>（仮称）旧上瀬谷通信施設公園実施設計業務委託</w:t>
            </w:r>
          </w:p>
        </w:tc>
        <w:tc>
          <w:tcPr>
            <w:tcW w:w="1984" w:type="dxa"/>
          </w:tcPr>
          <w:p w14:paraId="2EB84316" w14:textId="607275F8" w:rsidR="00D2290B" w:rsidRPr="00CC73ED" w:rsidRDefault="00D2290B" w:rsidP="00D2290B">
            <w:pPr>
              <w:pStyle w:val="ae"/>
              <w:rPr>
                <w:sz w:val="21"/>
                <w:szCs w:val="21"/>
              </w:rPr>
            </w:pPr>
            <w:r w:rsidRPr="00D2290B">
              <w:rPr>
                <w:rFonts w:hint="eastAsia"/>
                <w:sz w:val="21"/>
                <w:szCs w:val="21"/>
              </w:rPr>
              <w:t>令和５年３月</w:t>
            </w:r>
          </w:p>
        </w:tc>
        <w:tc>
          <w:tcPr>
            <w:tcW w:w="1843" w:type="dxa"/>
          </w:tcPr>
          <w:p w14:paraId="6DF266C3" w14:textId="44A84B4E" w:rsidR="00D2290B" w:rsidRPr="00CC73ED" w:rsidRDefault="00D2290B" w:rsidP="00D2290B">
            <w:pPr>
              <w:pStyle w:val="ae"/>
              <w:rPr>
                <w:sz w:val="21"/>
                <w:szCs w:val="21"/>
              </w:rPr>
            </w:pPr>
            <w:r>
              <w:rPr>
                <w:rFonts w:hint="eastAsia"/>
                <w:sz w:val="21"/>
                <w:szCs w:val="21"/>
              </w:rPr>
              <w:t>横浜市</w:t>
            </w:r>
          </w:p>
        </w:tc>
      </w:tr>
    </w:tbl>
    <w:p w14:paraId="720AD7BD" w14:textId="77777777" w:rsidR="00AC18D5" w:rsidRDefault="00AC18D5" w:rsidP="00036645"/>
    <w:p w14:paraId="60DBE2B4" w14:textId="7D47305F" w:rsidR="00036645" w:rsidRDefault="00A82F20" w:rsidP="00A82F20">
      <w:pPr>
        <w:pStyle w:val="2"/>
      </w:pPr>
      <w:bookmarkStart w:id="99" w:name="_Toc189671379"/>
      <w:r>
        <w:rPr>
          <w:rFonts w:hint="eastAsia"/>
        </w:rPr>
        <w:t>使用する主な機器</w:t>
      </w:r>
      <w:bookmarkEnd w:id="99"/>
    </w:p>
    <w:p w14:paraId="7869AB3C" w14:textId="77777777" w:rsidR="00A82F20" w:rsidRPr="00A82F20" w:rsidRDefault="00A82F20" w:rsidP="00A82F20">
      <w:pPr>
        <w:pStyle w:val="20"/>
      </w:pPr>
    </w:p>
    <w:p w14:paraId="658B3D81" w14:textId="4A762499" w:rsidR="00036645" w:rsidRPr="00101380" w:rsidRDefault="00036645" w:rsidP="00475675">
      <w:pPr>
        <w:pStyle w:val="50"/>
        <w:widowControl/>
        <w:numPr>
          <w:ilvl w:val="0"/>
          <w:numId w:val="4"/>
        </w:numPr>
        <w:ind w:firstLineChars="0"/>
        <w:jc w:val="left"/>
      </w:pPr>
      <w:r w:rsidRPr="00101380">
        <w:rPr>
          <w:rFonts w:hint="eastAsia"/>
        </w:rPr>
        <w:t>使用する主な機器は特にない。</w:t>
      </w:r>
    </w:p>
    <w:p w14:paraId="2E01B02B" w14:textId="77777777" w:rsidR="00EB12E8" w:rsidRPr="00101380" w:rsidRDefault="00EB12E8" w:rsidP="005E78F5">
      <w:pPr>
        <w:pStyle w:val="50"/>
        <w:widowControl/>
        <w:ind w:left="1200" w:firstLineChars="0" w:firstLine="0"/>
        <w:jc w:val="left"/>
      </w:pPr>
    </w:p>
    <w:p w14:paraId="50F187EF" w14:textId="69266CCF" w:rsidR="00CC73ED" w:rsidRDefault="00CC73ED">
      <w:pPr>
        <w:widowControl/>
        <w:jc w:val="left"/>
        <w:rPr>
          <w:color w:val="FF0000"/>
        </w:rPr>
      </w:pPr>
      <w:r>
        <w:rPr>
          <w:color w:val="FF0000"/>
        </w:rPr>
        <w:br w:type="page"/>
      </w:r>
    </w:p>
    <w:p w14:paraId="5852265B" w14:textId="489DE7A4" w:rsidR="001A3461" w:rsidRDefault="00A82F20" w:rsidP="00A82F20">
      <w:pPr>
        <w:pStyle w:val="2"/>
      </w:pPr>
      <w:bookmarkStart w:id="100" w:name="_Toc189671380"/>
      <w:r>
        <w:rPr>
          <w:rFonts w:hint="eastAsia"/>
        </w:rPr>
        <w:lastRenderedPageBreak/>
        <w:t>成果品の内容、部数</w:t>
      </w:r>
      <w:bookmarkEnd w:id="100"/>
    </w:p>
    <w:p w14:paraId="5B5D17BD" w14:textId="77777777" w:rsidR="00A82F20" w:rsidRPr="00A82F20" w:rsidRDefault="00A82F20" w:rsidP="00A82F20">
      <w:pPr>
        <w:pStyle w:val="20"/>
      </w:pPr>
    </w:p>
    <w:p w14:paraId="130D0C18" w14:textId="77777777" w:rsidR="006612A9" w:rsidRPr="00EF02AC" w:rsidRDefault="006612A9" w:rsidP="00475675">
      <w:pPr>
        <w:pStyle w:val="2"/>
        <w:numPr>
          <w:ilvl w:val="1"/>
          <w:numId w:val="7"/>
        </w:numPr>
        <w:ind w:left="533"/>
        <w:rPr>
          <w:color w:val="000000" w:themeColor="text1"/>
        </w:rPr>
      </w:pPr>
      <w:bookmarkStart w:id="101" w:name="_Toc115193470"/>
      <w:bookmarkStart w:id="102" w:name="_Toc119588398"/>
      <w:bookmarkStart w:id="103" w:name="_Toc189671381"/>
      <w:r w:rsidRPr="00EF02AC">
        <w:rPr>
          <w:rFonts w:hint="eastAsia"/>
          <w:color w:val="000000" w:themeColor="text1"/>
        </w:rPr>
        <w:t>成果品の提出</w:t>
      </w:r>
      <w:bookmarkEnd w:id="101"/>
      <w:bookmarkEnd w:id="102"/>
      <w:bookmarkEnd w:id="103"/>
    </w:p>
    <w:p w14:paraId="7695A26C" w14:textId="77777777" w:rsidR="006612A9" w:rsidRDefault="006612A9" w:rsidP="006612A9">
      <w:pPr>
        <w:pStyle w:val="50"/>
        <w:ind w:left="1200"/>
        <w:rPr>
          <w:rFonts w:asciiTheme="minorEastAsia" w:hAnsiTheme="minorEastAsia"/>
        </w:rPr>
      </w:pPr>
      <w:r w:rsidRPr="00EF02AC">
        <w:rPr>
          <w:rFonts w:asciiTheme="minorEastAsia" w:hAnsiTheme="minorEastAsia" w:hint="eastAsia"/>
        </w:rPr>
        <w:t>成果品は「要領」に基づいて作成した電子データを電子媒体（CD-R、DVD等）で正副2部提出する。成果品の提出の際には、電子納品チェックシステムによるチェックを行い、エラーがないことを確認した後、ウィルス対策を実施した上で提出する。</w:t>
      </w:r>
    </w:p>
    <w:p w14:paraId="1E9A0BFA" w14:textId="77777777" w:rsidR="00EF02AC" w:rsidRPr="00EF02AC" w:rsidRDefault="00EF02AC" w:rsidP="006612A9">
      <w:pPr>
        <w:pStyle w:val="50"/>
        <w:ind w:left="1200"/>
        <w:rPr>
          <w:rFonts w:asciiTheme="minorEastAsia" w:hAnsiTheme="minorEastAsia"/>
        </w:rPr>
      </w:pPr>
    </w:p>
    <w:p w14:paraId="658501CB" w14:textId="77777777" w:rsidR="006612A9" w:rsidRPr="00EF02AC" w:rsidRDefault="006612A9" w:rsidP="00475675">
      <w:pPr>
        <w:pStyle w:val="2"/>
        <w:numPr>
          <w:ilvl w:val="1"/>
          <w:numId w:val="7"/>
        </w:numPr>
        <w:ind w:left="533"/>
      </w:pPr>
      <w:bookmarkStart w:id="104" w:name="_Toc115193471"/>
      <w:bookmarkStart w:id="105" w:name="_Toc119588399"/>
      <w:bookmarkStart w:id="106" w:name="_Toc189671382"/>
      <w:r w:rsidRPr="00EF02AC">
        <w:rPr>
          <w:rFonts w:hint="eastAsia"/>
        </w:rPr>
        <w:t>成果品</w:t>
      </w:r>
      <w:bookmarkEnd w:id="104"/>
      <w:bookmarkEnd w:id="105"/>
      <w:bookmarkEnd w:id="106"/>
    </w:p>
    <w:p w14:paraId="3AA2ACA0" w14:textId="512BD928" w:rsidR="006612A9" w:rsidRPr="00EF02AC" w:rsidRDefault="00D2290B" w:rsidP="00475675">
      <w:pPr>
        <w:pStyle w:val="50"/>
        <w:numPr>
          <w:ilvl w:val="0"/>
          <w:numId w:val="3"/>
        </w:numPr>
        <w:ind w:firstLineChars="0"/>
      </w:pPr>
      <w:r>
        <w:rPr>
          <w:rFonts w:hint="eastAsia"/>
        </w:rPr>
        <w:t>報告書</w:t>
      </w:r>
      <w:r w:rsidR="006612A9" w:rsidRPr="00EF02AC">
        <w:rPr>
          <w:rFonts w:hint="eastAsia"/>
        </w:rPr>
        <w:t>：</w:t>
      </w:r>
      <w:r>
        <w:rPr>
          <w:rFonts w:hint="eastAsia"/>
        </w:rPr>
        <w:t>A4</w:t>
      </w:r>
      <w:r>
        <w:rPr>
          <w:rFonts w:hint="eastAsia"/>
        </w:rPr>
        <w:t>サイズ　ドッジファイル製本２</w:t>
      </w:r>
      <w:r w:rsidR="006612A9" w:rsidRPr="00EF02AC">
        <w:rPr>
          <w:rFonts w:hint="eastAsia"/>
        </w:rPr>
        <w:t>部</w:t>
      </w:r>
    </w:p>
    <w:p w14:paraId="0DC554D6" w14:textId="77777777" w:rsidR="006612A9" w:rsidRPr="00EF02AC" w:rsidRDefault="006612A9" w:rsidP="00475675">
      <w:pPr>
        <w:pStyle w:val="50"/>
        <w:numPr>
          <w:ilvl w:val="0"/>
          <w:numId w:val="3"/>
        </w:numPr>
        <w:ind w:firstLineChars="0"/>
        <w:rPr>
          <w:rFonts w:asciiTheme="minorEastAsia" w:hAnsiTheme="minorEastAsia"/>
        </w:rPr>
      </w:pPr>
      <w:r w:rsidRPr="00EF02AC">
        <w:rPr>
          <w:rFonts w:hint="eastAsia"/>
        </w:rPr>
        <w:t>電子データ：</w:t>
      </w:r>
      <w:r w:rsidRPr="00EF02AC">
        <w:rPr>
          <w:rFonts w:hint="eastAsia"/>
        </w:rPr>
        <w:t>CD-</w:t>
      </w:r>
      <w:r w:rsidRPr="00EF02AC">
        <w:t>R</w:t>
      </w:r>
      <w:r w:rsidRPr="00EF02AC">
        <w:rPr>
          <w:rFonts w:hint="eastAsia"/>
        </w:rPr>
        <w:t>：</w:t>
      </w:r>
      <w:r w:rsidRPr="00EF02AC">
        <w:rPr>
          <w:rFonts w:hint="eastAsia"/>
        </w:rPr>
        <w:t>2</w:t>
      </w:r>
      <w:r w:rsidRPr="00EF02AC">
        <w:rPr>
          <w:rFonts w:hint="eastAsia"/>
        </w:rPr>
        <w:t>枚</w:t>
      </w:r>
      <w:r w:rsidRPr="00EF02AC">
        <w:br/>
      </w:r>
      <w:r w:rsidRPr="00EF02AC">
        <w:rPr>
          <w:rFonts w:asciiTheme="minorEastAsia" w:hAnsiTheme="minorEastAsia" w:cs="©~xÔˇøÂ'91Â'1"/>
          <w:bCs/>
          <w:kern w:val="0"/>
        </w:rPr>
        <w:t>※「電子</w:t>
      </w:r>
      <w:r w:rsidRPr="00EF02AC">
        <w:rPr>
          <w:rFonts w:asciiTheme="minorEastAsia" w:hAnsiTheme="minorEastAsia" w:cs="©~xÔˇøÂ'91Â'1" w:hint="eastAsia"/>
          <w:bCs/>
          <w:kern w:val="0"/>
        </w:rPr>
        <w:t>納品ガイドライン</w:t>
      </w:r>
      <w:r w:rsidRPr="00EF02AC">
        <w:rPr>
          <w:rFonts w:asciiTheme="minorEastAsia" w:hAnsiTheme="minorEastAsia" w:cs="©~xÔˇøÂ'91Â'1"/>
          <w:bCs/>
          <w:kern w:val="0"/>
        </w:rPr>
        <w:t>」に準じて成果品を</w:t>
      </w:r>
      <w:r w:rsidRPr="00EF02AC">
        <w:rPr>
          <w:rFonts w:asciiTheme="minorEastAsia" w:hAnsiTheme="minorEastAsia" w:cs="©~xÔˇøÂ'91Â'1" w:hint="eastAsia"/>
          <w:bCs/>
          <w:kern w:val="0"/>
        </w:rPr>
        <w:t>作成する。</w:t>
      </w:r>
    </w:p>
    <w:p w14:paraId="66545FFE" w14:textId="77777777" w:rsidR="006612A9" w:rsidRPr="00EF02AC" w:rsidRDefault="006612A9" w:rsidP="00475675">
      <w:pPr>
        <w:pStyle w:val="50"/>
        <w:numPr>
          <w:ilvl w:val="0"/>
          <w:numId w:val="3"/>
        </w:numPr>
        <w:ind w:firstLineChars="0"/>
        <w:rPr>
          <w:rFonts w:asciiTheme="minorEastAsia" w:hAnsiTheme="minorEastAsia"/>
        </w:rPr>
      </w:pPr>
      <w:r w:rsidRPr="00EF02AC">
        <w:rPr>
          <w:rFonts w:asciiTheme="minorEastAsia" w:hAnsiTheme="minorEastAsia" w:hint="eastAsia"/>
        </w:rPr>
        <w:t>業務内容の資料及びこれらに記載された資料に基づく成果品を作成し、提出する。</w:t>
      </w:r>
    </w:p>
    <w:p w14:paraId="3AEA0309" w14:textId="77777777" w:rsidR="00CC73ED" w:rsidRPr="00EF02AC" w:rsidRDefault="00CC73ED" w:rsidP="00CC73ED">
      <w:pPr>
        <w:pStyle w:val="50"/>
        <w:ind w:firstLineChars="0"/>
        <w:rPr>
          <w:rFonts w:asciiTheme="minorEastAsia" w:hAnsiTheme="minorEastAsia"/>
        </w:rPr>
      </w:pPr>
    </w:p>
    <w:p w14:paraId="53D119D2" w14:textId="31E1B875" w:rsidR="002F7B9D" w:rsidRDefault="00A82F20" w:rsidP="00A82F20">
      <w:pPr>
        <w:pStyle w:val="2"/>
      </w:pPr>
      <w:bookmarkStart w:id="107" w:name="_Toc189671383"/>
      <w:r>
        <w:rPr>
          <w:rFonts w:hint="eastAsia"/>
        </w:rPr>
        <w:t>成果品の品質を確保するための計画</w:t>
      </w:r>
      <w:bookmarkEnd w:id="107"/>
    </w:p>
    <w:p w14:paraId="224EDD9B" w14:textId="77777777" w:rsidR="00A82F20" w:rsidRPr="00A82F20" w:rsidRDefault="00A82F20" w:rsidP="00A82F20">
      <w:pPr>
        <w:pStyle w:val="20"/>
      </w:pPr>
    </w:p>
    <w:p w14:paraId="7BF61E6A" w14:textId="77777777" w:rsidR="009D13AF" w:rsidRPr="00EF02AC" w:rsidRDefault="009D13AF" w:rsidP="00475675">
      <w:pPr>
        <w:pStyle w:val="2"/>
        <w:numPr>
          <w:ilvl w:val="1"/>
          <w:numId w:val="7"/>
        </w:numPr>
        <w:ind w:left="533"/>
      </w:pPr>
      <w:bookmarkStart w:id="108" w:name="_Toc103778616"/>
      <w:bookmarkStart w:id="109" w:name="_Toc189671384"/>
      <w:bookmarkStart w:id="110" w:name="_Toc395520879"/>
      <w:r w:rsidRPr="00EF02AC">
        <w:rPr>
          <w:rFonts w:hint="eastAsia"/>
        </w:rPr>
        <w:t>品質確保のための計画</w:t>
      </w:r>
      <w:bookmarkEnd w:id="108"/>
      <w:bookmarkEnd w:id="109"/>
    </w:p>
    <w:p w14:paraId="2BF9C364" w14:textId="77777777" w:rsidR="009D13AF" w:rsidRPr="00EF02AC" w:rsidRDefault="009D13AF" w:rsidP="009D13AF">
      <w:pPr>
        <w:pStyle w:val="50"/>
        <w:ind w:left="1200"/>
      </w:pPr>
      <w:r w:rsidRPr="00EF02AC">
        <w:rPr>
          <w:rFonts w:hint="eastAsia"/>
        </w:rPr>
        <w:t>本業務の品質確保は当社の「品質・環境・情報セキュリティマニュアル（登録番号：</w:t>
      </w:r>
      <w:r w:rsidRPr="00EF02AC">
        <w:rPr>
          <w:rFonts w:hint="eastAsia"/>
        </w:rPr>
        <w:t>ISO900</w:t>
      </w:r>
      <w:r w:rsidRPr="00EF02AC">
        <w:t>1-</w:t>
      </w:r>
      <w:r w:rsidRPr="00EF02AC">
        <w:rPr>
          <w:rFonts w:hint="eastAsia"/>
        </w:rPr>
        <w:t>007</w:t>
      </w:r>
      <w:r w:rsidRPr="00EF02AC">
        <w:t>7</w:t>
      </w:r>
      <w:r w:rsidRPr="00EF02AC">
        <w:rPr>
          <w:rFonts w:hint="eastAsia"/>
        </w:rPr>
        <w:t>613</w:t>
      </w:r>
      <w:r w:rsidRPr="00EF02AC">
        <w:rPr>
          <w:rFonts w:hint="eastAsia"/>
        </w:rPr>
        <w:t>）」に基づき品質管理を行う。</w:t>
      </w:r>
    </w:p>
    <w:p w14:paraId="27C9A8F9" w14:textId="77777777" w:rsidR="009D13AF" w:rsidRPr="001608AA" w:rsidRDefault="009D13AF" w:rsidP="009D13AF">
      <w:pPr>
        <w:pStyle w:val="50"/>
        <w:ind w:left="1200"/>
      </w:pPr>
      <w:r w:rsidRPr="001608AA">
        <w:rPr>
          <w:rFonts w:hint="eastAsia"/>
        </w:rPr>
        <w:t>当社は、</w:t>
      </w:r>
      <w:r w:rsidRPr="001608AA">
        <w:rPr>
          <w:rFonts w:hint="eastAsia"/>
        </w:rPr>
        <w:t>200</w:t>
      </w:r>
      <w:r w:rsidRPr="001608AA">
        <w:t>9</w:t>
      </w:r>
      <w:r w:rsidRPr="001608AA">
        <w:rPr>
          <w:rFonts w:hint="eastAsia"/>
        </w:rPr>
        <w:t>年</w:t>
      </w:r>
      <w:r w:rsidRPr="001608AA">
        <w:rPr>
          <w:rFonts w:hint="eastAsia"/>
        </w:rPr>
        <w:t>5</w:t>
      </w:r>
      <w:r w:rsidRPr="001608AA">
        <w:rPr>
          <w:rFonts w:hint="eastAsia"/>
        </w:rPr>
        <w:t>月</w:t>
      </w:r>
      <w:r w:rsidRPr="001608AA">
        <w:rPr>
          <w:rFonts w:hint="eastAsia"/>
        </w:rPr>
        <w:t>2</w:t>
      </w:r>
      <w:r w:rsidRPr="001608AA">
        <w:t>4</w:t>
      </w:r>
      <w:r w:rsidRPr="001608AA">
        <w:rPr>
          <w:rFonts w:hint="eastAsia"/>
        </w:rPr>
        <w:t>日に</w:t>
      </w:r>
      <w:r w:rsidRPr="001608AA">
        <w:t>ISO9001</w:t>
      </w:r>
      <w:r w:rsidRPr="001608AA">
        <w:rPr>
          <w:rFonts w:hint="eastAsia"/>
        </w:rPr>
        <w:t>の承認・登録を受け、品質・環境・情報セキュリティマニュアルに基づき品質の向上に努めている。</w:t>
      </w:r>
    </w:p>
    <w:p w14:paraId="7E642388" w14:textId="77777777" w:rsidR="009D13AF" w:rsidRPr="001608AA" w:rsidRDefault="009D13AF" w:rsidP="00475675">
      <w:pPr>
        <w:pStyle w:val="4"/>
        <w:numPr>
          <w:ilvl w:val="3"/>
          <w:numId w:val="7"/>
        </w:numPr>
        <w:ind w:left="907" w:hanging="737"/>
      </w:pPr>
      <w:r w:rsidRPr="001608AA">
        <w:rPr>
          <w:rFonts w:hint="eastAsia"/>
        </w:rPr>
        <w:t>品質管理の計画</w:t>
      </w:r>
    </w:p>
    <w:p w14:paraId="62B418C2" w14:textId="77777777" w:rsidR="009D13AF" w:rsidRPr="001608AA" w:rsidRDefault="009D13AF" w:rsidP="009D13AF">
      <w:pPr>
        <w:pStyle w:val="50"/>
        <w:ind w:left="1200"/>
      </w:pPr>
      <w:r w:rsidRPr="001608AA">
        <w:rPr>
          <w:rFonts w:hint="eastAsia"/>
        </w:rPr>
        <w:t>品質・環境・情報セキュリティマニュアルの品質管理の概要を示す。</w:t>
      </w:r>
    </w:p>
    <w:p w14:paraId="3226AA29" w14:textId="77777777" w:rsidR="009D13AF" w:rsidRPr="001608AA" w:rsidRDefault="009D13AF" w:rsidP="00475675">
      <w:pPr>
        <w:pStyle w:val="5"/>
        <w:numPr>
          <w:ilvl w:val="4"/>
          <w:numId w:val="7"/>
        </w:numPr>
        <w:ind w:left="851" w:hanging="397"/>
      </w:pPr>
      <w:r w:rsidRPr="001608AA">
        <w:rPr>
          <w:rFonts w:hint="eastAsia"/>
        </w:rPr>
        <w:t>業務の検証計画</w:t>
      </w:r>
    </w:p>
    <w:p w14:paraId="105ABF03" w14:textId="087818DB" w:rsidR="009D13AF" w:rsidRPr="001608AA" w:rsidRDefault="009D13AF" w:rsidP="009D13AF">
      <w:pPr>
        <w:pStyle w:val="50"/>
        <w:ind w:left="1200"/>
      </w:pPr>
      <w:r w:rsidRPr="001608AA">
        <w:rPr>
          <w:rFonts w:hint="eastAsia"/>
        </w:rPr>
        <w:t>業務の検証は、業務の計画段階、実施段階にインプットの要求事項を満たすことを確実に実施するためのものとし、照査技術者、管理技術者、担当技術者の参加により行う。</w:t>
      </w:r>
    </w:p>
    <w:p w14:paraId="045EA0F2" w14:textId="77777777" w:rsidR="009D13AF" w:rsidRPr="001608AA" w:rsidRDefault="009D13AF" w:rsidP="00475675">
      <w:pPr>
        <w:pStyle w:val="5"/>
        <w:numPr>
          <w:ilvl w:val="4"/>
          <w:numId w:val="7"/>
        </w:numPr>
        <w:ind w:left="851" w:hanging="397"/>
      </w:pPr>
      <w:r w:rsidRPr="001608AA">
        <w:rPr>
          <w:rFonts w:hint="eastAsia"/>
        </w:rPr>
        <w:t>最終検査の実施</w:t>
      </w:r>
    </w:p>
    <w:p w14:paraId="3D512900" w14:textId="3D023A11" w:rsidR="009D13AF" w:rsidRPr="001608AA" w:rsidRDefault="009D13AF" w:rsidP="009D13AF">
      <w:pPr>
        <w:pStyle w:val="50"/>
        <w:ind w:left="1200"/>
      </w:pPr>
      <w:r w:rsidRPr="001608AA">
        <w:rPr>
          <w:rFonts w:hint="eastAsia"/>
        </w:rPr>
        <w:t>最終検査は、成果品納品前に行うものとし、照査技術者、管理技術者により行う。</w:t>
      </w:r>
    </w:p>
    <w:p w14:paraId="3F974419" w14:textId="77777777" w:rsidR="009D13AF" w:rsidRPr="001608AA" w:rsidRDefault="009D13AF">
      <w:pPr>
        <w:widowControl/>
        <w:jc w:val="left"/>
      </w:pPr>
      <w:r w:rsidRPr="001608AA">
        <w:br w:type="page"/>
      </w:r>
    </w:p>
    <w:p w14:paraId="4AC6AC36" w14:textId="1F4BA6EB" w:rsidR="001A3461" w:rsidRDefault="00A82F20" w:rsidP="00A82F20">
      <w:pPr>
        <w:pStyle w:val="2"/>
      </w:pPr>
      <w:bookmarkStart w:id="111" w:name="_Toc189671385"/>
      <w:bookmarkEnd w:id="110"/>
      <w:r>
        <w:rPr>
          <w:rFonts w:hint="eastAsia"/>
        </w:rPr>
        <w:lastRenderedPageBreak/>
        <w:t>連絡体制(緊急時を含む)</w:t>
      </w:r>
      <w:bookmarkEnd w:id="111"/>
    </w:p>
    <w:p w14:paraId="5E6CECB1" w14:textId="77777777" w:rsidR="00A82F20" w:rsidRPr="00A82F20" w:rsidRDefault="00A82F20" w:rsidP="00A82F20">
      <w:pPr>
        <w:pStyle w:val="20"/>
      </w:pPr>
    </w:p>
    <w:p w14:paraId="42C96CEF" w14:textId="5CEDA9F0" w:rsidR="001A3461" w:rsidRPr="001608AA" w:rsidRDefault="004E28F9" w:rsidP="001A3461">
      <w:pPr>
        <w:pStyle w:val="50"/>
      </w:pPr>
      <w:r w:rsidRPr="001608AA">
        <w:rPr>
          <w:rFonts w:hint="eastAsia"/>
        </w:rPr>
        <w:t>仕様書に記載のない事項や</w:t>
      </w:r>
      <w:r w:rsidR="001A3461" w:rsidRPr="001608AA">
        <w:rPr>
          <w:rFonts w:hint="eastAsia"/>
        </w:rPr>
        <w:t>疑義が生じた場合は、速やかに担当監督員と協議する。</w:t>
      </w:r>
    </w:p>
    <w:p w14:paraId="249D3667" w14:textId="3E3CDB92" w:rsidR="005E78F5" w:rsidRPr="001608AA" w:rsidRDefault="005E78F5" w:rsidP="001A3461">
      <w:pPr>
        <w:pStyle w:val="50"/>
      </w:pPr>
    </w:p>
    <w:p w14:paraId="35DD8403" w14:textId="59959DE8" w:rsidR="005E78F5" w:rsidRPr="001608AA" w:rsidRDefault="005E78F5" w:rsidP="005E78F5">
      <w:pPr>
        <w:pStyle w:val="ad"/>
      </w:pPr>
      <w:r w:rsidRPr="001608AA">
        <w:rPr>
          <w:rFonts w:hint="eastAsia"/>
        </w:rPr>
        <w:t xml:space="preserve">　連絡体制</w:t>
      </w:r>
    </w:p>
    <w:tbl>
      <w:tblPr>
        <w:tblStyle w:val="ac"/>
        <w:tblW w:w="0" w:type="auto"/>
        <w:tblInd w:w="-34" w:type="dxa"/>
        <w:tblLook w:val="04A0" w:firstRow="1" w:lastRow="0" w:firstColumn="1" w:lastColumn="0" w:noHBand="0" w:noVBand="1"/>
      </w:tblPr>
      <w:tblGrid>
        <w:gridCol w:w="9088"/>
      </w:tblGrid>
      <w:tr w:rsidR="001608AA" w:rsidRPr="001608AA" w14:paraId="768DEE97" w14:textId="77777777" w:rsidTr="0057778B">
        <w:trPr>
          <w:trHeight w:val="1196"/>
        </w:trPr>
        <w:tc>
          <w:tcPr>
            <w:tcW w:w="9214" w:type="dxa"/>
          </w:tcPr>
          <w:p w14:paraId="080D88B3" w14:textId="01588EB3" w:rsidR="0057778B" w:rsidRPr="001608AA" w:rsidRDefault="0057778B" w:rsidP="0057778B">
            <w:pPr>
              <w:pStyle w:val="ae"/>
              <w:rPr>
                <w:lang w:eastAsia="zh-TW"/>
              </w:rPr>
            </w:pPr>
            <w:r w:rsidRPr="001608AA">
              <w:rPr>
                <w:rFonts w:hint="eastAsia"/>
                <w:lang w:eastAsia="zh-TW"/>
              </w:rPr>
              <w:t>【委託者】</w:t>
            </w:r>
          </w:p>
          <w:p w14:paraId="0A41F24B" w14:textId="6BB6D0C9" w:rsidR="0057778B" w:rsidRPr="001608AA" w:rsidRDefault="001608AA" w:rsidP="0057778B">
            <w:pPr>
              <w:pStyle w:val="ae"/>
              <w:rPr>
                <w:lang w:eastAsia="zh-TW"/>
              </w:rPr>
            </w:pPr>
            <w:r w:rsidRPr="001608AA">
              <w:rPr>
                <w:rFonts w:hint="eastAsia"/>
                <w:lang w:eastAsia="zh-TW"/>
              </w:rPr>
              <w:t xml:space="preserve">横浜市　</w:t>
            </w:r>
            <w:r w:rsidR="00D2290B" w:rsidRPr="00D2290B">
              <w:rPr>
                <w:rFonts w:hint="eastAsia"/>
                <w:lang w:eastAsia="zh-TW"/>
              </w:rPr>
              <w:t>上瀬谷公園整備課</w:t>
            </w:r>
            <w:r w:rsidR="006B67A4" w:rsidRPr="001608AA">
              <w:rPr>
                <w:rFonts w:hint="eastAsia"/>
                <w:lang w:eastAsia="zh-TW"/>
              </w:rPr>
              <w:t xml:space="preserve">　</w:t>
            </w:r>
            <w:r w:rsidR="0057778B" w:rsidRPr="001608AA">
              <w:rPr>
                <w:rFonts w:hint="eastAsia"/>
                <w:lang w:eastAsia="zh-TW"/>
              </w:rPr>
              <w:t>TEL：</w:t>
            </w:r>
            <w:r w:rsidR="006B67A4" w:rsidRPr="001608AA">
              <w:rPr>
                <w:rFonts w:hint="eastAsia"/>
                <w:lang w:eastAsia="zh-TW"/>
              </w:rPr>
              <w:t>04</w:t>
            </w:r>
            <w:r w:rsidRPr="001608AA">
              <w:rPr>
                <w:rFonts w:hint="eastAsia"/>
                <w:lang w:eastAsia="zh-TW"/>
              </w:rPr>
              <w:t>5</w:t>
            </w:r>
            <w:r w:rsidR="00EC4FB4" w:rsidRPr="001608AA">
              <w:rPr>
                <w:rFonts w:hint="eastAsia"/>
                <w:lang w:eastAsia="zh-TW"/>
              </w:rPr>
              <w:t>-</w:t>
            </w:r>
            <w:r w:rsidR="00D2290B">
              <w:rPr>
                <w:rFonts w:hint="eastAsia"/>
                <w:lang w:eastAsia="zh-TW"/>
              </w:rPr>
              <w:t>900</w:t>
            </w:r>
            <w:r w:rsidR="00EC4FB4" w:rsidRPr="001608AA">
              <w:rPr>
                <w:rFonts w:hint="eastAsia"/>
                <w:lang w:eastAsia="zh-TW"/>
              </w:rPr>
              <w:t>-</w:t>
            </w:r>
            <w:r w:rsidR="00D2290B">
              <w:rPr>
                <w:rFonts w:hint="eastAsia"/>
                <w:lang w:eastAsia="zh-TW"/>
              </w:rPr>
              <w:t>0595</w:t>
            </w:r>
          </w:p>
          <w:p w14:paraId="41EBFF6C" w14:textId="4770E87A" w:rsidR="006B67A4" w:rsidRDefault="0057778B" w:rsidP="0057778B">
            <w:pPr>
              <w:pStyle w:val="ae"/>
            </w:pPr>
            <w:r w:rsidRPr="001608AA">
              <w:rPr>
                <w:rFonts w:hint="eastAsia"/>
              </w:rPr>
              <w:t>担当監督員</w:t>
            </w:r>
            <w:r w:rsidRPr="001608AA">
              <w:t>:</w:t>
            </w:r>
            <w:r w:rsidR="008D2754">
              <w:rPr>
                <w:rFonts w:hint="eastAsia"/>
              </w:rPr>
              <w:t>三村　健太</w:t>
            </w:r>
          </w:p>
          <w:p w14:paraId="72425A45" w14:textId="49ACCD9F" w:rsidR="00EB1BB5" w:rsidRPr="00EB1BB5" w:rsidRDefault="00EB1BB5" w:rsidP="00EB1BB5">
            <w:pPr>
              <w:pStyle w:val="ae"/>
              <w:ind w:leftChars="1229" w:left="2581" w:firstLineChars="12" w:firstLine="24"/>
              <w:jc w:val="left"/>
            </w:pPr>
          </w:p>
        </w:tc>
      </w:tr>
    </w:tbl>
    <w:p w14:paraId="3E071BDB" w14:textId="5BD7A279" w:rsidR="0057778B" w:rsidRPr="001608AA" w:rsidRDefault="003106AF" w:rsidP="0057778B">
      <w:pPr>
        <w:pStyle w:val="50"/>
        <w:ind w:left="0" w:firstLineChars="0" w:firstLine="0"/>
      </w:pPr>
      <w:r w:rsidRPr="001608AA">
        <w:rPr>
          <w:noProof/>
        </w:rPr>
        <mc:AlternateContent>
          <mc:Choice Requires="wps">
            <w:drawing>
              <wp:anchor distT="0" distB="0" distL="114299" distR="114299" simplePos="0" relativeHeight="251666432" behindDoc="0" locked="0" layoutInCell="1" allowOverlap="1" wp14:anchorId="1CA65FBA" wp14:editId="546A1914">
                <wp:simplePos x="0" y="0"/>
                <wp:positionH relativeFrom="column">
                  <wp:posOffset>1097915</wp:posOffset>
                </wp:positionH>
                <wp:positionV relativeFrom="paragraph">
                  <wp:posOffset>8255</wp:posOffset>
                </wp:positionV>
                <wp:extent cx="0" cy="508000"/>
                <wp:effectExtent l="76200" t="25400" r="38100" b="38100"/>
                <wp:wrapNone/>
                <wp:docPr id="41" name="直線矢印コネクタ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08000"/>
                        </a:xfrm>
                        <a:prstGeom prst="straightConnector1">
                          <a:avLst/>
                        </a:prstGeom>
                        <a:ln w="12700">
                          <a:solidFill>
                            <a:schemeClr val="tx1"/>
                          </a:solidFill>
                          <a:headEnd type="arrow"/>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2D46380" id="直線矢印コネクタ 41" o:spid="_x0000_s1026" type="#_x0000_t32" style="position:absolute;margin-left:86.45pt;margin-top:.65pt;width:0;height:40pt;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" strokecolor="black [3213]" strokeweight="1pt">
                <v:stroke startarrow="open" endarrow="open"/>
                <o:lock v:ext="edit" shapetype="f"/>
              </v:shape>
            </w:pict>
          </mc:Fallback>
        </mc:AlternateContent>
      </w:r>
    </w:p>
    <w:tbl>
      <w:tblPr>
        <w:tblStyle w:val="ac"/>
        <w:tblpPr w:leftFromText="142" w:rightFromText="142" w:vertAnchor="text" w:horzAnchor="margin" w:tblpY="1"/>
        <w:tblOverlap w:val="never"/>
        <w:tblW w:w="3822" w:type="dxa"/>
        <w:tblLook w:val="04A0" w:firstRow="1" w:lastRow="0" w:firstColumn="1" w:lastColumn="0" w:noHBand="0" w:noVBand="1"/>
      </w:tblPr>
      <w:tblGrid>
        <w:gridCol w:w="3822"/>
      </w:tblGrid>
      <w:tr w:rsidR="001608AA" w:rsidRPr="001608AA" w14:paraId="563A1386" w14:textId="77777777" w:rsidTr="007E4E85">
        <w:trPr>
          <w:trHeight w:val="203"/>
        </w:trPr>
        <w:tc>
          <w:tcPr>
            <w:tcW w:w="3822" w:type="dxa"/>
            <w:tcBorders>
              <w:top w:val="nil"/>
              <w:left w:val="nil"/>
              <w:right w:val="nil"/>
            </w:tcBorders>
          </w:tcPr>
          <w:p w14:paraId="31C463EC" w14:textId="015DC4EE" w:rsidR="0057778B" w:rsidRPr="001608AA" w:rsidRDefault="0057778B" w:rsidP="007E4E85">
            <w:pPr>
              <w:pStyle w:val="ae"/>
            </w:pPr>
            <w:r w:rsidRPr="001608AA">
              <w:rPr>
                <w:rFonts w:hint="eastAsia"/>
              </w:rPr>
              <w:t>管理技術者</w:t>
            </w:r>
          </w:p>
        </w:tc>
      </w:tr>
      <w:tr w:rsidR="001608AA" w:rsidRPr="001608AA" w14:paraId="1B4752C4" w14:textId="77777777" w:rsidTr="007E4E85">
        <w:trPr>
          <w:trHeight w:val="414"/>
        </w:trPr>
        <w:tc>
          <w:tcPr>
            <w:tcW w:w="3822" w:type="dxa"/>
          </w:tcPr>
          <w:p w14:paraId="0D0BDDC4" w14:textId="74BFC67D" w:rsidR="0057778B" w:rsidRPr="001608AA" w:rsidRDefault="00D2290B" w:rsidP="007E4E85">
            <w:pPr>
              <w:pStyle w:val="ae"/>
              <w:ind w:firstLineChars="450" w:firstLine="900"/>
            </w:pPr>
            <w:r>
              <w:rPr>
                <w:rFonts w:hint="eastAsia"/>
              </w:rPr>
              <w:t>北島　佳浩</w:t>
            </w:r>
          </w:p>
        </w:tc>
      </w:tr>
    </w:tbl>
    <w:tbl>
      <w:tblPr>
        <w:tblStyle w:val="ac"/>
        <w:tblpPr w:leftFromText="142" w:rightFromText="142" w:vertAnchor="text" w:horzAnchor="margin" w:tblpXSpec="right" w:tblpY="32"/>
        <w:tblW w:w="4503" w:type="dxa"/>
        <w:tblLook w:val="04A0" w:firstRow="1" w:lastRow="0" w:firstColumn="1" w:lastColumn="0" w:noHBand="0" w:noVBand="1"/>
      </w:tblPr>
      <w:tblGrid>
        <w:gridCol w:w="4503"/>
      </w:tblGrid>
      <w:tr w:rsidR="00C11F92" w:rsidRPr="00C11F92" w14:paraId="79A1C580" w14:textId="77777777" w:rsidTr="008D2754">
        <w:trPr>
          <w:trHeight w:val="274"/>
        </w:trPr>
        <w:tc>
          <w:tcPr>
            <w:tcW w:w="4503" w:type="dxa"/>
            <w:tcBorders>
              <w:top w:val="nil"/>
              <w:left w:val="nil"/>
              <w:right w:val="nil"/>
            </w:tcBorders>
          </w:tcPr>
          <w:p w14:paraId="1A3EE346" w14:textId="77777777" w:rsidR="0057778B" w:rsidRPr="00101380" w:rsidRDefault="0057778B" w:rsidP="007E4E85">
            <w:pPr>
              <w:pStyle w:val="ae"/>
            </w:pPr>
            <w:r w:rsidRPr="00101380">
              <w:rPr>
                <w:rFonts w:hint="eastAsia"/>
              </w:rPr>
              <w:t>【緊急連絡先】</w:t>
            </w:r>
          </w:p>
        </w:tc>
      </w:tr>
      <w:tr w:rsidR="00C11F92" w:rsidRPr="00C11F92" w14:paraId="6C999F0B" w14:textId="77777777" w:rsidTr="008D2754">
        <w:trPr>
          <w:trHeight w:val="53"/>
        </w:trPr>
        <w:tc>
          <w:tcPr>
            <w:tcW w:w="4503" w:type="dxa"/>
          </w:tcPr>
          <w:p w14:paraId="618F929D" w14:textId="77777777" w:rsidR="008D2754" w:rsidRDefault="008D2754" w:rsidP="008D2754">
            <w:pPr>
              <w:pStyle w:val="ae"/>
              <w:jc w:val="left"/>
            </w:pPr>
            <w:r>
              <w:rPr>
                <w:rFonts w:hint="eastAsia"/>
              </w:rPr>
              <w:t>救急病院：聖マリアンナ医科大学横浜西部病院　　TEL：045-366-1111</w:t>
            </w:r>
          </w:p>
          <w:p w14:paraId="5BF88DB7" w14:textId="77777777" w:rsidR="008D2754" w:rsidRDefault="008D2754" w:rsidP="008D2754">
            <w:pPr>
              <w:pStyle w:val="ae"/>
              <w:jc w:val="left"/>
            </w:pPr>
            <w:r>
              <w:rPr>
                <w:rFonts w:hint="eastAsia"/>
              </w:rPr>
              <w:t>警察署　：神奈川県警 瀬谷警察署　　TEL：045-366-0110</w:t>
            </w:r>
          </w:p>
          <w:p w14:paraId="696188E8" w14:textId="77777777" w:rsidR="008D2754" w:rsidRDefault="008D2754" w:rsidP="008D2754">
            <w:pPr>
              <w:pStyle w:val="ae"/>
              <w:jc w:val="left"/>
              <w:rPr>
                <w:lang w:eastAsia="zh-TW"/>
              </w:rPr>
            </w:pPr>
            <w:r>
              <w:rPr>
                <w:rFonts w:hint="eastAsia"/>
                <w:lang w:eastAsia="zh-TW"/>
              </w:rPr>
              <w:t>消防署　：横浜市瀬谷消防署中瀬谷出張所　　TEL：045-303-0119</w:t>
            </w:r>
          </w:p>
          <w:p w14:paraId="70364247" w14:textId="5DCE2DE8" w:rsidR="00EB1BB5" w:rsidRPr="00101380" w:rsidRDefault="008D2754" w:rsidP="008D2754">
            <w:pPr>
              <w:pStyle w:val="ae"/>
              <w:jc w:val="left"/>
              <w:rPr>
                <w:lang w:eastAsia="zh-TW"/>
              </w:rPr>
            </w:pPr>
            <w:r>
              <w:rPr>
                <w:rFonts w:hint="eastAsia"/>
                <w:lang w:eastAsia="zh-TW"/>
              </w:rPr>
              <w:t>労働基準監督署：神奈川労働局 横浜西労働基準監督署　　TEL：045-322-9555</w:t>
            </w:r>
          </w:p>
        </w:tc>
      </w:tr>
    </w:tbl>
    <w:p w14:paraId="5C774F92" w14:textId="77777777" w:rsidR="0057778B" w:rsidRPr="00C11F92" w:rsidRDefault="0057778B" w:rsidP="0057778B">
      <w:pPr>
        <w:rPr>
          <w:color w:val="FF0000"/>
          <w:lang w:eastAsia="zh-TW"/>
        </w:rPr>
      </w:pPr>
    </w:p>
    <w:p w14:paraId="68348780" w14:textId="5C7F81FD" w:rsidR="0057778B" w:rsidRPr="00C11F92" w:rsidRDefault="0057778B" w:rsidP="0057778B">
      <w:pPr>
        <w:rPr>
          <w:color w:val="FF0000"/>
          <w:lang w:eastAsia="zh-TW"/>
        </w:rPr>
      </w:pPr>
      <w:r w:rsidRPr="00C11F92">
        <w:rPr>
          <w:noProof/>
          <w:color w:val="FF0000"/>
        </w:rPr>
        <mc:AlternateContent>
          <mc:Choice Requires="wps">
            <w:drawing>
              <wp:anchor distT="0" distB="0" distL="114300" distR="114300" simplePos="0" relativeHeight="251657216" behindDoc="0" locked="0" layoutInCell="1" allowOverlap="1" wp14:anchorId="46AF3C32" wp14:editId="3C6852CD">
                <wp:simplePos x="0" y="0"/>
                <wp:positionH relativeFrom="column">
                  <wp:posOffset>-99060</wp:posOffset>
                </wp:positionH>
                <wp:positionV relativeFrom="paragraph">
                  <wp:posOffset>114300</wp:posOffset>
                </wp:positionV>
                <wp:extent cx="600075" cy="0"/>
                <wp:effectExtent l="0" t="0" r="34925" b="25400"/>
                <wp:wrapNone/>
                <wp:docPr id="40" name="直線コネクタ 40"/>
                <wp:cNvGraphicFramePr/>
                <a:graphic xmlns:a="http://schemas.openxmlformats.org/drawingml/2006/main">
                  <a:graphicData uri="http://schemas.microsoft.com/office/word/2010/wordprocessingShape">
                    <wps:wsp>
                      <wps:cNvCnPr/>
                      <wps:spPr>
                        <a:xfrm>
                          <a:off x="0" y="0"/>
                          <a:ext cx="600075" cy="0"/>
                        </a:xfrm>
                        <a:prstGeom prst="line">
                          <a:avLst/>
                        </a:prstGeom>
                        <a:ln w="12700" cmpd="sng">
                          <a:solidFill>
                            <a:srgbClr val="000000"/>
                          </a:solidFill>
                          <a:prstDash val="solid"/>
                          <a:headEnd type="none"/>
                          <a:tailEnd type="none" w="sm" len="sm"/>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58577B5D" id="直線コネクタ 40" o:spid="_x0000_s1026"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8pt,9pt" to="39.4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" strokeweight="1pt">
                <v:stroke endarrowwidth="narrow" endarrowlength="short"/>
              </v:line>
            </w:pict>
          </mc:Fallback>
        </mc:AlternateContent>
      </w:r>
    </w:p>
    <w:p w14:paraId="423F362E" w14:textId="22AAB522" w:rsidR="0057778B" w:rsidRPr="00C11F92" w:rsidRDefault="003106AF" w:rsidP="0057778B">
      <w:pPr>
        <w:rPr>
          <w:color w:val="FF0000"/>
          <w:lang w:eastAsia="zh-TW"/>
        </w:rPr>
      </w:pPr>
      <w:r w:rsidRPr="00C11F92">
        <w:rPr>
          <w:rFonts w:hint="eastAsia"/>
          <w:noProof/>
          <w:color w:val="FF0000"/>
        </w:rPr>
        <mc:AlternateContent>
          <mc:Choice Requires="wps">
            <w:drawing>
              <wp:anchor distT="0" distB="0" distL="114300" distR="114300" simplePos="0" relativeHeight="251663360" behindDoc="0" locked="0" layoutInCell="0" allowOverlap="0" wp14:anchorId="5907519D" wp14:editId="40198068">
                <wp:simplePos x="0" y="0"/>
                <wp:positionH relativeFrom="column">
                  <wp:posOffset>-1348105</wp:posOffset>
                </wp:positionH>
                <wp:positionV relativeFrom="paragraph">
                  <wp:posOffset>74295</wp:posOffset>
                </wp:positionV>
                <wp:extent cx="0" cy="461010"/>
                <wp:effectExtent l="101600" t="50800" r="101600" b="72390"/>
                <wp:wrapNone/>
                <wp:docPr id="5" name="直線矢印コネクタ 5"/>
                <wp:cNvGraphicFramePr/>
                <a:graphic xmlns:a="http://schemas.openxmlformats.org/drawingml/2006/main">
                  <a:graphicData uri="http://schemas.microsoft.com/office/word/2010/wordprocessingShape">
                    <wps:wsp>
                      <wps:cNvCnPr/>
                      <wps:spPr>
                        <a:xfrm>
                          <a:off x="0" y="0"/>
                          <a:ext cx="0" cy="461010"/>
                        </a:xfrm>
                        <a:prstGeom prst="straightConnector1">
                          <a:avLst/>
                        </a:prstGeom>
                        <a:ln w="12700">
                          <a:solidFill>
                            <a:schemeClr val="tx1"/>
                          </a:solidFill>
                          <a:headEnd type="arrow"/>
                          <a:tailEnd type="arrow"/>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300448" id="直線矢印コネクタ 5" o:spid="_x0000_s1026" type="#_x0000_t32" style="position:absolute;margin-left:-106.15pt;margin-top:5.85pt;width:0;height:3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" o:allowincell="f" o:allowoverlap="f" strokecolor="black [3213]" strokeweight="1pt">
                <v:stroke startarrow="open" endarrow="open"/>
              </v:shape>
            </w:pict>
          </mc:Fallback>
        </mc:AlternateContent>
      </w:r>
    </w:p>
    <w:tbl>
      <w:tblPr>
        <w:tblStyle w:val="ac"/>
        <w:tblpPr w:leftFromText="142" w:rightFromText="142" w:vertAnchor="text" w:horzAnchor="margin" w:tblpY="341"/>
        <w:tblOverlap w:val="never"/>
        <w:tblW w:w="4219" w:type="dxa"/>
        <w:tblLook w:val="04A0" w:firstRow="1" w:lastRow="0" w:firstColumn="1" w:lastColumn="0" w:noHBand="0" w:noVBand="1"/>
        <w:tblPrChange w:id="112" w:author="本田志保" w:date="2025-02-06T14:15:00Z" w16du:dateUtc="2025-02-06T05:15:00Z">
          <w:tblPr>
            <w:tblStyle w:val="ac"/>
            <w:tblpPr w:leftFromText="142" w:rightFromText="142" w:vertAnchor="text" w:horzAnchor="margin" w:tblpY="341"/>
            <w:tblOverlap w:val="never"/>
            <w:tblW w:w="3866" w:type="dxa"/>
            <w:tblLook w:val="04A0" w:firstRow="1" w:lastRow="0" w:firstColumn="1" w:lastColumn="0" w:noHBand="0" w:noVBand="1"/>
          </w:tblPr>
        </w:tblPrChange>
      </w:tblPr>
      <w:tblGrid>
        <w:gridCol w:w="4219"/>
        <w:tblGridChange w:id="113">
          <w:tblGrid>
            <w:gridCol w:w="113"/>
            <w:gridCol w:w="3753"/>
            <w:gridCol w:w="466"/>
          </w:tblGrid>
        </w:tblGridChange>
      </w:tblGrid>
      <w:tr w:rsidR="00C11F92" w:rsidRPr="00C11F92" w14:paraId="320DB5C9" w14:textId="77777777" w:rsidTr="005A6381">
        <w:trPr>
          <w:trHeight w:val="1578"/>
          <w:trPrChange w:id="114" w:author="本田志保" w:date="2025-02-06T14:15:00Z" w16du:dateUtc="2025-02-06T05:15:00Z">
            <w:trPr>
              <w:gridAfter w:val="0"/>
              <w:trHeight w:val="1578"/>
            </w:trPr>
          </w:trPrChange>
        </w:trPr>
        <w:tc>
          <w:tcPr>
            <w:tcW w:w="4219" w:type="dxa"/>
            <w:tcPrChange w:id="115" w:author="本田志保" w:date="2025-02-06T14:15:00Z" w16du:dateUtc="2025-02-06T05:15:00Z">
              <w:tcPr>
                <w:tcW w:w="3866" w:type="dxa"/>
                <w:gridSpan w:val="2"/>
              </w:tcPr>
            </w:tcPrChange>
          </w:tcPr>
          <w:p w14:paraId="0E0E6625" w14:textId="77777777" w:rsidR="0057778B" w:rsidRDefault="0057778B" w:rsidP="007E4E85">
            <w:pPr>
              <w:pStyle w:val="ae"/>
              <w:rPr>
                <w:ins w:id="116" w:author="本田志保" w:date="2025-02-06T14:15:00Z" w16du:dateUtc="2025-02-06T05:15:00Z"/>
              </w:rPr>
            </w:pPr>
            <w:r w:rsidRPr="001608AA">
              <w:rPr>
                <w:rFonts w:hint="eastAsia"/>
              </w:rPr>
              <w:t>【受注者】</w:t>
            </w:r>
          </w:p>
          <w:p w14:paraId="6B1C76C5" w14:textId="77777777" w:rsidR="005A6381" w:rsidRDefault="005A6381" w:rsidP="005A6381">
            <w:pPr>
              <w:pStyle w:val="ae"/>
              <w:rPr>
                <w:ins w:id="117" w:author="本田志保" w:date="2025-02-06T14:15:00Z" w16du:dateUtc="2025-02-06T05:15:00Z"/>
                <w:rFonts w:hint="eastAsia"/>
                <w:lang w:eastAsia="zh-TW"/>
              </w:rPr>
            </w:pPr>
            <w:ins w:id="118" w:author="本田志保" w:date="2025-02-06T14:15:00Z" w16du:dateUtc="2025-02-06T05:15:00Z">
              <w:r w:rsidRPr="005A6381">
                <w:rPr>
                  <w:rFonts w:hint="eastAsia"/>
                  <w:w w:val="90"/>
                  <w:kern w:val="0"/>
                  <w:fitText w:val="4000" w:id="-768372992"/>
                  <w:lang w:eastAsia="zh-TW"/>
                  <w:rPrChange w:id="119" w:author="本田志保" w:date="2025-02-06T14:15:00Z" w16du:dateUtc="2025-02-06T05:15:00Z">
                    <w:rPr>
                      <w:rFonts w:hint="eastAsia"/>
                      <w:lang w:eastAsia="zh-TW"/>
                    </w:rPr>
                  </w:rPrChange>
                </w:rPr>
                <w:t>（仮称）旧上瀬谷通信施設公園実施設計業務委</w:t>
              </w:r>
              <w:r w:rsidRPr="005A6381">
                <w:rPr>
                  <w:rFonts w:hint="eastAsia"/>
                  <w:spacing w:val="23"/>
                  <w:w w:val="90"/>
                  <w:kern w:val="0"/>
                  <w:fitText w:val="4000" w:id="-768372992"/>
                  <w:lang w:eastAsia="zh-TW"/>
                  <w:rPrChange w:id="120" w:author="本田志保" w:date="2025-02-06T14:15:00Z" w16du:dateUtc="2025-02-06T05:15:00Z">
                    <w:rPr>
                      <w:rFonts w:hint="eastAsia"/>
                      <w:lang w:eastAsia="zh-TW"/>
                    </w:rPr>
                  </w:rPrChange>
                </w:rPr>
                <w:t>託</w:t>
              </w:r>
            </w:ins>
          </w:p>
          <w:p w14:paraId="2B0ED20A" w14:textId="3E0559BB" w:rsidR="005A6381" w:rsidRPr="00430F88" w:rsidRDefault="005A6381" w:rsidP="005A6381">
            <w:pPr>
              <w:pStyle w:val="ae"/>
              <w:rPr>
                <w:ins w:id="121" w:author="本田志保" w:date="2025-02-06T14:18:00Z" w16du:dateUtc="2025-02-06T05:18:00Z"/>
                <w:spacing w:val="-5"/>
                <w:w w:val="95"/>
                <w:kern w:val="0"/>
                <w:rPrChange w:id="122" w:author="本田志保" w:date="2025-02-06T14:18:00Z" w16du:dateUtc="2025-02-06T05:18:00Z">
                  <w:rPr>
                    <w:ins w:id="123" w:author="本田志保" w:date="2025-02-06T14:18:00Z" w16du:dateUtc="2025-02-06T05:18:00Z"/>
                    <w:spacing w:val="-5"/>
                    <w:w w:val="95"/>
                    <w:kern w:val="0"/>
                    <w:fitText w:val="4000" w:id="-768372736"/>
                  </w:rPr>
                </w:rPrChange>
              </w:rPr>
            </w:pPr>
            <w:ins w:id="124" w:author="本田志保" w:date="2025-02-06T14:15:00Z" w16du:dateUtc="2025-02-06T05:15:00Z">
              <w:r w:rsidRPr="00430F88">
                <w:rPr>
                  <w:rFonts w:hint="eastAsia"/>
                  <w:spacing w:val="1"/>
                  <w:w w:val="95"/>
                  <w:kern w:val="0"/>
                  <w:fitText w:val="4000" w:id="-768372224"/>
                  <w:rPrChange w:id="125" w:author="本田志保" w:date="2025-02-06T14:20:00Z" w16du:dateUtc="2025-02-06T05:20:00Z">
                    <w:rPr>
                      <w:rFonts w:hint="eastAsia"/>
                    </w:rPr>
                  </w:rPrChange>
                </w:rPr>
                <w:t>プレック研究所・ランズ計画研究所共同企業</w:t>
              </w:r>
              <w:r w:rsidRPr="00430F88">
                <w:rPr>
                  <w:rFonts w:hint="eastAsia"/>
                  <w:spacing w:val="-5"/>
                  <w:w w:val="95"/>
                  <w:kern w:val="0"/>
                  <w:fitText w:val="4000" w:id="-768372224"/>
                  <w:rPrChange w:id="126" w:author="本田志保" w:date="2025-02-06T14:20:00Z" w16du:dateUtc="2025-02-06T05:20:00Z">
                    <w:rPr>
                      <w:rFonts w:hint="eastAsia"/>
                    </w:rPr>
                  </w:rPrChange>
                </w:rPr>
                <w:t>体</w:t>
              </w:r>
            </w:ins>
          </w:p>
          <w:p w14:paraId="75C540BC" w14:textId="77777777" w:rsidR="00430F88" w:rsidRPr="001608AA" w:rsidRDefault="00430F88" w:rsidP="005A6381">
            <w:pPr>
              <w:pStyle w:val="ae"/>
              <w:rPr>
                <w:rFonts w:hint="eastAsia"/>
              </w:rPr>
            </w:pPr>
          </w:p>
          <w:p w14:paraId="12E2E7FF" w14:textId="77777777" w:rsidR="005A6381" w:rsidRPr="005A6381" w:rsidRDefault="005A6381" w:rsidP="005A6381">
            <w:pPr>
              <w:pStyle w:val="ae"/>
              <w:rPr>
                <w:ins w:id="127" w:author="本田志保" w:date="2025-02-06T14:17:00Z"/>
              </w:rPr>
            </w:pPr>
            <w:ins w:id="128" w:author="本田志保" w:date="2025-02-06T14:17:00Z">
              <w:r w:rsidRPr="005A6381">
                <w:rPr>
                  <w:rFonts w:hint="eastAsia"/>
                </w:rPr>
                <w:t>■代表会社 株式会社プレック研究所</w:t>
              </w:r>
            </w:ins>
          </w:p>
          <w:p w14:paraId="4F0C4DA9" w14:textId="77777777" w:rsidR="005A6381" w:rsidRDefault="005A6381" w:rsidP="005A6381">
            <w:pPr>
              <w:pStyle w:val="ae"/>
              <w:rPr>
                <w:ins w:id="129" w:author="本田志保" w:date="2025-02-06T14:17:00Z" w16du:dateUtc="2025-02-06T05:17:00Z"/>
                <w:lang w:eastAsia="zh-TW"/>
              </w:rPr>
            </w:pPr>
            <w:ins w:id="130" w:author="本田志保" w:date="2025-02-06T14:17:00Z">
              <w:r w:rsidRPr="005A6381">
                <w:rPr>
                  <w:rFonts w:hint="eastAsia"/>
                  <w:lang w:eastAsia="zh-TW"/>
                </w:rPr>
                <w:t>TEL：03-5226-1105</w:t>
              </w:r>
            </w:ins>
          </w:p>
          <w:p w14:paraId="4346D977" w14:textId="4CD06411" w:rsidR="005A6381" w:rsidRDefault="005A6381" w:rsidP="005A6381">
            <w:pPr>
              <w:pStyle w:val="ae"/>
              <w:rPr>
                <w:ins w:id="131" w:author="本田志保" w:date="2025-02-06T14:17:00Z" w16du:dateUtc="2025-02-06T05:17:00Z"/>
                <w:lang w:eastAsia="zh-TW"/>
              </w:rPr>
            </w:pPr>
            <w:ins w:id="132" w:author="本田志保" w:date="2025-02-06T14:17:00Z" w16du:dateUtc="2025-02-06T05:17:00Z">
              <w:r w:rsidRPr="001608AA">
                <w:rPr>
                  <w:rFonts w:hint="eastAsia"/>
                  <w:lang w:eastAsia="zh-TW"/>
                </w:rPr>
                <w:t>担当技術者：</w:t>
              </w:r>
              <w:r>
                <w:rPr>
                  <w:rFonts w:hint="eastAsia"/>
                  <w:lang w:eastAsia="zh-TW"/>
                </w:rPr>
                <w:t>奥山　伊作</w:t>
              </w:r>
            </w:ins>
            <w:ins w:id="133" w:author="本田志保" w:date="2025-02-06T14:18:00Z" w16du:dateUtc="2025-02-06T05:18:00Z">
              <w:r>
                <w:rPr>
                  <w:rFonts w:hint="eastAsia"/>
                  <w:lang w:eastAsia="zh-TW"/>
                </w:rPr>
                <w:t>、</w:t>
              </w:r>
              <w:r w:rsidRPr="005A6381">
                <w:rPr>
                  <w:rFonts w:hint="eastAsia"/>
                  <w:lang w:eastAsia="zh-TW"/>
                </w:rPr>
                <w:t>浜野</w:t>
              </w:r>
              <w:r>
                <w:rPr>
                  <w:rFonts w:hint="eastAsia"/>
                  <w:lang w:eastAsia="zh-TW"/>
                </w:rPr>
                <w:t xml:space="preserve">　</w:t>
              </w:r>
              <w:r w:rsidRPr="005A6381">
                <w:rPr>
                  <w:rFonts w:hint="eastAsia"/>
                  <w:lang w:eastAsia="zh-TW"/>
                </w:rPr>
                <w:t>恒二</w:t>
              </w:r>
            </w:ins>
          </w:p>
          <w:p w14:paraId="59714E57" w14:textId="50B10A72" w:rsidR="0057778B" w:rsidRPr="001608AA" w:rsidRDefault="00430F88" w:rsidP="005A6381">
            <w:pPr>
              <w:pStyle w:val="ae"/>
            </w:pPr>
            <w:ins w:id="134" w:author="本田志保" w:date="2025-02-06T14:18:00Z" w16du:dateUtc="2025-02-06T05:18:00Z">
              <w:r>
                <w:rPr>
                  <w:rFonts w:hint="eastAsia"/>
                </w:rPr>
                <w:t>■</w:t>
              </w:r>
            </w:ins>
            <w:r w:rsidR="0057778B" w:rsidRPr="001608AA">
              <w:rPr>
                <w:rFonts w:hint="eastAsia"/>
              </w:rPr>
              <w:t>株式会社ランズ計画研究所</w:t>
            </w:r>
          </w:p>
          <w:p w14:paraId="6AD74295" w14:textId="77777777" w:rsidR="0057778B" w:rsidRPr="001608AA" w:rsidRDefault="0057778B" w:rsidP="007E4E85">
            <w:pPr>
              <w:pStyle w:val="ae"/>
              <w:rPr>
                <w:lang w:eastAsia="zh-TW"/>
              </w:rPr>
            </w:pPr>
            <w:r w:rsidRPr="001608AA">
              <w:rPr>
                <w:rFonts w:hint="eastAsia"/>
                <w:lang w:eastAsia="zh-TW"/>
              </w:rPr>
              <w:t>TEL：045-322-0581</w:t>
            </w:r>
          </w:p>
          <w:p w14:paraId="64406F0A" w14:textId="28B6D3E3" w:rsidR="005E6190" w:rsidRDefault="005E6190" w:rsidP="005E6190">
            <w:pPr>
              <w:pStyle w:val="ae"/>
              <w:rPr>
                <w:lang w:eastAsia="zh-TW"/>
              </w:rPr>
            </w:pPr>
            <w:r w:rsidRPr="001608AA">
              <w:rPr>
                <w:rFonts w:hint="eastAsia"/>
                <w:lang w:eastAsia="zh-TW"/>
              </w:rPr>
              <w:t>管理技術者：</w:t>
            </w:r>
            <w:r w:rsidR="00D2290B">
              <w:rPr>
                <w:rFonts w:hint="eastAsia"/>
                <w:lang w:eastAsia="zh-TW"/>
              </w:rPr>
              <w:t>北島　佳浩</w:t>
            </w:r>
          </w:p>
          <w:p w14:paraId="351AE87F" w14:textId="29951362" w:rsidR="003A7397" w:rsidRPr="001608AA" w:rsidRDefault="003A7397" w:rsidP="005E6190">
            <w:pPr>
              <w:pStyle w:val="ae"/>
              <w:rPr>
                <w:lang w:eastAsia="zh-TW"/>
              </w:rPr>
            </w:pPr>
            <w:r>
              <w:rPr>
                <w:rFonts w:hint="eastAsia"/>
                <w:lang w:eastAsia="zh-TW"/>
              </w:rPr>
              <w:t>照査技術者：</w:t>
            </w:r>
            <w:r w:rsidR="00D2290B">
              <w:rPr>
                <w:rFonts w:hint="eastAsia"/>
                <w:lang w:eastAsia="zh-TW"/>
              </w:rPr>
              <w:t>満生　朋子</w:t>
            </w:r>
          </w:p>
          <w:p w14:paraId="78449DB3" w14:textId="7E31E02D" w:rsidR="00C26DA5" w:rsidRDefault="00C26DA5" w:rsidP="00C26DA5">
            <w:pPr>
              <w:pStyle w:val="ae"/>
              <w:rPr>
                <w:lang w:eastAsia="zh-TW"/>
              </w:rPr>
            </w:pPr>
            <w:r w:rsidRPr="001608AA">
              <w:rPr>
                <w:rFonts w:hint="eastAsia"/>
                <w:lang w:eastAsia="zh-TW"/>
              </w:rPr>
              <w:t>担当技術者：</w:t>
            </w:r>
            <w:r w:rsidR="00D2290B">
              <w:rPr>
                <w:rFonts w:hint="eastAsia"/>
                <w:lang w:eastAsia="zh-TW"/>
              </w:rPr>
              <w:t>浅見　友紀</w:t>
            </w:r>
          </w:p>
          <w:p w14:paraId="5496A390" w14:textId="77777777" w:rsidR="0057778B" w:rsidRPr="001608AA" w:rsidRDefault="0057778B" w:rsidP="007E4E85">
            <w:pPr>
              <w:pStyle w:val="ae"/>
              <w:rPr>
                <w:lang w:eastAsia="zh-TW"/>
              </w:rPr>
            </w:pPr>
            <w:r w:rsidRPr="001608AA">
              <w:rPr>
                <w:rFonts w:hint="eastAsia"/>
                <w:lang w:eastAsia="zh-TW"/>
              </w:rPr>
              <w:t>緊急連絡先：080-4385-3823（営業川島）</w:t>
            </w:r>
          </w:p>
        </w:tc>
      </w:tr>
    </w:tbl>
    <w:p w14:paraId="5303BE21" w14:textId="77777777" w:rsidR="0057778B" w:rsidRPr="00C11F92" w:rsidRDefault="0057778B" w:rsidP="0057778B">
      <w:pPr>
        <w:rPr>
          <w:color w:val="FF0000"/>
          <w:lang w:eastAsia="zh-TW"/>
        </w:rPr>
      </w:pPr>
    </w:p>
    <w:p w14:paraId="51A1D739" w14:textId="77777777" w:rsidR="0057778B" w:rsidRPr="00C11F92" w:rsidRDefault="0057778B" w:rsidP="0057778B">
      <w:pPr>
        <w:rPr>
          <w:color w:val="FF0000"/>
          <w:lang w:eastAsia="zh-TW"/>
        </w:rPr>
      </w:pPr>
    </w:p>
    <w:p w14:paraId="48CA7A60" w14:textId="77777777" w:rsidR="0057778B" w:rsidRPr="00C11F92" w:rsidRDefault="0057778B" w:rsidP="0057778B">
      <w:pPr>
        <w:rPr>
          <w:color w:val="FF0000"/>
          <w:lang w:eastAsia="zh-TW"/>
        </w:rPr>
      </w:pPr>
    </w:p>
    <w:p w14:paraId="1AC59875" w14:textId="77777777" w:rsidR="0057778B" w:rsidRPr="00C11F92" w:rsidRDefault="0057778B" w:rsidP="0057778B">
      <w:pPr>
        <w:rPr>
          <w:color w:val="FF0000"/>
          <w:lang w:eastAsia="zh-TW"/>
        </w:rPr>
      </w:pPr>
    </w:p>
    <w:p w14:paraId="29768357" w14:textId="77777777" w:rsidR="0057778B" w:rsidRPr="00C11F92" w:rsidRDefault="0057778B" w:rsidP="0057778B">
      <w:pPr>
        <w:rPr>
          <w:color w:val="FF0000"/>
          <w:lang w:eastAsia="zh-TW"/>
        </w:rPr>
      </w:pPr>
    </w:p>
    <w:p w14:paraId="42997B58" w14:textId="77777777" w:rsidR="0057778B" w:rsidRPr="00C11F92" w:rsidRDefault="0057778B" w:rsidP="0057778B">
      <w:pPr>
        <w:rPr>
          <w:color w:val="FF0000"/>
          <w:lang w:eastAsia="zh-TW"/>
        </w:rPr>
      </w:pPr>
    </w:p>
    <w:p w14:paraId="151DB789" w14:textId="77777777" w:rsidR="0057778B" w:rsidRPr="00C11F92" w:rsidRDefault="0057778B" w:rsidP="0057778B">
      <w:pPr>
        <w:rPr>
          <w:color w:val="FF0000"/>
          <w:lang w:eastAsia="zh-TW"/>
        </w:rPr>
      </w:pPr>
    </w:p>
    <w:p w14:paraId="51AD7BFA" w14:textId="77777777" w:rsidR="0057778B" w:rsidRPr="00C11F92" w:rsidRDefault="0057778B" w:rsidP="001A3461">
      <w:pPr>
        <w:pStyle w:val="50"/>
        <w:rPr>
          <w:color w:val="FF0000"/>
          <w:lang w:eastAsia="zh-TW"/>
        </w:rPr>
      </w:pPr>
    </w:p>
    <w:p w14:paraId="3DF541D9" w14:textId="40938633" w:rsidR="00EB12E8" w:rsidRPr="00C11F92" w:rsidRDefault="00EB12E8">
      <w:pPr>
        <w:widowControl/>
        <w:jc w:val="left"/>
        <w:rPr>
          <w:color w:val="FF0000"/>
          <w:lang w:eastAsia="zh-TW"/>
        </w:rPr>
      </w:pPr>
    </w:p>
    <w:p w14:paraId="76902146" w14:textId="25B5E451" w:rsidR="009D13AF" w:rsidRPr="00C11F92" w:rsidRDefault="009D13AF">
      <w:pPr>
        <w:widowControl/>
        <w:jc w:val="left"/>
        <w:rPr>
          <w:rFonts w:asciiTheme="majorEastAsia" w:eastAsiaTheme="majorEastAsia" w:hAnsiTheme="majorEastAsia"/>
          <w:color w:val="FF0000"/>
          <w:sz w:val="20"/>
          <w:szCs w:val="20"/>
          <w:lang w:eastAsia="zh-TW"/>
        </w:rPr>
      </w:pPr>
      <w:r w:rsidRPr="00C11F92">
        <w:rPr>
          <w:rFonts w:asciiTheme="majorEastAsia" w:eastAsiaTheme="majorEastAsia" w:hAnsiTheme="majorEastAsia"/>
          <w:color w:val="FF0000"/>
          <w:sz w:val="20"/>
          <w:szCs w:val="20"/>
          <w:lang w:eastAsia="zh-TW"/>
        </w:rPr>
        <w:br w:type="page"/>
      </w:r>
    </w:p>
    <w:p w14:paraId="405E5352" w14:textId="1A0DF9FD" w:rsidR="00B84E75" w:rsidRDefault="00A82F20" w:rsidP="00A82F20">
      <w:pPr>
        <w:pStyle w:val="2"/>
      </w:pPr>
      <w:bookmarkStart w:id="135" w:name="_Toc189671386"/>
      <w:r>
        <w:rPr>
          <w:rFonts w:hint="eastAsia"/>
        </w:rPr>
        <w:lastRenderedPageBreak/>
        <w:t>その他</w:t>
      </w:r>
      <w:bookmarkEnd w:id="135"/>
    </w:p>
    <w:p w14:paraId="109F4357" w14:textId="77777777" w:rsidR="00A82F20" w:rsidRPr="00A82F20" w:rsidRDefault="00A82F20" w:rsidP="00A82F20">
      <w:pPr>
        <w:pStyle w:val="20"/>
      </w:pPr>
    </w:p>
    <w:p w14:paraId="54306F68" w14:textId="77777777" w:rsidR="009D13AF" w:rsidRPr="00101380" w:rsidRDefault="009D13AF" w:rsidP="00475675">
      <w:pPr>
        <w:pStyle w:val="2"/>
        <w:numPr>
          <w:ilvl w:val="1"/>
          <w:numId w:val="7"/>
        </w:numPr>
        <w:ind w:left="533"/>
      </w:pPr>
      <w:bookmarkStart w:id="136" w:name="_Toc103778624"/>
      <w:bookmarkStart w:id="137" w:name="_Toc189671387"/>
      <w:r w:rsidRPr="00101380">
        <w:rPr>
          <w:rFonts w:hint="eastAsia"/>
        </w:rPr>
        <w:t>個人情報の取扱い及び行政情報流出防止対策の強化</w:t>
      </w:r>
      <w:bookmarkEnd w:id="136"/>
      <w:bookmarkEnd w:id="137"/>
    </w:p>
    <w:p w14:paraId="612EBDC0" w14:textId="77777777" w:rsidR="009D13AF" w:rsidRPr="00101380" w:rsidRDefault="009D13AF" w:rsidP="009D13AF">
      <w:pPr>
        <w:pStyle w:val="50"/>
        <w:ind w:left="1200"/>
      </w:pPr>
      <w:r w:rsidRPr="00101380">
        <w:rPr>
          <w:rFonts w:hint="eastAsia"/>
        </w:rPr>
        <w:t>業務遂行においては、「個人情報の保護に関する法律」、「行政機関の保有する個人情報の保護に関する法律」、「行政手続きにおける特定の個人を識別する番号の利用等に関する法律」及び、「委託業務等における行政情報流出防止対策の基本事項」を遵守する。</w:t>
      </w:r>
    </w:p>
    <w:p w14:paraId="593247D7" w14:textId="77777777" w:rsidR="009D13AF" w:rsidRPr="00101380" w:rsidRDefault="009D13AF" w:rsidP="009D13AF">
      <w:pPr>
        <w:pStyle w:val="50"/>
        <w:ind w:left="1200"/>
      </w:pPr>
      <w:r w:rsidRPr="00101380">
        <w:rPr>
          <w:rFonts w:hint="eastAsia"/>
        </w:rPr>
        <w:t>当社の情報資産の安全性確保と信頼性確保の目的に定めた「品質・環境・情報セキュリティマニュアル（登録番号：</w:t>
      </w:r>
      <w:r w:rsidRPr="00101380">
        <w:rPr>
          <w:rFonts w:hint="eastAsia"/>
        </w:rPr>
        <w:t>ISO</w:t>
      </w:r>
      <w:r w:rsidRPr="00101380">
        <w:t>27</w:t>
      </w:r>
      <w:r w:rsidRPr="00101380">
        <w:rPr>
          <w:rFonts w:hint="eastAsia"/>
        </w:rPr>
        <w:t>00</w:t>
      </w:r>
      <w:r w:rsidRPr="00101380">
        <w:t>1</w:t>
      </w:r>
      <w:r w:rsidRPr="00101380">
        <w:rPr>
          <w:rFonts w:hint="eastAsia"/>
        </w:rPr>
        <w:t>-00</w:t>
      </w:r>
      <w:r w:rsidRPr="00101380">
        <w:t>67293</w:t>
      </w:r>
      <w:r w:rsidRPr="00101380">
        <w:rPr>
          <w:rFonts w:hint="eastAsia"/>
        </w:rPr>
        <w:t>」と、情報漏洩等のセキュリティ事故の防止を目的として定めた「情報セキュリティルールブック」を遵守する。</w:t>
      </w:r>
    </w:p>
    <w:p w14:paraId="78FADBD1" w14:textId="77777777" w:rsidR="009D13AF" w:rsidRPr="00101380" w:rsidRDefault="009D13AF" w:rsidP="009D13AF">
      <w:pPr>
        <w:pStyle w:val="50"/>
        <w:ind w:left="1200"/>
      </w:pPr>
      <w:r w:rsidRPr="00101380">
        <w:rPr>
          <w:rFonts w:hint="eastAsia"/>
        </w:rPr>
        <w:t>当社は、</w:t>
      </w:r>
      <w:r w:rsidRPr="00101380">
        <w:rPr>
          <w:rFonts w:hint="eastAsia"/>
        </w:rPr>
        <w:t>20</w:t>
      </w:r>
      <w:r w:rsidRPr="00101380">
        <w:t>16</w:t>
      </w:r>
      <w:r w:rsidRPr="00101380">
        <w:rPr>
          <w:rFonts w:hint="eastAsia"/>
        </w:rPr>
        <w:t>年</w:t>
      </w:r>
      <w:r w:rsidRPr="00101380">
        <w:rPr>
          <w:rFonts w:hint="eastAsia"/>
        </w:rPr>
        <w:t>3</w:t>
      </w:r>
      <w:r w:rsidRPr="00101380">
        <w:rPr>
          <w:rFonts w:hint="eastAsia"/>
        </w:rPr>
        <w:t>月</w:t>
      </w:r>
      <w:r w:rsidRPr="00101380">
        <w:rPr>
          <w:rFonts w:hint="eastAsia"/>
        </w:rPr>
        <w:t>5</w:t>
      </w:r>
      <w:r w:rsidRPr="00101380">
        <w:rPr>
          <w:rFonts w:hint="eastAsia"/>
        </w:rPr>
        <w:t>日に</w:t>
      </w:r>
      <w:r w:rsidRPr="00101380">
        <w:t>ISO27001</w:t>
      </w:r>
      <w:r w:rsidRPr="00101380">
        <w:rPr>
          <w:rFonts w:hint="eastAsia"/>
        </w:rPr>
        <w:t>の承認・登録を受け、品質・環境・情報セキュリティマニュアルに基づき品質の向上に努めている。</w:t>
      </w:r>
    </w:p>
    <w:p w14:paraId="4ACFE387" w14:textId="77777777" w:rsidR="009D13AF" w:rsidRPr="00101380" w:rsidRDefault="009D13AF" w:rsidP="009D13AF">
      <w:pPr>
        <w:pStyle w:val="50"/>
        <w:ind w:left="1200"/>
      </w:pPr>
      <w:r w:rsidRPr="00101380">
        <w:rPr>
          <w:rFonts w:hint="eastAsia"/>
        </w:rPr>
        <w:t>業務の各情報については、管理技術者を情報責任者に定め、管理を行う。</w:t>
      </w:r>
    </w:p>
    <w:p w14:paraId="24587C99" w14:textId="77777777" w:rsidR="009D13AF" w:rsidRPr="00101380" w:rsidRDefault="009D13AF" w:rsidP="00475675">
      <w:pPr>
        <w:pStyle w:val="2"/>
        <w:numPr>
          <w:ilvl w:val="1"/>
          <w:numId w:val="7"/>
        </w:numPr>
        <w:ind w:left="533"/>
      </w:pPr>
      <w:bookmarkStart w:id="138" w:name="_Toc103778625"/>
      <w:bookmarkStart w:id="139" w:name="_Toc189671388"/>
      <w:r w:rsidRPr="00101380">
        <w:rPr>
          <w:rFonts w:hint="eastAsia"/>
        </w:rPr>
        <w:t>安全等の確保</w:t>
      </w:r>
      <w:bookmarkEnd w:id="138"/>
      <w:bookmarkEnd w:id="139"/>
    </w:p>
    <w:p w14:paraId="71B0C927" w14:textId="77777777" w:rsidR="009D13AF" w:rsidRPr="00101380" w:rsidRDefault="009D13AF" w:rsidP="009D13AF">
      <w:pPr>
        <w:pStyle w:val="50"/>
        <w:ind w:left="1200"/>
      </w:pPr>
      <w:r w:rsidRPr="00101380">
        <w:t>現地</w:t>
      </w:r>
      <w:r w:rsidRPr="00101380">
        <w:rPr>
          <w:rFonts w:hint="eastAsia"/>
        </w:rPr>
        <w:t>調査等</w:t>
      </w:r>
      <w:r w:rsidRPr="00101380">
        <w:t>の実施にあたっては、</w:t>
      </w:r>
      <w:r w:rsidRPr="00101380">
        <w:rPr>
          <w:rFonts w:hint="eastAsia"/>
        </w:rPr>
        <w:t>労働関係法令等の厳守及び、安全な行動並びに災害防止の努力を行う。</w:t>
      </w:r>
    </w:p>
    <w:p w14:paraId="2621D9A0" w14:textId="77777777" w:rsidR="009D13AF" w:rsidRPr="00101380" w:rsidRDefault="009D13AF" w:rsidP="009D13AF">
      <w:pPr>
        <w:pStyle w:val="50"/>
        <w:ind w:left="1200"/>
      </w:pPr>
      <w:r w:rsidRPr="00101380">
        <w:t>次の項目に留意するものとする。</w:t>
      </w:r>
    </w:p>
    <w:p w14:paraId="7BA69DB9" w14:textId="77777777" w:rsidR="009D13AF" w:rsidRPr="00101380" w:rsidRDefault="009D13AF" w:rsidP="00475675">
      <w:pPr>
        <w:pStyle w:val="50"/>
        <w:numPr>
          <w:ilvl w:val="0"/>
          <w:numId w:val="5"/>
        </w:numPr>
        <w:ind w:firstLineChars="0"/>
        <w:rPr>
          <w:rFonts w:ascii="ＭＳ ゴシック" w:hAnsi="ＭＳ ゴシック" w:cs="ＭＳ ゴシック"/>
        </w:rPr>
      </w:pPr>
      <w:r w:rsidRPr="00101380">
        <w:rPr>
          <w:rFonts w:ascii="ＭＳ ゴシック" w:hAnsi="ＭＳ ゴシック" w:cs="ＭＳ ゴシック" w:hint="eastAsia"/>
        </w:rPr>
        <w:t>現地入りする際の注意事項</w:t>
      </w:r>
      <w:r w:rsidRPr="00101380">
        <w:rPr>
          <w:rFonts w:ascii="ＭＳ ゴシック" w:hAnsi="ＭＳ ゴシック" w:cs="ＭＳ ゴシック"/>
        </w:rPr>
        <w:br/>
      </w:r>
      <w:r w:rsidRPr="00101380">
        <w:rPr>
          <w:rFonts w:ascii="ＭＳ ゴシック" w:hAnsi="ＭＳ ゴシック" w:cs="ＭＳ ゴシック" w:hint="eastAsia"/>
        </w:rPr>
        <w:t>現地調査の際、公園利用者、住民の方々と接する際には、言動に注意しトラブルを起こさない。</w:t>
      </w:r>
      <w:r w:rsidRPr="00101380">
        <w:rPr>
          <w:rFonts w:ascii="ＭＳ ゴシック" w:hAnsi="ＭＳ ゴシック" w:cs="ＭＳ ゴシック"/>
        </w:rPr>
        <w:br/>
      </w:r>
      <w:r w:rsidRPr="00101380">
        <w:rPr>
          <w:rFonts w:ascii="ＭＳ ゴシック" w:hAnsi="ＭＳ ゴシック" w:cs="ＭＳ ゴシック" w:hint="eastAsia"/>
        </w:rPr>
        <w:t>現地調査の際、公園利用者等から意見及び苦情があった場合は、丁寧に対応し、速やかに調査職員に報告する。</w:t>
      </w:r>
      <w:r w:rsidRPr="00101380">
        <w:rPr>
          <w:rFonts w:ascii="ＭＳ ゴシック" w:hAnsi="ＭＳ ゴシック" w:cs="ＭＳ ゴシック"/>
        </w:rPr>
        <w:br/>
      </w:r>
      <w:r w:rsidRPr="00101380">
        <w:rPr>
          <w:rFonts w:ascii="ＭＳ ゴシック" w:hAnsi="ＭＳ ゴシック" w:cs="ＭＳ ゴシック" w:hint="eastAsia"/>
        </w:rPr>
        <w:t>地元調整の必要な場合には、前もって協議する（敷地内への立ち入り、私有物、組合共有物等）</w:t>
      </w:r>
      <w:r w:rsidRPr="00101380">
        <w:rPr>
          <w:rFonts w:ascii="ＭＳ ゴシック" w:hAnsi="ＭＳ ゴシック" w:cs="ＭＳ ゴシック"/>
        </w:rPr>
        <w:br/>
      </w:r>
      <w:r w:rsidRPr="00101380">
        <w:rPr>
          <w:rFonts w:ascii="ＭＳ ゴシック" w:hAnsi="ＭＳ ゴシック" w:cs="ＭＳ ゴシック" w:hint="eastAsia"/>
        </w:rPr>
        <w:t>調査に使用する車輌を駐停車する際は、他の迷惑にならないように注意する。</w:t>
      </w:r>
    </w:p>
    <w:p w14:paraId="41FDB0CD" w14:textId="77777777" w:rsidR="009D13AF" w:rsidRPr="00101380" w:rsidRDefault="009D13AF" w:rsidP="00475675">
      <w:pPr>
        <w:pStyle w:val="50"/>
        <w:numPr>
          <w:ilvl w:val="0"/>
          <w:numId w:val="5"/>
        </w:numPr>
        <w:ind w:firstLineChars="0"/>
        <w:rPr>
          <w:rFonts w:ascii="ＭＳ ゴシック" w:hAnsi="ＭＳ ゴシック" w:cs="ＭＳ ゴシック"/>
        </w:rPr>
      </w:pPr>
      <w:r w:rsidRPr="00101380">
        <w:rPr>
          <w:rFonts w:ascii="ＭＳ ゴシック" w:hAnsi="ＭＳ ゴシック" w:cs="ＭＳ ゴシック" w:hint="eastAsia"/>
        </w:rPr>
        <w:t>安全管理等に関する留意事項</w:t>
      </w:r>
      <w:r w:rsidRPr="00101380">
        <w:rPr>
          <w:rFonts w:ascii="ＭＳ ゴシック" w:hAnsi="ＭＳ ゴシック" w:cs="ＭＳ ゴシック"/>
        </w:rPr>
        <w:br/>
      </w:r>
      <w:r w:rsidRPr="00101380">
        <w:rPr>
          <w:rFonts w:ascii="ＭＳ ゴシック" w:hAnsi="ＭＳ ゴシック" w:cs="ＭＳ ゴシック" w:hint="eastAsia"/>
        </w:rPr>
        <w:t>現地調査においては、安全な行動を第一に行動する。特に、交通事故、危険動物等に対する備えを万全にする。</w:t>
      </w:r>
      <w:r w:rsidRPr="00101380">
        <w:rPr>
          <w:rFonts w:ascii="ＭＳ ゴシック" w:hAnsi="ＭＳ ゴシック" w:cs="ＭＳ ゴシック"/>
        </w:rPr>
        <w:br/>
      </w:r>
      <w:r w:rsidRPr="00101380">
        <w:rPr>
          <w:rFonts w:ascii="ＭＳ ゴシック" w:hAnsi="ＭＳ ゴシック" w:cs="ＭＳ ゴシック" w:hint="eastAsia"/>
        </w:rPr>
        <w:t>万一事故等トラブルが発生した場合には、まず現地調査員等の安全を確保の上、速やかに発注者に報告するとともに、適切な処理を行う。</w:t>
      </w:r>
    </w:p>
    <w:p w14:paraId="3C748635" w14:textId="77777777" w:rsidR="009D13AF" w:rsidRPr="00101380" w:rsidRDefault="009D13AF" w:rsidP="00475675">
      <w:pPr>
        <w:pStyle w:val="50"/>
        <w:numPr>
          <w:ilvl w:val="0"/>
          <w:numId w:val="5"/>
        </w:numPr>
        <w:ind w:firstLineChars="0"/>
        <w:rPr>
          <w:rFonts w:ascii="ＭＳ ゴシック" w:hAnsi="ＭＳ ゴシック" w:cs="ＭＳ ゴシック"/>
        </w:rPr>
      </w:pPr>
      <w:r w:rsidRPr="00101380">
        <w:rPr>
          <w:rFonts w:ascii="ＭＳ ゴシック" w:hAnsi="ＭＳ ゴシック" w:cs="ＭＳ ゴシック" w:hint="eastAsia"/>
        </w:rPr>
        <w:t>施工途中の現場に入る際の留意事項</w:t>
      </w:r>
      <w:r w:rsidRPr="00101380">
        <w:rPr>
          <w:rFonts w:ascii="ＭＳ ゴシック" w:hAnsi="ＭＳ ゴシック" w:cs="ＭＳ ゴシック"/>
        </w:rPr>
        <w:br/>
      </w:r>
      <w:r w:rsidRPr="00101380">
        <w:rPr>
          <w:rFonts w:ascii="ＭＳ ゴシック" w:hAnsi="ＭＳ ゴシック" w:cs="ＭＳ ゴシック" w:hint="eastAsia"/>
        </w:rPr>
        <w:t>施工途中の現場等に入る際には３日前までに、調査職員に連絡し、施工業者とご連絡いただく。</w:t>
      </w:r>
      <w:r w:rsidRPr="00101380">
        <w:rPr>
          <w:rFonts w:ascii="ＭＳ ゴシック" w:hAnsi="ＭＳ ゴシック" w:cs="ＭＳ ゴシック"/>
        </w:rPr>
        <w:br/>
      </w:r>
      <w:r w:rsidRPr="00101380">
        <w:rPr>
          <w:rFonts w:ascii="ＭＳ ゴシック" w:hAnsi="ＭＳ ゴシック" w:cs="ＭＳ ゴシック" w:hint="eastAsia"/>
        </w:rPr>
        <w:t>当日は、現場管理事務所等へ挨拶し、当日の注意すべき項目を確認し、現場調査を行う。また、施工現場内ではヘルメットを着用し、作業に適した服装で調査を行う。</w:t>
      </w:r>
    </w:p>
    <w:p w14:paraId="5D4D8202" w14:textId="77777777" w:rsidR="009D13AF" w:rsidRPr="00101380" w:rsidRDefault="009D13AF" w:rsidP="00475675">
      <w:pPr>
        <w:pStyle w:val="50"/>
        <w:numPr>
          <w:ilvl w:val="0"/>
          <w:numId w:val="5"/>
        </w:numPr>
        <w:ind w:firstLineChars="0"/>
      </w:pPr>
      <w:r w:rsidRPr="00101380">
        <w:rPr>
          <w:rFonts w:ascii="ＭＳ ゴシック" w:hAnsi="ＭＳ ゴシック" w:cs="ＭＳ ゴシック" w:hint="eastAsia"/>
        </w:rPr>
        <w:lastRenderedPageBreak/>
        <w:t>環境等に対する留意事項</w:t>
      </w:r>
      <w:r w:rsidRPr="00101380">
        <w:rPr>
          <w:rFonts w:ascii="ＭＳ ゴシック" w:hAnsi="ＭＳ ゴシック" w:cs="ＭＳ ゴシック"/>
        </w:rPr>
        <w:br/>
      </w:r>
      <w:r w:rsidRPr="00101380">
        <w:rPr>
          <w:rFonts w:hint="eastAsia"/>
        </w:rPr>
        <w:t>たばこ等の火気の仕様、ごみ、たばこの吸い殻等の投棄は厳禁とする。</w:t>
      </w:r>
      <w:r w:rsidRPr="00101380">
        <w:br/>
      </w:r>
      <w:r w:rsidRPr="00101380">
        <w:rPr>
          <w:rFonts w:hint="eastAsia"/>
        </w:rPr>
        <w:t>竹木の伐採、石礫・土砂の採取、地形の改変等環境の現状を変更するような行為は厳禁とする。</w:t>
      </w:r>
    </w:p>
    <w:p w14:paraId="7E4B2674" w14:textId="77777777" w:rsidR="00EF02AC" w:rsidRPr="00101380" w:rsidRDefault="00EF02AC" w:rsidP="00EF02AC">
      <w:pPr>
        <w:pStyle w:val="20"/>
        <w:ind w:left="1410" w:firstLineChars="0" w:firstLine="0"/>
      </w:pPr>
    </w:p>
    <w:p w14:paraId="6A829882" w14:textId="77777777" w:rsidR="00EF02AC" w:rsidRPr="00EF02AC" w:rsidRDefault="00EF02AC" w:rsidP="00475675">
      <w:pPr>
        <w:pStyle w:val="2"/>
        <w:numPr>
          <w:ilvl w:val="1"/>
          <w:numId w:val="7"/>
        </w:numPr>
        <w:ind w:left="533"/>
      </w:pPr>
      <w:bookmarkStart w:id="140" w:name="_Toc189671389"/>
      <w:bookmarkStart w:id="141" w:name="_Toc103778626"/>
      <w:r w:rsidRPr="00101380">
        <w:rPr>
          <w:rFonts w:hint="eastAsia"/>
        </w:rPr>
        <w:t>業務実績情報システムの登録</w:t>
      </w:r>
      <w:bookmarkEnd w:id="140"/>
    </w:p>
    <w:p w14:paraId="1CC93DFA" w14:textId="36C5C47C" w:rsidR="00EF02AC" w:rsidRDefault="00EF02AC" w:rsidP="00EF02AC">
      <w:pPr>
        <w:pStyle w:val="50"/>
        <w:ind w:left="1200"/>
        <w:rPr>
          <w:rFonts w:asciiTheme="minorEastAsia" w:hAnsiTheme="minorEastAsia"/>
        </w:rPr>
      </w:pPr>
      <w:r w:rsidRPr="00101380">
        <w:rPr>
          <w:rFonts w:asciiTheme="minorEastAsia" w:hAnsiTheme="minorEastAsia" w:hint="eastAsia"/>
        </w:rPr>
        <w:t>業務実績情報システム</w:t>
      </w:r>
      <w:r w:rsidRPr="00101380">
        <w:rPr>
          <w:rFonts w:asciiTheme="minorEastAsia" w:hAnsiTheme="minorEastAsia"/>
        </w:rPr>
        <w:t>（テクリス）に基づき、受注・変更・完了・訂正時に業務</w:t>
      </w:r>
      <w:r w:rsidRPr="00101380">
        <w:rPr>
          <w:rFonts w:asciiTheme="minorEastAsia" w:hAnsiTheme="minorEastAsia" w:hint="eastAsia"/>
        </w:rPr>
        <w:t>情報</w:t>
      </w:r>
      <w:r w:rsidRPr="00101380">
        <w:rPr>
          <w:rFonts w:asciiTheme="minorEastAsia" w:hAnsiTheme="minorEastAsia"/>
        </w:rPr>
        <w:t>として「業務カルテ」を作成し、</w:t>
      </w:r>
      <w:r w:rsidRPr="00101380">
        <w:rPr>
          <w:rFonts w:asciiTheme="minorEastAsia" w:hAnsiTheme="minorEastAsia" w:hint="eastAsia"/>
        </w:rPr>
        <w:t>契約締結後、完了時の登録は業務完了後15日（休日等を除く）以内に、登録申請を行う。</w:t>
      </w:r>
    </w:p>
    <w:bookmarkEnd w:id="141"/>
    <w:p w14:paraId="6EA36854" w14:textId="0A52B15C" w:rsidR="00BD5A56" w:rsidRDefault="00BD5A56">
      <w:pPr>
        <w:widowControl/>
        <w:jc w:val="left"/>
        <w:rPr>
          <w:rFonts w:asciiTheme="minorEastAsia" w:hAnsiTheme="minorEastAsia"/>
        </w:rPr>
      </w:pPr>
      <w:r>
        <w:rPr>
          <w:rFonts w:asciiTheme="minorEastAsia" w:hAnsiTheme="minorEastAsia"/>
        </w:rPr>
        <w:br w:type="page"/>
      </w:r>
    </w:p>
    <w:p w14:paraId="216AC15C" w14:textId="57424CD9" w:rsidR="00DD1943" w:rsidRPr="00101380" w:rsidRDefault="00AF7B12">
      <w:pPr>
        <w:widowControl/>
        <w:jc w:val="left"/>
        <w:rPr>
          <w:rFonts w:asciiTheme="minorEastAsia" w:hAnsiTheme="minorEastAsia"/>
        </w:rPr>
      </w:pPr>
      <w:r w:rsidRPr="00AF7B12">
        <w:rPr>
          <w:noProof/>
        </w:rPr>
        <w:lastRenderedPageBreak/>
        <w:drawing>
          <wp:inline distT="0" distB="0" distL="0" distR="0" wp14:anchorId="61EB7920" wp14:editId="0B9BB4CC">
            <wp:extent cx="5755640" cy="7774305"/>
            <wp:effectExtent l="0" t="0" r="0" b="0"/>
            <wp:docPr id="1325653048"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640" cy="7774305"/>
                    </a:xfrm>
                    <a:prstGeom prst="rect">
                      <a:avLst/>
                    </a:prstGeom>
                    <a:noFill/>
                    <a:ln>
                      <a:noFill/>
                    </a:ln>
                  </pic:spPr>
                </pic:pic>
              </a:graphicData>
            </a:graphic>
          </wp:inline>
        </w:drawing>
      </w:r>
      <w:r w:rsidR="00081609" w:rsidRPr="00081609">
        <w:t xml:space="preserve"> </w:t>
      </w:r>
      <w:r w:rsidR="00BD5A56" w:rsidRPr="00BD5A56">
        <w:rPr>
          <w:noProof/>
        </w:rPr>
        <w:lastRenderedPageBreak/>
        <w:drawing>
          <wp:inline distT="0" distB="0" distL="0" distR="0" wp14:anchorId="62A0DEC0" wp14:editId="12725465">
            <wp:extent cx="5755640" cy="8381365"/>
            <wp:effectExtent l="0" t="0" r="0" b="635"/>
            <wp:docPr id="1077714403"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5640" cy="8381365"/>
                    </a:xfrm>
                    <a:prstGeom prst="rect">
                      <a:avLst/>
                    </a:prstGeom>
                    <a:noFill/>
                    <a:ln>
                      <a:noFill/>
                    </a:ln>
                  </pic:spPr>
                </pic:pic>
              </a:graphicData>
            </a:graphic>
          </wp:inline>
        </w:drawing>
      </w:r>
    </w:p>
    <w:sectPr w:rsidR="00DD1943" w:rsidRPr="00101380" w:rsidSect="001A3461">
      <w:headerReference w:type="default" r:id="rId16"/>
      <w:footerReference w:type="default" r:id="rId17"/>
      <w:pgSz w:w="11900" w:h="16820"/>
      <w:pgMar w:top="1134" w:right="1418" w:bottom="1134" w:left="1418" w:header="851" w:footer="397" w:gutter="0"/>
      <w:pgNumType w:start="1"/>
      <w:cols w:space="425"/>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1E33BD" w14:textId="77777777" w:rsidR="00A65532" w:rsidRDefault="00A65532" w:rsidP="00C10786">
      <w:r>
        <w:separator/>
      </w:r>
    </w:p>
  </w:endnote>
  <w:endnote w:type="continuationSeparator" w:id="0">
    <w:p w14:paraId="786A2220" w14:textId="77777777" w:rsidR="00A65532" w:rsidRDefault="00A65532" w:rsidP="00C10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eiryo UI">
    <w:panose1 w:val="020B0604030504040204"/>
    <w:charset w:val="80"/>
    <w:family w:val="modern"/>
    <w:pitch w:val="variable"/>
    <w:sig w:usb0="E00002FF" w:usb1="6AC7FFFF"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MingLiU_HKSCS">
    <w:charset w:val="88"/>
    <w:family w:val="roman"/>
    <w:pitch w:val="variable"/>
    <w:sig w:usb0="A00002FF" w:usb1="28CFFCFA" w:usb2="00000016" w:usb3="00000000" w:csb0="00100001" w:csb1="00000000"/>
  </w:font>
  <w:font w:name="ヒラギノ角ゴ ProN W3">
    <w:altName w:val="游ゴシック"/>
    <w:charset w:val="80"/>
    <w:family w:val="auto"/>
    <w:pitch w:val="variable"/>
    <w:sig w:usb0="00000001" w:usb1="08070000" w:usb2="00000010" w:usb3="00000000" w:csb0="00020000" w:csb1="00000000"/>
  </w:font>
  <w:font w:name="HGPｺﾞｼｯｸM">
    <w:panose1 w:val="020B0600000000000000"/>
    <w:charset w:val="80"/>
    <w:family w:val="modern"/>
    <w:pitch w:val="variable"/>
    <w:sig w:usb0="80000281" w:usb1="28C76CF8" w:usb2="00000010" w:usb3="00000000" w:csb0="00020000" w:csb1="00000000"/>
  </w:font>
  <w:font w:name="Arial">
    <w:panose1 w:val="020B0604020202020204"/>
    <w:charset w:val="00"/>
    <w:family w:val="swiss"/>
    <w:pitch w:val="variable"/>
    <w:sig w:usb0="E0002EFF" w:usb1="C000785B" w:usb2="00000009" w:usb3="00000000" w:csb0="000001FF" w:csb1="00000000"/>
  </w:font>
  <w:font w:name="小塚ゴシック Pro L">
    <w:altName w:val="游ゴシック"/>
    <w:panose1 w:val="00000000000000000000"/>
    <w:charset w:val="80"/>
    <w:family w:val="swiss"/>
    <w:notTrueType/>
    <w:pitch w:val="variable"/>
    <w:sig w:usb0="00000283" w:usb1="2AC71C11" w:usb2="00000012" w:usb3="00000000" w:csb0="00020005"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PåÑ˛">
    <w:altName w:val="Calibri"/>
    <w:panose1 w:val="00000000000000000000"/>
    <w:charset w:val="4D"/>
    <w:family w:val="auto"/>
    <w:notTrueType/>
    <w:pitch w:val="default"/>
    <w:sig w:usb0="00000003" w:usb1="00000000" w:usb2="00000000" w:usb3="00000000" w:csb0="00000001" w:csb1="00000000"/>
  </w:font>
  <w:font w:name="©~xÔˇøÂ'91Â'1">
    <w:altName w:val="ＭＳ 明朝"/>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00C9F6" w14:textId="77777777" w:rsidR="00BE5089" w:rsidRDefault="00BE5089">
    <w:pPr>
      <w:pStyle w:val="a8"/>
      <w:jc w:val="center"/>
    </w:pPr>
  </w:p>
  <w:p w14:paraId="6D50A979" w14:textId="77777777" w:rsidR="00BE5089" w:rsidRDefault="00BE5089">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1F71C" w14:textId="77777777" w:rsidR="00BE5089" w:rsidRDefault="00BE5089">
    <w:pPr>
      <w:pStyle w:val="a8"/>
      <w:jc w:val="center"/>
    </w:pPr>
  </w:p>
  <w:p w14:paraId="4131ADC3" w14:textId="77777777" w:rsidR="00BE5089" w:rsidRDefault="00BE5089">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61987999"/>
      <w:docPartObj>
        <w:docPartGallery w:val="Page Numbers (Bottom of Page)"/>
        <w:docPartUnique/>
      </w:docPartObj>
    </w:sdtPr>
    <w:sdtEndPr/>
    <w:sdtContent>
      <w:p w14:paraId="0E259900" w14:textId="77777777" w:rsidR="00BE5089" w:rsidRDefault="00BE5089">
        <w:pPr>
          <w:pStyle w:val="a8"/>
          <w:jc w:val="center"/>
        </w:pPr>
        <w:r>
          <w:fldChar w:fldCharType="begin"/>
        </w:r>
        <w:r>
          <w:instrText>PAGE   \* MERGEFORMAT</w:instrText>
        </w:r>
        <w:r>
          <w:fldChar w:fldCharType="separate"/>
        </w:r>
        <w:r w:rsidR="00754B45" w:rsidRPr="00754B45">
          <w:rPr>
            <w:noProof/>
            <w:lang w:val="ja-JP"/>
          </w:rPr>
          <w:t>9</w:t>
        </w:r>
        <w:r>
          <w:fldChar w:fldCharType="end"/>
        </w:r>
      </w:p>
    </w:sdtContent>
  </w:sdt>
  <w:p w14:paraId="536B53DD" w14:textId="77777777" w:rsidR="00BE5089" w:rsidRDefault="00BE508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AC7470" w14:textId="77777777" w:rsidR="00A65532" w:rsidRDefault="00A65532" w:rsidP="00C10786">
      <w:r>
        <w:separator/>
      </w:r>
    </w:p>
  </w:footnote>
  <w:footnote w:type="continuationSeparator" w:id="0">
    <w:p w14:paraId="6D86CE0E" w14:textId="77777777" w:rsidR="00A65532" w:rsidRDefault="00A65532" w:rsidP="00C10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03F371" w14:textId="77777777" w:rsidR="00BE5089" w:rsidRDefault="00BE5089">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B67EC"/>
    <w:multiLevelType w:val="multilevel"/>
    <w:tmpl w:val="1B226BB6"/>
    <w:lvl w:ilvl="0">
      <w:start w:val="1"/>
      <w:numFmt w:val="upperRoman"/>
      <w:pStyle w:val="1"/>
      <w:lvlText w:val="%1."/>
      <w:lvlJc w:val="left"/>
      <w:pPr>
        <w:ind w:left="420" w:hanging="420"/>
      </w:pPr>
      <w:rPr>
        <w:rFonts w:ascii="Meiryo UI" w:eastAsia="Meiryo UI" w:hAnsi="Meiryo UI" w:hint="eastAsia"/>
        <w:sz w:val="28"/>
        <w:szCs w:val="28"/>
      </w:rPr>
    </w:lvl>
    <w:lvl w:ilvl="1">
      <w:start w:val="1"/>
      <w:numFmt w:val="decimalFullWidth"/>
      <w:pStyle w:val="2"/>
      <w:lvlText w:val="%2"/>
      <w:lvlJc w:val="left"/>
      <w:pPr>
        <w:ind w:left="420" w:hanging="420"/>
      </w:pPr>
      <w:rPr>
        <w:rFonts w:hint="eastAsia"/>
      </w:rPr>
    </w:lvl>
    <w:lvl w:ilvl="2">
      <w:start w:val="1"/>
      <w:numFmt w:val="decimalFullWidth"/>
      <w:pStyle w:val="3"/>
      <w:lvlText w:val="%2.%3"/>
      <w:lvlJc w:val="left"/>
      <w:pPr>
        <w:ind w:left="1413" w:hanging="420"/>
      </w:pPr>
      <w:rPr>
        <w:rFonts w:hint="eastAsia"/>
      </w:rPr>
    </w:lvl>
    <w:lvl w:ilvl="3">
      <w:start w:val="1"/>
      <w:numFmt w:val="decimalFullWidth"/>
      <w:pStyle w:val="4"/>
      <w:lvlText w:val="（%4）"/>
      <w:lvlJc w:val="left"/>
      <w:pPr>
        <w:ind w:left="1680" w:hanging="420"/>
      </w:pPr>
      <w:rPr>
        <w:rFonts w:hint="eastAsia"/>
      </w:rPr>
    </w:lvl>
    <w:lvl w:ilvl="4">
      <w:start w:val="1"/>
      <w:numFmt w:val="decimal"/>
      <w:pStyle w:val="5"/>
      <w:lvlText w:val="%5)"/>
      <w:lvlJc w:val="left"/>
      <w:pPr>
        <w:ind w:left="2100" w:hanging="420"/>
      </w:pPr>
      <w:rPr>
        <w:rFonts w:hint="eastAsia"/>
      </w:rPr>
    </w:lvl>
    <w:lvl w:ilvl="5">
      <w:start w:val="1"/>
      <w:numFmt w:val="decimalEnclosedCircle"/>
      <w:pStyle w:val="6"/>
      <w:lvlText w:val="%6"/>
      <w:lvlJc w:val="left"/>
      <w:pPr>
        <w:ind w:left="2520" w:hanging="420"/>
      </w:pPr>
      <w:rPr>
        <w:rFonts w:hint="eastAsia"/>
      </w:rPr>
    </w:lvl>
    <w:lvl w:ilvl="6">
      <w:start w:val="1"/>
      <w:numFmt w:val="upperLetter"/>
      <w:pStyle w:val="7"/>
      <w:lvlText w:val="%7."/>
      <w:lvlJc w:val="left"/>
      <w:pPr>
        <w:ind w:left="2940" w:hanging="420"/>
      </w:pPr>
      <w:rPr>
        <w:rFonts w:hint="eastAsia"/>
      </w:rPr>
    </w:lvl>
    <w:lvl w:ilvl="7">
      <w:start w:val="1"/>
      <w:numFmt w:val="lowerLetter"/>
      <w:pStyle w:val="8"/>
      <w:lvlText w:val="%8."/>
      <w:lvlJc w:val="left"/>
      <w:pPr>
        <w:ind w:left="3360" w:hanging="420"/>
      </w:pPr>
      <w:rPr>
        <w:rFonts w:hint="eastAsia"/>
      </w:rPr>
    </w:lvl>
    <w:lvl w:ilvl="8">
      <w:start w:val="1"/>
      <w:numFmt w:val="lowerRoman"/>
      <w:pStyle w:val="9"/>
      <w:lvlText w:val="%9"/>
      <w:lvlJc w:val="left"/>
      <w:pPr>
        <w:ind w:left="3780" w:hanging="420"/>
      </w:pPr>
      <w:rPr>
        <w:rFonts w:hint="eastAsia"/>
      </w:rPr>
    </w:lvl>
  </w:abstractNum>
  <w:abstractNum w:abstractNumId="1" w15:restartNumberingAfterBreak="0">
    <w:nsid w:val="0A2D1CCD"/>
    <w:multiLevelType w:val="hybridMultilevel"/>
    <w:tmpl w:val="9DFE9DD8"/>
    <w:lvl w:ilvl="0" w:tplc="FFFFFFFF">
      <w:start w:val="1"/>
      <w:numFmt w:val="decimalEnclosedCircle"/>
      <w:lvlText w:val="%1"/>
      <w:lvlJc w:val="left"/>
      <w:pPr>
        <w:ind w:left="1347" w:hanging="440"/>
      </w:pPr>
    </w:lvl>
    <w:lvl w:ilvl="1" w:tplc="FFFFFFFF">
      <w:start w:val="1"/>
      <w:numFmt w:val="aiueoFullWidth"/>
      <w:lvlText w:val="(%2)"/>
      <w:lvlJc w:val="left"/>
      <w:pPr>
        <w:ind w:left="1787" w:hanging="440"/>
      </w:pPr>
    </w:lvl>
    <w:lvl w:ilvl="2" w:tplc="FFFFFFFF">
      <w:start w:val="1"/>
      <w:numFmt w:val="decimalEnclosedCircle"/>
      <w:lvlText w:val="%3"/>
      <w:lvlJc w:val="left"/>
      <w:pPr>
        <w:ind w:left="2227" w:hanging="440"/>
      </w:pPr>
    </w:lvl>
    <w:lvl w:ilvl="3" w:tplc="FFFFFFFF">
      <w:start w:val="1"/>
      <w:numFmt w:val="decimal"/>
      <w:lvlText w:val="%4."/>
      <w:lvlJc w:val="left"/>
      <w:pPr>
        <w:ind w:left="2667" w:hanging="440"/>
      </w:pPr>
    </w:lvl>
    <w:lvl w:ilvl="4" w:tplc="FFFFFFFF">
      <w:start w:val="1"/>
      <w:numFmt w:val="aiueoFullWidth"/>
      <w:lvlText w:val="(%5)"/>
      <w:lvlJc w:val="left"/>
      <w:pPr>
        <w:ind w:left="3107" w:hanging="440"/>
      </w:pPr>
    </w:lvl>
    <w:lvl w:ilvl="5" w:tplc="FFFFFFFF" w:tentative="1">
      <w:start w:val="1"/>
      <w:numFmt w:val="decimalEnclosedCircle"/>
      <w:lvlText w:val="%6"/>
      <w:lvlJc w:val="left"/>
      <w:pPr>
        <w:ind w:left="3547" w:hanging="440"/>
      </w:pPr>
    </w:lvl>
    <w:lvl w:ilvl="6" w:tplc="FFFFFFFF" w:tentative="1">
      <w:start w:val="1"/>
      <w:numFmt w:val="decimal"/>
      <w:lvlText w:val="%7."/>
      <w:lvlJc w:val="left"/>
      <w:pPr>
        <w:ind w:left="3987" w:hanging="440"/>
      </w:pPr>
    </w:lvl>
    <w:lvl w:ilvl="7" w:tplc="FFFFFFFF" w:tentative="1">
      <w:start w:val="1"/>
      <w:numFmt w:val="aiueoFullWidth"/>
      <w:lvlText w:val="(%8)"/>
      <w:lvlJc w:val="left"/>
      <w:pPr>
        <w:ind w:left="4427" w:hanging="440"/>
      </w:pPr>
    </w:lvl>
    <w:lvl w:ilvl="8" w:tplc="FFFFFFFF" w:tentative="1">
      <w:start w:val="1"/>
      <w:numFmt w:val="decimalEnclosedCircle"/>
      <w:lvlText w:val="%9"/>
      <w:lvlJc w:val="left"/>
      <w:pPr>
        <w:ind w:left="4867" w:hanging="440"/>
      </w:pPr>
    </w:lvl>
  </w:abstractNum>
  <w:abstractNum w:abstractNumId="2" w15:restartNumberingAfterBreak="0">
    <w:nsid w:val="105D7D58"/>
    <w:multiLevelType w:val="hybridMultilevel"/>
    <w:tmpl w:val="6C3E01E4"/>
    <w:lvl w:ilvl="0" w:tplc="D15A2586">
      <w:numFmt w:val="bullet"/>
      <w:lvlText w:val="・"/>
      <w:lvlJc w:val="left"/>
      <w:pPr>
        <w:ind w:left="1200" w:hanging="480"/>
      </w:pPr>
      <w:rPr>
        <w:rFonts w:ascii="ＭＳ 明朝" w:eastAsia="ＭＳ 明朝" w:hAnsi="ＭＳ 明朝" w:cs="Times New Roman" w:hint="eastAsia"/>
      </w:rPr>
    </w:lvl>
    <w:lvl w:ilvl="1" w:tplc="0409000B" w:tentative="1">
      <w:start w:val="1"/>
      <w:numFmt w:val="bullet"/>
      <w:lvlText w:val=""/>
      <w:lvlJc w:val="left"/>
      <w:pPr>
        <w:ind w:left="1680" w:hanging="480"/>
      </w:pPr>
      <w:rPr>
        <w:rFonts w:ascii="Wingdings" w:hAnsi="Wingdings" w:hint="default"/>
      </w:rPr>
    </w:lvl>
    <w:lvl w:ilvl="2" w:tplc="0409000D"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B" w:tentative="1">
      <w:start w:val="1"/>
      <w:numFmt w:val="bullet"/>
      <w:lvlText w:val=""/>
      <w:lvlJc w:val="left"/>
      <w:pPr>
        <w:ind w:left="3120" w:hanging="480"/>
      </w:pPr>
      <w:rPr>
        <w:rFonts w:ascii="Wingdings" w:hAnsi="Wingdings" w:hint="default"/>
      </w:rPr>
    </w:lvl>
    <w:lvl w:ilvl="5" w:tplc="0409000D"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B" w:tentative="1">
      <w:start w:val="1"/>
      <w:numFmt w:val="bullet"/>
      <w:lvlText w:val=""/>
      <w:lvlJc w:val="left"/>
      <w:pPr>
        <w:ind w:left="4560" w:hanging="480"/>
      </w:pPr>
      <w:rPr>
        <w:rFonts w:ascii="Wingdings" w:hAnsi="Wingdings" w:hint="default"/>
      </w:rPr>
    </w:lvl>
    <w:lvl w:ilvl="8" w:tplc="0409000D" w:tentative="1">
      <w:start w:val="1"/>
      <w:numFmt w:val="bullet"/>
      <w:lvlText w:val=""/>
      <w:lvlJc w:val="left"/>
      <w:pPr>
        <w:ind w:left="5040" w:hanging="480"/>
      </w:pPr>
      <w:rPr>
        <w:rFonts w:ascii="Wingdings" w:hAnsi="Wingdings" w:hint="default"/>
      </w:rPr>
    </w:lvl>
  </w:abstractNum>
  <w:abstractNum w:abstractNumId="3" w15:restartNumberingAfterBreak="0">
    <w:nsid w:val="1E2356F4"/>
    <w:multiLevelType w:val="hybridMultilevel"/>
    <w:tmpl w:val="C5EC677C"/>
    <w:lvl w:ilvl="0" w:tplc="FFFFFFFF">
      <w:start w:val="1"/>
      <w:numFmt w:val="decimalEnclosedCircle"/>
      <w:lvlText w:val="%1"/>
      <w:lvlJc w:val="left"/>
      <w:pPr>
        <w:ind w:left="1347" w:hanging="440"/>
      </w:pPr>
    </w:lvl>
    <w:lvl w:ilvl="1" w:tplc="FFFFFFFF" w:tentative="1">
      <w:start w:val="1"/>
      <w:numFmt w:val="aiueoFullWidth"/>
      <w:lvlText w:val="(%2)"/>
      <w:lvlJc w:val="left"/>
      <w:pPr>
        <w:ind w:left="1787" w:hanging="440"/>
      </w:pPr>
    </w:lvl>
    <w:lvl w:ilvl="2" w:tplc="FFFFFFFF" w:tentative="1">
      <w:start w:val="1"/>
      <w:numFmt w:val="decimalEnclosedCircle"/>
      <w:lvlText w:val="%3"/>
      <w:lvlJc w:val="left"/>
      <w:pPr>
        <w:ind w:left="2227" w:hanging="440"/>
      </w:pPr>
    </w:lvl>
    <w:lvl w:ilvl="3" w:tplc="FFFFFFFF" w:tentative="1">
      <w:start w:val="1"/>
      <w:numFmt w:val="decimal"/>
      <w:lvlText w:val="%4."/>
      <w:lvlJc w:val="left"/>
      <w:pPr>
        <w:ind w:left="2667" w:hanging="440"/>
      </w:pPr>
    </w:lvl>
    <w:lvl w:ilvl="4" w:tplc="FFFFFFFF" w:tentative="1">
      <w:start w:val="1"/>
      <w:numFmt w:val="aiueoFullWidth"/>
      <w:lvlText w:val="(%5)"/>
      <w:lvlJc w:val="left"/>
      <w:pPr>
        <w:ind w:left="3107" w:hanging="440"/>
      </w:pPr>
    </w:lvl>
    <w:lvl w:ilvl="5" w:tplc="FFFFFFFF" w:tentative="1">
      <w:start w:val="1"/>
      <w:numFmt w:val="decimalEnclosedCircle"/>
      <w:lvlText w:val="%6"/>
      <w:lvlJc w:val="left"/>
      <w:pPr>
        <w:ind w:left="3547" w:hanging="440"/>
      </w:pPr>
    </w:lvl>
    <w:lvl w:ilvl="6" w:tplc="FFFFFFFF" w:tentative="1">
      <w:start w:val="1"/>
      <w:numFmt w:val="decimal"/>
      <w:lvlText w:val="%7."/>
      <w:lvlJc w:val="left"/>
      <w:pPr>
        <w:ind w:left="3987" w:hanging="440"/>
      </w:pPr>
    </w:lvl>
    <w:lvl w:ilvl="7" w:tplc="FFFFFFFF" w:tentative="1">
      <w:start w:val="1"/>
      <w:numFmt w:val="aiueoFullWidth"/>
      <w:lvlText w:val="(%8)"/>
      <w:lvlJc w:val="left"/>
      <w:pPr>
        <w:ind w:left="4427" w:hanging="440"/>
      </w:pPr>
    </w:lvl>
    <w:lvl w:ilvl="8" w:tplc="FFFFFFFF" w:tentative="1">
      <w:start w:val="1"/>
      <w:numFmt w:val="decimalEnclosedCircle"/>
      <w:lvlText w:val="%9"/>
      <w:lvlJc w:val="left"/>
      <w:pPr>
        <w:ind w:left="4867" w:hanging="440"/>
      </w:pPr>
    </w:lvl>
  </w:abstractNum>
  <w:abstractNum w:abstractNumId="4" w15:restartNumberingAfterBreak="0">
    <w:nsid w:val="272C0E04"/>
    <w:multiLevelType w:val="hybridMultilevel"/>
    <w:tmpl w:val="DA28C8F6"/>
    <w:lvl w:ilvl="0" w:tplc="04090011">
      <w:start w:val="1"/>
      <w:numFmt w:val="decimalEnclosedCircle"/>
      <w:lvlText w:val="%1"/>
      <w:lvlJc w:val="left"/>
      <w:pPr>
        <w:ind w:left="1890" w:hanging="480"/>
      </w:pPr>
    </w:lvl>
    <w:lvl w:ilvl="1" w:tplc="04090017" w:tentative="1">
      <w:start w:val="1"/>
      <w:numFmt w:val="aiueoFullWidth"/>
      <w:lvlText w:val="(%2)"/>
      <w:lvlJc w:val="left"/>
      <w:pPr>
        <w:ind w:left="2370" w:hanging="480"/>
      </w:pPr>
    </w:lvl>
    <w:lvl w:ilvl="2" w:tplc="04090011" w:tentative="1">
      <w:start w:val="1"/>
      <w:numFmt w:val="decimalEnclosedCircle"/>
      <w:lvlText w:val="%3"/>
      <w:lvlJc w:val="left"/>
      <w:pPr>
        <w:ind w:left="2850" w:hanging="480"/>
      </w:pPr>
    </w:lvl>
    <w:lvl w:ilvl="3" w:tplc="0409000F" w:tentative="1">
      <w:start w:val="1"/>
      <w:numFmt w:val="decimal"/>
      <w:lvlText w:val="%4."/>
      <w:lvlJc w:val="left"/>
      <w:pPr>
        <w:ind w:left="3330" w:hanging="480"/>
      </w:pPr>
    </w:lvl>
    <w:lvl w:ilvl="4" w:tplc="04090017" w:tentative="1">
      <w:start w:val="1"/>
      <w:numFmt w:val="aiueoFullWidth"/>
      <w:lvlText w:val="(%5)"/>
      <w:lvlJc w:val="left"/>
      <w:pPr>
        <w:ind w:left="3810" w:hanging="480"/>
      </w:pPr>
    </w:lvl>
    <w:lvl w:ilvl="5" w:tplc="04090011" w:tentative="1">
      <w:start w:val="1"/>
      <w:numFmt w:val="decimalEnclosedCircle"/>
      <w:lvlText w:val="%6"/>
      <w:lvlJc w:val="left"/>
      <w:pPr>
        <w:ind w:left="4290" w:hanging="480"/>
      </w:pPr>
    </w:lvl>
    <w:lvl w:ilvl="6" w:tplc="0409000F" w:tentative="1">
      <w:start w:val="1"/>
      <w:numFmt w:val="decimal"/>
      <w:lvlText w:val="%7."/>
      <w:lvlJc w:val="left"/>
      <w:pPr>
        <w:ind w:left="4770" w:hanging="480"/>
      </w:pPr>
    </w:lvl>
    <w:lvl w:ilvl="7" w:tplc="04090017" w:tentative="1">
      <w:start w:val="1"/>
      <w:numFmt w:val="aiueoFullWidth"/>
      <w:lvlText w:val="(%8)"/>
      <w:lvlJc w:val="left"/>
      <w:pPr>
        <w:ind w:left="5250" w:hanging="480"/>
      </w:pPr>
    </w:lvl>
    <w:lvl w:ilvl="8" w:tplc="04090011" w:tentative="1">
      <w:start w:val="1"/>
      <w:numFmt w:val="decimalEnclosedCircle"/>
      <w:lvlText w:val="%9"/>
      <w:lvlJc w:val="left"/>
      <w:pPr>
        <w:ind w:left="5730" w:hanging="480"/>
      </w:pPr>
    </w:lvl>
  </w:abstractNum>
  <w:abstractNum w:abstractNumId="5" w15:restartNumberingAfterBreak="0">
    <w:nsid w:val="287B405C"/>
    <w:multiLevelType w:val="hybridMultilevel"/>
    <w:tmpl w:val="7F988264"/>
    <w:lvl w:ilvl="0" w:tplc="D15A2586">
      <w:numFmt w:val="bullet"/>
      <w:lvlText w:val="・"/>
      <w:lvlJc w:val="left"/>
      <w:pPr>
        <w:ind w:left="1200" w:hanging="480"/>
      </w:pPr>
      <w:rPr>
        <w:rFonts w:ascii="ＭＳ 明朝" w:eastAsia="ＭＳ 明朝" w:hAnsi="ＭＳ 明朝" w:cs="Times New Roman" w:hint="eastAsia"/>
      </w:rPr>
    </w:lvl>
    <w:lvl w:ilvl="1" w:tplc="0409000B" w:tentative="1">
      <w:start w:val="1"/>
      <w:numFmt w:val="bullet"/>
      <w:lvlText w:val=""/>
      <w:lvlJc w:val="left"/>
      <w:pPr>
        <w:ind w:left="1680" w:hanging="480"/>
      </w:pPr>
      <w:rPr>
        <w:rFonts w:ascii="Wingdings" w:hAnsi="Wingdings" w:hint="default"/>
      </w:rPr>
    </w:lvl>
    <w:lvl w:ilvl="2" w:tplc="0409000D"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B" w:tentative="1">
      <w:start w:val="1"/>
      <w:numFmt w:val="bullet"/>
      <w:lvlText w:val=""/>
      <w:lvlJc w:val="left"/>
      <w:pPr>
        <w:ind w:left="3120" w:hanging="480"/>
      </w:pPr>
      <w:rPr>
        <w:rFonts w:ascii="Wingdings" w:hAnsi="Wingdings" w:hint="default"/>
      </w:rPr>
    </w:lvl>
    <w:lvl w:ilvl="5" w:tplc="0409000D"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B" w:tentative="1">
      <w:start w:val="1"/>
      <w:numFmt w:val="bullet"/>
      <w:lvlText w:val=""/>
      <w:lvlJc w:val="left"/>
      <w:pPr>
        <w:ind w:left="4560" w:hanging="480"/>
      </w:pPr>
      <w:rPr>
        <w:rFonts w:ascii="Wingdings" w:hAnsi="Wingdings" w:hint="default"/>
      </w:rPr>
    </w:lvl>
    <w:lvl w:ilvl="8" w:tplc="0409000D" w:tentative="1">
      <w:start w:val="1"/>
      <w:numFmt w:val="bullet"/>
      <w:lvlText w:val=""/>
      <w:lvlJc w:val="left"/>
      <w:pPr>
        <w:ind w:left="5040" w:hanging="480"/>
      </w:pPr>
      <w:rPr>
        <w:rFonts w:ascii="Wingdings" w:hAnsi="Wingdings" w:hint="default"/>
      </w:rPr>
    </w:lvl>
  </w:abstractNum>
  <w:abstractNum w:abstractNumId="6" w15:restartNumberingAfterBreak="0">
    <w:nsid w:val="2A8F6062"/>
    <w:multiLevelType w:val="hybridMultilevel"/>
    <w:tmpl w:val="3404D264"/>
    <w:lvl w:ilvl="0" w:tplc="FFEEE574">
      <w:start w:val="2"/>
      <w:numFmt w:val="bullet"/>
      <w:lvlText w:val="・"/>
      <w:lvlJc w:val="left"/>
      <w:pPr>
        <w:ind w:left="1140" w:hanging="420"/>
      </w:pPr>
      <w:rPr>
        <w:rFonts w:ascii="ＭＳ ゴシック" w:eastAsia="ＭＳ ゴシック" w:hAnsi="ＭＳ ゴシック" w:cs="MingLiU_HKSCS" w:hint="eastAsia"/>
        <w:lang w:val="en-US"/>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7" w15:restartNumberingAfterBreak="0">
    <w:nsid w:val="6563559C"/>
    <w:multiLevelType w:val="hybridMultilevel"/>
    <w:tmpl w:val="D9961176"/>
    <w:lvl w:ilvl="0" w:tplc="2A9047B0">
      <w:start w:val="1"/>
      <w:numFmt w:val="bullet"/>
      <w:lvlText w:val=""/>
      <w:lvlJc w:val="left"/>
      <w:pPr>
        <w:ind w:left="1140" w:hanging="440"/>
      </w:pPr>
      <w:rPr>
        <w:rFonts w:ascii="Wingdings" w:hAnsi="Wingdings" w:hint="default"/>
      </w:rPr>
    </w:lvl>
    <w:lvl w:ilvl="1" w:tplc="0409000B" w:tentative="1">
      <w:start w:val="1"/>
      <w:numFmt w:val="bullet"/>
      <w:lvlText w:val=""/>
      <w:lvlJc w:val="left"/>
      <w:pPr>
        <w:ind w:left="1580" w:hanging="440"/>
      </w:pPr>
      <w:rPr>
        <w:rFonts w:ascii="Wingdings" w:hAnsi="Wingdings" w:hint="default"/>
      </w:rPr>
    </w:lvl>
    <w:lvl w:ilvl="2" w:tplc="0409000D" w:tentative="1">
      <w:start w:val="1"/>
      <w:numFmt w:val="bullet"/>
      <w:lvlText w:val=""/>
      <w:lvlJc w:val="left"/>
      <w:pPr>
        <w:ind w:left="2020" w:hanging="440"/>
      </w:pPr>
      <w:rPr>
        <w:rFonts w:ascii="Wingdings" w:hAnsi="Wingdings" w:hint="default"/>
      </w:rPr>
    </w:lvl>
    <w:lvl w:ilvl="3" w:tplc="04090001" w:tentative="1">
      <w:start w:val="1"/>
      <w:numFmt w:val="bullet"/>
      <w:lvlText w:val=""/>
      <w:lvlJc w:val="left"/>
      <w:pPr>
        <w:ind w:left="2460" w:hanging="440"/>
      </w:pPr>
      <w:rPr>
        <w:rFonts w:ascii="Wingdings" w:hAnsi="Wingdings" w:hint="default"/>
      </w:rPr>
    </w:lvl>
    <w:lvl w:ilvl="4" w:tplc="0409000B" w:tentative="1">
      <w:start w:val="1"/>
      <w:numFmt w:val="bullet"/>
      <w:lvlText w:val=""/>
      <w:lvlJc w:val="left"/>
      <w:pPr>
        <w:ind w:left="2900" w:hanging="440"/>
      </w:pPr>
      <w:rPr>
        <w:rFonts w:ascii="Wingdings" w:hAnsi="Wingdings" w:hint="default"/>
      </w:rPr>
    </w:lvl>
    <w:lvl w:ilvl="5" w:tplc="0409000D" w:tentative="1">
      <w:start w:val="1"/>
      <w:numFmt w:val="bullet"/>
      <w:lvlText w:val=""/>
      <w:lvlJc w:val="left"/>
      <w:pPr>
        <w:ind w:left="3340" w:hanging="440"/>
      </w:pPr>
      <w:rPr>
        <w:rFonts w:ascii="Wingdings" w:hAnsi="Wingdings" w:hint="default"/>
      </w:rPr>
    </w:lvl>
    <w:lvl w:ilvl="6" w:tplc="04090001" w:tentative="1">
      <w:start w:val="1"/>
      <w:numFmt w:val="bullet"/>
      <w:lvlText w:val=""/>
      <w:lvlJc w:val="left"/>
      <w:pPr>
        <w:ind w:left="3780" w:hanging="440"/>
      </w:pPr>
      <w:rPr>
        <w:rFonts w:ascii="Wingdings" w:hAnsi="Wingdings" w:hint="default"/>
      </w:rPr>
    </w:lvl>
    <w:lvl w:ilvl="7" w:tplc="0409000B" w:tentative="1">
      <w:start w:val="1"/>
      <w:numFmt w:val="bullet"/>
      <w:lvlText w:val=""/>
      <w:lvlJc w:val="left"/>
      <w:pPr>
        <w:ind w:left="4220" w:hanging="440"/>
      </w:pPr>
      <w:rPr>
        <w:rFonts w:ascii="Wingdings" w:hAnsi="Wingdings" w:hint="default"/>
      </w:rPr>
    </w:lvl>
    <w:lvl w:ilvl="8" w:tplc="0409000D" w:tentative="1">
      <w:start w:val="1"/>
      <w:numFmt w:val="bullet"/>
      <w:lvlText w:val=""/>
      <w:lvlJc w:val="left"/>
      <w:pPr>
        <w:ind w:left="4660" w:hanging="440"/>
      </w:pPr>
      <w:rPr>
        <w:rFonts w:ascii="Wingdings" w:hAnsi="Wingdings" w:hint="default"/>
      </w:rPr>
    </w:lvl>
  </w:abstractNum>
  <w:num w:numId="1" w16cid:durableId="732655584">
    <w:abstractNumId w:val="0"/>
  </w:num>
  <w:num w:numId="2" w16cid:durableId="1345281743">
    <w:abstractNumId w:val="6"/>
  </w:num>
  <w:num w:numId="3" w16cid:durableId="2130590738">
    <w:abstractNumId w:val="2"/>
  </w:num>
  <w:num w:numId="4" w16cid:durableId="843056578">
    <w:abstractNumId w:val="5"/>
  </w:num>
  <w:num w:numId="5" w16cid:durableId="1079643623">
    <w:abstractNumId w:val="4"/>
  </w:num>
  <w:num w:numId="6" w16cid:durableId="683628618">
    <w:abstractNumId w:val="7"/>
  </w:num>
  <w:num w:numId="7" w16cid:durableId="371419737">
    <w:abstractNumId w:val="1"/>
  </w:num>
  <w:num w:numId="8" w16cid:durableId="569116426">
    <w:abstractNumId w:val="3"/>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本田志保">
    <w15:presenceInfo w15:providerId="AD" w15:userId="S::s-honda@prec.co.jp::39d152ab-a372-4b23-9eb2-51467cc09a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bordersDoNotSurroundHeader/>
  <w:bordersDoNotSurroundFooter/>
  <w:proofState w:spelling="clean" w:grammar="dirty"/>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960"/>
  <w:drawingGridHorizontalSpacing w:val="105"/>
  <w:drawingGridVerticalSpacing w:val="20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183"/>
    <w:rsid w:val="00011FB4"/>
    <w:rsid w:val="000143A0"/>
    <w:rsid w:val="000153D3"/>
    <w:rsid w:val="00024888"/>
    <w:rsid w:val="00036645"/>
    <w:rsid w:val="000371F3"/>
    <w:rsid w:val="00044A3A"/>
    <w:rsid w:val="00044C23"/>
    <w:rsid w:val="00057410"/>
    <w:rsid w:val="00080AC6"/>
    <w:rsid w:val="00081609"/>
    <w:rsid w:val="00081ACC"/>
    <w:rsid w:val="00083EF3"/>
    <w:rsid w:val="000915A2"/>
    <w:rsid w:val="000922DD"/>
    <w:rsid w:val="00097EB9"/>
    <w:rsid w:val="000A2B99"/>
    <w:rsid w:val="000A4308"/>
    <w:rsid w:val="000B2B6B"/>
    <w:rsid w:val="000B4B6C"/>
    <w:rsid w:val="000B6639"/>
    <w:rsid w:val="000B686F"/>
    <w:rsid w:val="000D3CB2"/>
    <w:rsid w:val="000D76ED"/>
    <w:rsid w:val="000E020A"/>
    <w:rsid w:val="000E1423"/>
    <w:rsid w:val="000E1EB2"/>
    <w:rsid w:val="000F7E30"/>
    <w:rsid w:val="00101380"/>
    <w:rsid w:val="00104597"/>
    <w:rsid w:val="00105E5E"/>
    <w:rsid w:val="00107405"/>
    <w:rsid w:val="00112E51"/>
    <w:rsid w:val="00116847"/>
    <w:rsid w:val="00122B86"/>
    <w:rsid w:val="00135A81"/>
    <w:rsid w:val="00136318"/>
    <w:rsid w:val="001517E9"/>
    <w:rsid w:val="00154BE4"/>
    <w:rsid w:val="00154D77"/>
    <w:rsid w:val="001608AA"/>
    <w:rsid w:val="0016405F"/>
    <w:rsid w:val="00165415"/>
    <w:rsid w:val="00165EBA"/>
    <w:rsid w:val="0017760D"/>
    <w:rsid w:val="001812CC"/>
    <w:rsid w:val="00182979"/>
    <w:rsid w:val="001841C3"/>
    <w:rsid w:val="00184451"/>
    <w:rsid w:val="001916F9"/>
    <w:rsid w:val="001A3461"/>
    <w:rsid w:val="001A3761"/>
    <w:rsid w:val="001A60D0"/>
    <w:rsid w:val="001A6964"/>
    <w:rsid w:val="001B5174"/>
    <w:rsid w:val="001C1169"/>
    <w:rsid w:val="001C6DA0"/>
    <w:rsid w:val="001C70F0"/>
    <w:rsid w:val="001F36A8"/>
    <w:rsid w:val="00200D0C"/>
    <w:rsid w:val="0021145A"/>
    <w:rsid w:val="00211CF5"/>
    <w:rsid w:val="0021351C"/>
    <w:rsid w:val="00216A0F"/>
    <w:rsid w:val="002174BA"/>
    <w:rsid w:val="00217905"/>
    <w:rsid w:val="002304A8"/>
    <w:rsid w:val="00231944"/>
    <w:rsid w:val="00232A90"/>
    <w:rsid w:val="00232FA4"/>
    <w:rsid w:val="00250D67"/>
    <w:rsid w:val="002576D0"/>
    <w:rsid w:val="002637BB"/>
    <w:rsid w:val="0026507B"/>
    <w:rsid w:val="00266744"/>
    <w:rsid w:val="002839CC"/>
    <w:rsid w:val="00291434"/>
    <w:rsid w:val="00293F53"/>
    <w:rsid w:val="00295A9B"/>
    <w:rsid w:val="00297944"/>
    <w:rsid w:val="002A1EA9"/>
    <w:rsid w:val="002A7FAF"/>
    <w:rsid w:val="002B2626"/>
    <w:rsid w:val="002C16D0"/>
    <w:rsid w:val="002D0708"/>
    <w:rsid w:val="002D364A"/>
    <w:rsid w:val="002D379B"/>
    <w:rsid w:val="002E0D7D"/>
    <w:rsid w:val="002F211C"/>
    <w:rsid w:val="002F7B9D"/>
    <w:rsid w:val="00300AD0"/>
    <w:rsid w:val="003022B7"/>
    <w:rsid w:val="00305427"/>
    <w:rsid w:val="003106AF"/>
    <w:rsid w:val="0031139F"/>
    <w:rsid w:val="00317C90"/>
    <w:rsid w:val="00327E00"/>
    <w:rsid w:val="00327FCD"/>
    <w:rsid w:val="00345963"/>
    <w:rsid w:val="00361A98"/>
    <w:rsid w:val="0036706F"/>
    <w:rsid w:val="00367433"/>
    <w:rsid w:val="003841E4"/>
    <w:rsid w:val="00386DB7"/>
    <w:rsid w:val="00387731"/>
    <w:rsid w:val="00391B99"/>
    <w:rsid w:val="0039705D"/>
    <w:rsid w:val="003A00AA"/>
    <w:rsid w:val="003A532C"/>
    <w:rsid w:val="003A7397"/>
    <w:rsid w:val="003B2C31"/>
    <w:rsid w:val="003B32A5"/>
    <w:rsid w:val="003C3211"/>
    <w:rsid w:val="003D2E78"/>
    <w:rsid w:val="003D632B"/>
    <w:rsid w:val="003E077D"/>
    <w:rsid w:val="003E1C08"/>
    <w:rsid w:val="003E2941"/>
    <w:rsid w:val="003E2961"/>
    <w:rsid w:val="003E2AAF"/>
    <w:rsid w:val="003E71B7"/>
    <w:rsid w:val="003F452F"/>
    <w:rsid w:val="00400EB7"/>
    <w:rsid w:val="00401A18"/>
    <w:rsid w:val="00404505"/>
    <w:rsid w:val="00406F1F"/>
    <w:rsid w:val="00413939"/>
    <w:rsid w:val="00417BA9"/>
    <w:rsid w:val="00422C9A"/>
    <w:rsid w:val="00430F88"/>
    <w:rsid w:val="00435CEA"/>
    <w:rsid w:val="00436A8B"/>
    <w:rsid w:val="004536AD"/>
    <w:rsid w:val="00456CD0"/>
    <w:rsid w:val="004575EE"/>
    <w:rsid w:val="00461470"/>
    <w:rsid w:val="0046197B"/>
    <w:rsid w:val="00467355"/>
    <w:rsid w:val="004706A6"/>
    <w:rsid w:val="00475675"/>
    <w:rsid w:val="00484062"/>
    <w:rsid w:val="00486E8A"/>
    <w:rsid w:val="00497649"/>
    <w:rsid w:val="004A3159"/>
    <w:rsid w:val="004A6C37"/>
    <w:rsid w:val="004B28BF"/>
    <w:rsid w:val="004B4963"/>
    <w:rsid w:val="004C1193"/>
    <w:rsid w:val="004C59FA"/>
    <w:rsid w:val="004C5F80"/>
    <w:rsid w:val="004D0111"/>
    <w:rsid w:val="004D4CCA"/>
    <w:rsid w:val="004E28F9"/>
    <w:rsid w:val="004E66F8"/>
    <w:rsid w:val="004F6C4C"/>
    <w:rsid w:val="00516DE2"/>
    <w:rsid w:val="00520E0B"/>
    <w:rsid w:val="0052709A"/>
    <w:rsid w:val="00561C52"/>
    <w:rsid w:val="005636AA"/>
    <w:rsid w:val="00571918"/>
    <w:rsid w:val="0057195A"/>
    <w:rsid w:val="00576760"/>
    <w:rsid w:val="00576B39"/>
    <w:rsid w:val="0057778B"/>
    <w:rsid w:val="005913C7"/>
    <w:rsid w:val="00592AA6"/>
    <w:rsid w:val="00596EB2"/>
    <w:rsid w:val="005974FB"/>
    <w:rsid w:val="005A6381"/>
    <w:rsid w:val="005B4575"/>
    <w:rsid w:val="005B4E14"/>
    <w:rsid w:val="005B6B4C"/>
    <w:rsid w:val="005C1489"/>
    <w:rsid w:val="005C181C"/>
    <w:rsid w:val="005D6404"/>
    <w:rsid w:val="005E0320"/>
    <w:rsid w:val="005E2201"/>
    <w:rsid w:val="005E59ED"/>
    <w:rsid w:val="005E6190"/>
    <w:rsid w:val="005E78F5"/>
    <w:rsid w:val="005F14EA"/>
    <w:rsid w:val="005F355A"/>
    <w:rsid w:val="006054C8"/>
    <w:rsid w:val="0062025A"/>
    <w:rsid w:val="0062246C"/>
    <w:rsid w:val="00626990"/>
    <w:rsid w:val="006346BE"/>
    <w:rsid w:val="006448EC"/>
    <w:rsid w:val="00647D49"/>
    <w:rsid w:val="00647DE6"/>
    <w:rsid w:val="006612A9"/>
    <w:rsid w:val="00665365"/>
    <w:rsid w:val="00672BBF"/>
    <w:rsid w:val="006747DF"/>
    <w:rsid w:val="00681183"/>
    <w:rsid w:val="00681EF0"/>
    <w:rsid w:val="00683731"/>
    <w:rsid w:val="00685E60"/>
    <w:rsid w:val="0068747E"/>
    <w:rsid w:val="006876E5"/>
    <w:rsid w:val="00691DDF"/>
    <w:rsid w:val="0069206F"/>
    <w:rsid w:val="00692367"/>
    <w:rsid w:val="006968A7"/>
    <w:rsid w:val="00697ABF"/>
    <w:rsid w:val="006A19F2"/>
    <w:rsid w:val="006A3380"/>
    <w:rsid w:val="006B1AA1"/>
    <w:rsid w:val="006B2538"/>
    <w:rsid w:val="006B332F"/>
    <w:rsid w:val="006B392B"/>
    <w:rsid w:val="006B3E9A"/>
    <w:rsid w:val="006B67A4"/>
    <w:rsid w:val="006C2C3D"/>
    <w:rsid w:val="006C5631"/>
    <w:rsid w:val="006C7ED2"/>
    <w:rsid w:val="006D0302"/>
    <w:rsid w:val="006D2D0F"/>
    <w:rsid w:val="006D4346"/>
    <w:rsid w:val="006F2A6E"/>
    <w:rsid w:val="007029DA"/>
    <w:rsid w:val="00706DA5"/>
    <w:rsid w:val="00707465"/>
    <w:rsid w:val="00730C44"/>
    <w:rsid w:val="00732C0E"/>
    <w:rsid w:val="007333EF"/>
    <w:rsid w:val="00733CCB"/>
    <w:rsid w:val="00737369"/>
    <w:rsid w:val="00740BB2"/>
    <w:rsid w:val="00754B45"/>
    <w:rsid w:val="00760281"/>
    <w:rsid w:val="00782D56"/>
    <w:rsid w:val="007859D7"/>
    <w:rsid w:val="007C26F5"/>
    <w:rsid w:val="007C6249"/>
    <w:rsid w:val="007D08AB"/>
    <w:rsid w:val="007E1D26"/>
    <w:rsid w:val="007E68E2"/>
    <w:rsid w:val="007E783C"/>
    <w:rsid w:val="007F4AAD"/>
    <w:rsid w:val="00802155"/>
    <w:rsid w:val="008070CA"/>
    <w:rsid w:val="008204FC"/>
    <w:rsid w:val="00825FBA"/>
    <w:rsid w:val="00831295"/>
    <w:rsid w:val="008334CB"/>
    <w:rsid w:val="008352C1"/>
    <w:rsid w:val="00837AD7"/>
    <w:rsid w:val="0084513C"/>
    <w:rsid w:val="0085250A"/>
    <w:rsid w:val="00863834"/>
    <w:rsid w:val="0086773E"/>
    <w:rsid w:val="008731F2"/>
    <w:rsid w:val="0087530B"/>
    <w:rsid w:val="008840A1"/>
    <w:rsid w:val="00884F5E"/>
    <w:rsid w:val="008907EA"/>
    <w:rsid w:val="008913FC"/>
    <w:rsid w:val="00893D2D"/>
    <w:rsid w:val="008945B2"/>
    <w:rsid w:val="008A453F"/>
    <w:rsid w:val="008B1CEF"/>
    <w:rsid w:val="008B2798"/>
    <w:rsid w:val="008C16F4"/>
    <w:rsid w:val="008D0028"/>
    <w:rsid w:val="008D1056"/>
    <w:rsid w:val="008D2754"/>
    <w:rsid w:val="008E37AB"/>
    <w:rsid w:val="008E3AE2"/>
    <w:rsid w:val="008F1804"/>
    <w:rsid w:val="00905507"/>
    <w:rsid w:val="00940BC8"/>
    <w:rsid w:val="009503AB"/>
    <w:rsid w:val="009520F3"/>
    <w:rsid w:val="00952C5F"/>
    <w:rsid w:val="0095352C"/>
    <w:rsid w:val="00954858"/>
    <w:rsid w:val="009621EE"/>
    <w:rsid w:val="009713FB"/>
    <w:rsid w:val="009758D1"/>
    <w:rsid w:val="00980868"/>
    <w:rsid w:val="00984D21"/>
    <w:rsid w:val="00987034"/>
    <w:rsid w:val="009930D8"/>
    <w:rsid w:val="009948D0"/>
    <w:rsid w:val="009A2C69"/>
    <w:rsid w:val="009A5840"/>
    <w:rsid w:val="009A7DB9"/>
    <w:rsid w:val="009B07C8"/>
    <w:rsid w:val="009B3426"/>
    <w:rsid w:val="009B66D9"/>
    <w:rsid w:val="009C344A"/>
    <w:rsid w:val="009C4908"/>
    <w:rsid w:val="009D0038"/>
    <w:rsid w:val="009D13AF"/>
    <w:rsid w:val="009D14FF"/>
    <w:rsid w:val="009D375B"/>
    <w:rsid w:val="009D7765"/>
    <w:rsid w:val="009D7E49"/>
    <w:rsid w:val="009E231F"/>
    <w:rsid w:val="009F1F81"/>
    <w:rsid w:val="009F2AA1"/>
    <w:rsid w:val="009F68C0"/>
    <w:rsid w:val="009F6A4B"/>
    <w:rsid w:val="00A043FC"/>
    <w:rsid w:val="00A04B04"/>
    <w:rsid w:val="00A119F0"/>
    <w:rsid w:val="00A1441C"/>
    <w:rsid w:val="00A16FBE"/>
    <w:rsid w:val="00A24DFE"/>
    <w:rsid w:val="00A32F03"/>
    <w:rsid w:val="00A35A92"/>
    <w:rsid w:val="00A365AC"/>
    <w:rsid w:val="00A37C67"/>
    <w:rsid w:val="00A37E48"/>
    <w:rsid w:val="00A37FF6"/>
    <w:rsid w:val="00A400F1"/>
    <w:rsid w:val="00A54C8C"/>
    <w:rsid w:val="00A60BCD"/>
    <w:rsid w:val="00A62ADF"/>
    <w:rsid w:val="00A65532"/>
    <w:rsid w:val="00A65D3F"/>
    <w:rsid w:val="00A82F20"/>
    <w:rsid w:val="00A839E3"/>
    <w:rsid w:val="00A92203"/>
    <w:rsid w:val="00AA038E"/>
    <w:rsid w:val="00AA2217"/>
    <w:rsid w:val="00AB06C6"/>
    <w:rsid w:val="00AC02D9"/>
    <w:rsid w:val="00AC18D5"/>
    <w:rsid w:val="00AC7083"/>
    <w:rsid w:val="00AD0A9A"/>
    <w:rsid w:val="00AD4058"/>
    <w:rsid w:val="00AE2CC1"/>
    <w:rsid w:val="00AE494F"/>
    <w:rsid w:val="00AE6D66"/>
    <w:rsid w:val="00AE74BE"/>
    <w:rsid w:val="00AF5060"/>
    <w:rsid w:val="00AF7B12"/>
    <w:rsid w:val="00B03D06"/>
    <w:rsid w:val="00B05EE4"/>
    <w:rsid w:val="00B07B7D"/>
    <w:rsid w:val="00B21933"/>
    <w:rsid w:val="00B2296E"/>
    <w:rsid w:val="00B330F5"/>
    <w:rsid w:val="00B33EAF"/>
    <w:rsid w:val="00B37812"/>
    <w:rsid w:val="00B4504C"/>
    <w:rsid w:val="00B47D2D"/>
    <w:rsid w:val="00B56EC1"/>
    <w:rsid w:val="00B615D9"/>
    <w:rsid w:val="00B62B88"/>
    <w:rsid w:val="00B83D2B"/>
    <w:rsid w:val="00B84E75"/>
    <w:rsid w:val="00B930CC"/>
    <w:rsid w:val="00B95097"/>
    <w:rsid w:val="00BB454B"/>
    <w:rsid w:val="00BC591D"/>
    <w:rsid w:val="00BD3B71"/>
    <w:rsid w:val="00BD4D6C"/>
    <w:rsid w:val="00BD5A56"/>
    <w:rsid w:val="00BD6014"/>
    <w:rsid w:val="00BE3880"/>
    <w:rsid w:val="00BE3F1B"/>
    <w:rsid w:val="00BE5089"/>
    <w:rsid w:val="00BE5D4A"/>
    <w:rsid w:val="00C054D0"/>
    <w:rsid w:val="00C05C9B"/>
    <w:rsid w:val="00C10786"/>
    <w:rsid w:val="00C11F92"/>
    <w:rsid w:val="00C12AE3"/>
    <w:rsid w:val="00C1398C"/>
    <w:rsid w:val="00C21CB4"/>
    <w:rsid w:val="00C225B6"/>
    <w:rsid w:val="00C26A12"/>
    <w:rsid w:val="00C26DA5"/>
    <w:rsid w:val="00C2706F"/>
    <w:rsid w:val="00C27D96"/>
    <w:rsid w:val="00C40C47"/>
    <w:rsid w:val="00C424DF"/>
    <w:rsid w:val="00C42B3C"/>
    <w:rsid w:val="00C43EB0"/>
    <w:rsid w:val="00C444DA"/>
    <w:rsid w:val="00C46EE0"/>
    <w:rsid w:val="00C51A92"/>
    <w:rsid w:val="00C6137B"/>
    <w:rsid w:val="00C6325A"/>
    <w:rsid w:val="00C66907"/>
    <w:rsid w:val="00C7561A"/>
    <w:rsid w:val="00C76FDD"/>
    <w:rsid w:val="00C77940"/>
    <w:rsid w:val="00C80376"/>
    <w:rsid w:val="00C80691"/>
    <w:rsid w:val="00C80CC6"/>
    <w:rsid w:val="00C83921"/>
    <w:rsid w:val="00C86AFA"/>
    <w:rsid w:val="00C93EC1"/>
    <w:rsid w:val="00C95407"/>
    <w:rsid w:val="00CA091F"/>
    <w:rsid w:val="00CA1073"/>
    <w:rsid w:val="00CA2FDF"/>
    <w:rsid w:val="00CA7AC7"/>
    <w:rsid w:val="00CB6A39"/>
    <w:rsid w:val="00CC73ED"/>
    <w:rsid w:val="00CD4A52"/>
    <w:rsid w:val="00CE67AE"/>
    <w:rsid w:val="00CF3C20"/>
    <w:rsid w:val="00CF3D9F"/>
    <w:rsid w:val="00CF3DE8"/>
    <w:rsid w:val="00CF58D6"/>
    <w:rsid w:val="00D0037B"/>
    <w:rsid w:val="00D03CE0"/>
    <w:rsid w:val="00D05733"/>
    <w:rsid w:val="00D069F9"/>
    <w:rsid w:val="00D1612A"/>
    <w:rsid w:val="00D163EB"/>
    <w:rsid w:val="00D2290B"/>
    <w:rsid w:val="00D32F33"/>
    <w:rsid w:val="00D474DB"/>
    <w:rsid w:val="00D475F2"/>
    <w:rsid w:val="00D55943"/>
    <w:rsid w:val="00D645ED"/>
    <w:rsid w:val="00D64E4B"/>
    <w:rsid w:val="00D71C58"/>
    <w:rsid w:val="00D72E58"/>
    <w:rsid w:val="00D826D9"/>
    <w:rsid w:val="00DB08BF"/>
    <w:rsid w:val="00DC3666"/>
    <w:rsid w:val="00DD1943"/>
    <w:rsid w:val="00DE38D7"/>
    <w:rsid w:val="00DE4570"/>
    <w:rsid w:val="00DE704E"/>
    <w:rsid w:val="00DE76EB"/>
    <w:rsid w:val="00E0083C"/>
    <w:rsid w:val="00E0314A"/>
    <w:rsid w:val="00E12529"/>
    <w:rsid w:val="00E159B6"/>
    <w:rsid w:val="00E22B81"/>
    <w:rsid w:val="00E24012"/>
    <w:rsid w:val="00E2586A"/>
    <w:rsid w:val="00E338B4"/>
    <w:rsid w:val="00E416B2"/>
    <w:rsid w:val="00E45238"/>
    <w:rsid w:val="00E51B21"/>
    <w:rsid w:val="00E5314A"/>
    <w:rsid w:val="00E56402"/>
    <w:rsid w:val="00E632F8"/>
    <w:rsid w:val="00E7258E"/>
    <w:rsid w:val="00E748CB"/>
    <w:rsid w:val="00E83622"/>
    <w:rsid w:val="00E838C5"/>
    <w:rsid w:val="00E92040"/>
    <w:rsid w:val="00EA308A"/>
    <w:rsid w:val="00EA37C0"/>
    <w:rsid w:val="00EA7BE2"/>
    <w:rsid w:val="00EB12E8"/>
    <w:rsid w:val="00EB1BB5"/>
    <w:rsid w:val="00EB325D"/>
    <w:rsid w:val="00EC4FB4"/>
    <w:rsid w:val="00EF02AC"/>
    <w:rsid w:val="00F11DF9"/>
    <w:rsid w:val="00F1372B"/>
    <w:rsid w:val="00F157A6"/>
    <w:rsid w:val="00F245E8"/>
    <w:rsid w:val="00F2509C"/>
    <w:rsid w:val="00F3497E"/>
    <w:rsid w:val="00F37A0F"/>
    <w:rsid w:val="00F400D5"/>
    <w:rsid w:val="00F46476"/>
    <w:rsid w:val="00F4695B"/>
    <w:rsid w:val="00F5294B"/>
    <w:rsid w:val="00F619D8"/>
    <w:rsid w:val="00F62B71"/>
    <w:rsid w:val="00F66691"/>
    <w:rsid w:val="00F7378D"/>
    <w:rsid w:val="00F76C99"/>
    <w:rsid w:val="00F77A7B"/>
    <w:rsid w:val="00F95F9E"/>
    <w:rsid w:val="00F96927"/>
    <w:rsid w:val="00F978C5"/>
    <w:rsid w:val="00FA31E9"/>
    <w:rsid w:val="00FA5939"/>
    <w:rsid w:val="00FB55E7"/>
    <w:rsid w:val="00FC6000"/>
    <w:rsid w:val="00FC60F6"/>
    <w:rsid w:val="00FC7987"/>
    <w:rsid w:val="00FC7C23"/>
    <w:rsid w:val="00FE4232"/>
    <w:rsid w:val="00FE77BC"/>
    <w:rsid w:val="00FF5487"/>
    <w:rsid w:val="00FF57DB"/>
    <w:rsid w:val="00FF64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197620B2"/>
  <w15:docId w15:val="{6261E84B-A3BB-574C-ACF3-E0C297D20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EastAsia" w:hAnsi="Times New Roman" w:cstheme="minorBidi"/>
        <w:kern w:val="2"/>
        <w:sz w:val="21"/>
        <w:szCs w:val="21"/>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0786"/>
    <w:pPr>
      <w:widowControl w:val="0"/>
      <w:jc w:val="both"/>
    </w:pPr>
  </w:style>
  <w:style w:type="paragraph" w:styleId="1">
    <w:name w:val="heading 1"/>
    <w:basedOn w:val="a"/>
    <w:next w:val="10"/>
    <w:link w:val="11"/>
    <w:uiPriority w:val="9"/>
    <w:qFormat/>
    <w:rsid w:val="008E3AE2"/>
    <w:pPr>
      <w:numPr>
        <w:numId w:val="1"/>
      </w:numPr>
      <w:outlineLvl w:val="0"/>
    </w:pPr>
    <w:rPr>
      <w:rFonts w:ascii="Meiryo UI" w:eastAsia="Meiryo UI" w:hAnsi="Meiryo UI"/>
      <w:sz w:val="32"/>
      <w:szCs w:val="28"/>
    </w:rPr>
  </w:style>
  <w:style w:type="paragraph" w:styleId="2">
    <w:name w:val="heading 2"/>
    <w:basedOn w:val="1"/>
    <w:next w:val="20"/>
    <w:link w:val="21"/>
    <w:uiPriority w:val="9"/>
    <w:unhideWhenUsed/>
    <w:qFormat/>
    <w:rsid w:val="00C05C9B"/>
    <w:pPr>
      <w:numPr>
        <w:ilvl w:val="1"/>
      </w:numPr>
      <w:ind w:left="533"/>
      <w:outlineLvl w:val="1"/>
    </w:pPr>
    <w:rPr>
      <w:sz w:val="24"/>
      <w:szCs w:val="24"/>
    </w:rPr>
  </w:style>
  <w:style w:type="paragraph" w:styleId="3">
    <w:name w:val="heading 3"/>
    <w:basedOn w:val="2"/>
    <w:next w:val="30"/>
    <w:link w:val="31"/>
    <w:uiPriority w:val="9"/>
    <w:unhideWhenUsed/>
    <w:qFormat/>
    <w:rsid w:val="00C05C9B"/>
    <w:pPr>
      <w:numPr>
        <w:ilvl w:val="2"/>
      </w:numPr>
      <w:ind w:left="907" w:hanging="680"/>
      <w:outlineLvl w:val="2"/>
    </w:pPr>
  </w:style>
  <w:style w:type="paragraph" w:styleId="4">
    <w:name w:val="heading 4"/>
    <w:basedOn w:val="3"/>
    <w:next w:val="40"/>
    <w:link w:val="41"/>
    <w:uiPriority w:val="9"/>
    <w:unhideWhenUsed/>
    <w:qFormat/>
    <w:rsid w:val="00C05C9B"/>
    <w:pPr>
      <w:numPr>
        <w:ilvl w:val="3"/>
      </w:numPr>
      <w:adjustRightInd w:val="0"/>
      <w:ind w:left="907" w:hanging="737"/>
      <w:outlineLvl w:val="3"/>
    </w:pPr>
  </w:style>
  <w:style w:type="paragraph" w:styleId="5">
    <w:name w:val="heading 5"/>
    <w:basedOn w:val="4"/>
    <w:next w:val="50"/>
    <w:link w:val="51"/>
    <w:uiPriority w:val="9"/>
    <w:unhideWhenUsed/>
    <w:qFormat/>
    <w:rsid w:val="00C05C9B"/>
    <w:pPr>
      <w:numPr>
        <w:ilvl w:val="4"/>
      </w:numPr>
      <w:ind w:left="851" w:hanging="397"/>
      <w:outlineLvl w:val="4"/>
    </w:pPr>
    <w:rPr>
      <w:sz w:val="22"/>
      <w:szCs w:val="22"/>
    </w:rPr>
  </w:style>
  <w:style w:type="paragraph" w:styleId="6">
    <w:name w:val="heading 6"/>
    <w:basedOn w:val="5"/>
    <w:next w:val="60"/>
    <w:link w:val="61"/>
    <w:uiPriority w:val="9"/>
    <w:unhideWhenUsed/>
    <w:qFormat/>
    <w:rsid w:val="00C05C9B"/>
    <w:pPr>
      <w:numPr>
        <w:ilvl w:val="5"/>
      </w:numPr>
      <w:ind w:left="964" w:hanging="397"/>
      <w:outlineLvl w:val="5"/>
    </w:pPr>
  </w:style>
  <w:style w:type="paragraph" w:styleId="7">
    <w:name w:val="heading 7"/>
    <w:basedOn w:val="6"/>
    <w:next w:val="70"/>
    <w:link w:val="71"/>
    <w:uiPriority w:val="9"/>
    <w:unhideWhenUsed/>
    <w:qFormat/>
    <w:rsid w:val="00C05C9B"/>
    <w:pPr>
      <w:numPr>
        <w:ilvl w:val="6"/>
      </w:numPr>
      <w:ind w:left="1134" w:hanging="397"/>
      <w:outlineLvl w:val="6"/>
    </w:pPr>
    <w:rPr>
      <w:szCs w:val="21"/>
    </w:rPr>
  </w:style>
  <w:style w:type="paragraph" w:styleId="8">
    <w:name w:val="heading 8"/>
    <w:basedOn w:val="7"/>
    <w:next w:val="a"/>
    <w:link w:val="80"/>
    <w:uiPriority w:val="9"/>
    <w:unhideWhenUsed/>
    <w:qFormat/>
    <w:rsid w:val="00C05C9B"/>
    <w:pPr>
      <w:keepNext/>
      <w:numPr>
        <w:ilvl w:val="7"/>
      </w:numPr>
      <w:ind w:left="1134" w:hanging="283"/>
      <w:outlineLvl w:val="7"/>
    </w:pPr>
  </w:style>
  <w:style w:type="paragraph" w:styleId="9">
    <w:name w:val="heading 9"/>
    <w:basedOn w:val="a"/>
    <w:next w:val="a"/>
    <w:link w:val="90"/>
    <w:uiPriority w:val="9"/>
    <w:semiHidden/>
    <w:unhideWhenUsed/>
    <w:qFormat/>
    <w:rsid w:val="004E66F8"/>
    <w:pPr>
      <w:keepNext/>
      <w:numPr>
        <w:ilvl w:val="8"/>
        <w:numId w:val="1"/>
      </w:numPr>
      <w:outlineLvl w:val="8"/>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E37AB"/>
    <w:pPr>
      <w:ind w:leftChars="400" w:left="840"/>
    </w:pPr>
  </w:style>
  <w:style w:type="paragraph" w:styleId="a4">
    <w:name w:val="Balloon Text"/>
    <w:basedOn w:val="a"/>
    <w:link w:val="a5"/>
    <w:uiPriority w:val="99"/>
    <w:semiHidden/>
    <w:unhideWhenUsed/>
    <w:rsid w:val="00681183"/>
    <w:rPr>
      <w:rFonts w:ascii="ヒラギノ角ゴ ProN W3" w:eastAsia="ヒラギノ角ゴ ProN W3"/>
      <w:sz w:val="18"/>
      <w:szCs w:val="18"/>
    </w:rPr>
  </w:style>
  <w:style w:type="character" w:customStyle="1" w:styleId="a5">
    <w:name w:val="吹き出し (文字)"/>
    <w:basedOn w:val="a0"/>
    <w:link w:val="a4"/>
    <w:uiPriority w:val="99"/>
    <w:semiHidden/>
    <w:rsid w:val="00681183"/>
    <w:rPr>
      <w:rFonts w:ascii="ヒラギノ角ゴ ProN W3" w:eastAsia="ヒラギノ角ゴ ProN W3"/>
      <w:sz w:val="18"/>
      <w:szCs w:val="18"/>
    </w:rPr>
  </w:style>
  <w:style w:type="character" w:customStyle="1" w:styleId="11">
    <w:name w:val="見出し 1 (文字)"/>
    <w:basedOn w:val="a0"/>
    <w:link w:val="1"/>
    <w:uiPriority w:val="9"/>
    <w:rsid w:val="008E3AE2"/>
    <w:rPr>
      <w:rFonts w:ascii="Meiryo UI" w:eastAsia="Meiryo UI" w:hAnsi="Meiryo UI"/>
      <w:sz w:val="32"/>
      <w:szCs w:val="28"/>
    </w:rPr>
  </w:style>
  <w:style w:type="character" w:customStyle="1" w:styleId="21">
    <w:name w:val="見出し 2 (文字)"/>
    <w:basedOn w:val="a0"/>
    <w:link w:val="2"/>
    <w:uiPriority w:val="9"/>
    <w:rsid w:val="00C05C9B"/>
    <w:rPr>
      <w:rFonts w:ascii="Meiryo UI" w:eastAsia="Meiryo UI" w:hAnsi="Meiryo UI"/>
      <w:sz w:val="24"/>
      <w:szCs w:val="24"/>
    </w:rPr>
  </w:style>
  <w:style w:type="character" w:customStyle="1" w:styleId="31">
    <w:name w:val="見出し 3 (文字)"/>
    <w:basedOn w:val="a0"/>
    <w:link w:val="3"/>
    <w:uiPriority w:val="9"/>
    <w:rsid w:val="00C05C9B"/>
    <w:rPr>
      <w:rFonts w:ascii="Meiryo UI" w:eastAsia="Meiryo UI" w:hAnsi="Meiryo UI"/>
      <w:sz w:val="24"/>
      <w:szCs w:val="24"/>
    </w:rPr>
  </w:style>
  <w:style w:type="character" w:customStyle="1" w:styleId="41">
    <w:name w:val="見出し 4 (文字)"/>
    <w:basedOn w:val="a0"/>
    <w:link w:val="4"/>
    <w:uiPriority w:val="9"/>
    <w:rsid w:val="00C05C9B"/>
    <w:rPr>
      <w:rFonts w:ascii="Meiryo UI" w:eastAsia="Meiryo UI" w:hAnsi="Meiryo UI"/>
      <w:sz w:val="24"/>
      <w:szCs w:val="24"/>
    </w:rPr>
  </w:style>
  <w:style w:type="character" w:customStyle="1" w:styleId="51">
    <w:name w:val="見出し 5 (文字)"/>
    <w:basedOn w:val="a0"/>
    <w:link w:val="5"/>
    <w:uiPriority w:val="9"/>
    <w:rsid w:val="00C05C9B"/>
    <w:rPr>
      <w:rFonts w:ascii="Meiryo UI" w:eastAsia="Meiryo UI" w:hAnsi="Meiryo UI"/>
      <w:sz w:val="22"/>
      <w:szCs w:val="22"/>
    </w:rPr>
  </w:style>
  <w:style w:type="character" w:customStyle="1" w:styleId="61">
    <w:name w:val="見出し 6 (文字)"/>
    <w:basedOn w:val="a0"/>
    <w:link w:val="6"/>
    <w:uiPriority w:val="9"/>
    <w:rsid w:val="00C05C9B"/>
    <w:rPr>
      <w:rFonts w:ascii="Meiryo UI" w:eastAsia="Meiryo UI" w:hAnsi="Meiryo UI"/>
      <w:sz w:val="22"/>
      <w:szCs w:val="22"/>
    </w:rPr>
  </w:style>
  <w:style w:type="paragraph" w:styleId="a6">
    <w:name w:val="header"/>
    <w:basedOn w:val="a"/>
    <w:link w:val="a7"/>
    <w:uiPriority w:val="99"/>
    <w:unhideWhenUsed/>
    <w:rsid w:val="00C10786"/>
    <w:pPr>
      <w:tabs>
        <w:tab w:val="center" w:pos="4252"/>
        <w:tab w:val="right" w:pos="8504"/>
      </w:tabs>
      <w:snapToGrid w:val="0"/>
    </w:pPr>
  </w:style>
  <w:style w:type="character" w:customStyle="1" w:styleId="a7">
    <w:name w:val="ヘッダー (文字)"/>
    <w:basedOn w:val="a0"/>
    <w:link w:val="a6"/>
    <w:uiPriority w:val="99"/>
    <w:rsid w:val="00C10786"/>
  </w:style>
  <w:style w:type="paragraph" w:styleId="a8">
    <w:name w:val="footer"/>
    <w:basedOn w:val="a"/>
    <w:link w:val="a9"/>
    <w:uiPriority w:val="99"/>
    <w:unhideWhenUsed/>
    <w:rsid w:val="00C10786"/>
    <w:pPr>
      <w:tabs>
        <w:tab w:val="center" w:pos="4252"/>
        <w:tab w:val="right" w:pos="8504"/>
      </w:tabs>
      <w:snapToGrid w:val="0"/>
    </w:pPr>
  </w:style>
  <w:style w:type="character" w:customStyle="1" w:styleId="a9">
    <w:name w:val="フッター (文字)"/>
    <w:basedOn w:val="a0"/>
    <w:link w:val="a8"/>
    <w:uiPriority w:val="99"/>
    <w:rsid w:val="00C10786"/>
  </w:style>
  <w:style w:type="character" w:customStyle="1" w:styleId="71">
    <w:name w:val="見出し 7 (文字)"/>
    <w:basedOn w:val="a0"/>
    <w:link w:val="7"/>
    <w:uiPriority w:val="9"/>
    <w:rsid w:val="00C05C9B"/>
    <w:rPr>
      <w:rFonts w:ascii="Meiryo UI" w:eastAsia="Meiryo UI" w:hAnsi="Meiryo UI"/>
      <w:sz w:val="22"/>
    </w:rPr>
  </w:style>
  <w:style w:type="paragraph" w:customStyle="1" w:styleId="10">
    <w:name w:val="本文1"/>
    <w:basedOn w:val="a"/>
    <w:qFormat/>
    <w:rsid w:val="005C181C"/>
    <w:pPr>
      <w:ind w:firstLineChars="100" w:firstLine="210"/>
    </w:pPr>
    <w:rPr>
      <w:rFonts w:ascii="HGPｺﾞｼｯｸM" w:eastAsia="HGPｺﾞｼｯｸM"/>
    </w:rPr>
  </w:style>
  <w:style w:type="paragraph" w:customStyle="1" w:styleId="20">
    <w:name w:val="本文2"/>
    <w:basedOn w:val="a"/>
    <w:qFormat/>
    <w:rsid w:val="0095352C"/>
    <w:pPr>
      <w:ind w:left="113" w:firstLineChars="100" w:firstLine="210"/>
    </w:pPr>
  </w:style>
  <w:style w:type="paragraph" w:customStyle="1" w:styleId="30">
    <w:name w:val="本文3"/>
    <w:basedOn w:val="20"/>
    <w:qFormat/>
    <w:rsid w:val="00C66907"/>
    <w:pPr>
      <w:ind w:left="284"/>
    </w:pPr>
  </w:style>
  <w:style w:type="paragraph" w:customStyle="1" w:styleId="40">
    <w:name w:val="本文4"/>
    <w:basedOn w:val="30"/>
    <w:qFormat/>
    <w:rsid w:val="00C66907"/>
    <w:pPr>
      <w:ind w:left="397"/>
    </w:pPr>
  </w:style>
  <w:style w:type="paragraph" w:customStyle="1" w:styleId="50">
    <w:name w:val="本文5"/>
    <w:basedOn w:val="40"/>
    <w:qFormat/>
    <w:rsid w:val="00C66907"/>
    <w:pPr>
      <w:ind w:left="510"/>
    </w:pPr>
  </w:style>
  <w:style w:type="paragraph" w:customStyle="1" w:styleId="60">
    <w:name w:val="本文6"/>
    <w:basedOn w:val="50"/>
    <w:qFormat/>
    <w:rsid w:val="00C66907"/>
    <w:pPr>
      <w:ind w:left="624"/>
    </w:pPr>
  </w:style>
  <w:style w:type="paragraph" w:customStyle="1" w:styleId="70">
    <w:name w:val="本文7"/>
    <w:basedOn w:val="60"/>
    <w:qFormat/>
    <w:rsid w:val="00B83D2B"/>
    <w:pPr>
      <w:ind w:left="737"/>
    </w:pPr>
  </w:style>
  <w:style w:type="character" w:customStyle="1" w:styleId="80">
    <w:name w:val="見出し 8 (文字)"/>
    <w:basedOn w:val="a0"/>
    <w:link w:val="8"/>
    <w:uiPriority w:val="9"/>
    <w:rsid w:val="00C05C9B"/>
    <w:rPr>
      <w:rFonts w:ascii="Meiryo UI" w:eastAsia="Meiryo UI" w:hAnsi="Meiryo UI"/>
      <w:sz w:val="22"/>
    </w:rPr>
  </w:style>
  <w:style w:type="character" w:customStyle="1" w:styleId="90">
    <w:name w:val="見出し 9 (文字)"/>
    <w:basedOn w:val="a0"/>
    <w:link w:val="9"/>
    <w:uiPriority w:val="9"/>
    <w:semiHidden/>
    <w:rsid w:val="004E66F8"/>
  </w:style>
  <w:style w:type="paragraph" w:customStyle="1" w:styleId="81">
    <w:name w:val="本文8"/>
    <w:basedOn w:val="70"/>
    <w:next w:val="a"/>
    <w:qFormat/>
    <w:rsid w:val="00C05C9B"/>
    <w:pPr>
      <w:ind w:left="907" w:firstLine="100"/>
    </w:pPr>
  </w:style>
  <w:style w:type="paragraph" w:styleId="aa">
    <w:name w:val="TOC Heading"/>
    <w:basedOn w:val="1"/>
    <w:next w:val="a"/>
    <w:uiPriority w:val="39"/>
    <w:unhideWhenUsed/>
    <w:qFormat/>
    <w:rsid w:val="0057195A"/>
    <w:pPr>
      <w:keepNext/>
      <w:keepLines/>
      <w:widowControl/>
      <w:numPr>
        <w:numId w:val="0"/>
      </w:numPr>
      <w:spacing w:before="480" w:line="276" w:lineRule="auto"/>
      <w:jc w:val="left"/>
      <w:outlineLvl w:val="9"/>
    </w:pPr>
    <w:rPr>
      <w:rFonts w:asciiTheme="majorHAnsi" w:eastAsiaTheme="majorEastAsia" w:hAnsiTheme="majorHAnsi" w:cstheme="majorBidi"/>
      <w:b/>
      <w:bCs/>
      <w:color w:val="365F91" w:themeColor="accent1" w:themeShade="BF"/>
      <w:kern w:val="0"/>
      <w:sz w:val="28"/>
    </w:rPr>
  </w:style>
  <w:style w:type="paragraph" w:styleId="12">
    <w:name w:val="toc 1"/>
    <w:basedOn w:val="a"/>
    <w:next w:val="a"/>
    <w:autoRedefine/>
    <w:uiPriority w:val="39"/>
    <w:unhideWhenUsed/>
    <w:rsid w:val="00B47D2D"/>
    <w:pPr>
      <w:tabs>
        <w:tab w:val="left" w:pos="420"/>
        <w:tab w:val="right" w:leader="dot" w:pos="9054"/>
      </w:tabs>
    </w:pPr>
  </w:style>
  <w:style w:type="paragraph" w:styleId="22">
    <w:name w:val="toc 2"/>
    <w:basedOn w:val="a"/>
    <w:next w:val="a"/>
    <w:autoRedefine/>
    <w:uiPriority w:val="39"/>
    <w:unhideWhenUsed/>
    <w:rsid w:val="0057195A"/>
    <w:pPr>
      <w:ind w:leftChars="100" w:left="210"/>
    </w:pPr>
  </w:style>
  <w:style w:type="paragraph" w:styleId="32">
    <w:name w:val="toc 3"/>
    <w:basedOn w:val="a"/>
    <w:next w:val="a"/>
    <w:autoRedefine/>
    <w:uiPriority w:val="39"/>
    <w:unhideWhenUsed/>
    <w:rsid w:val="0057195A"/>
    <w:pPr>
      <w:ind w:leftChars="200" w:left="420"/>
    </w:pPr>
  </w:style>
  <w:style w:type="character" w:styleId="ab">
    <w:name w:val="Hyperlink"/>
    <w:basedOn w:val="a0"/>
    <w:uiPriority w:val="99"/>
    <w:unhideWhenUsed/>
    <w:rsid w:val="0057195A"/>
    <w:rPr>
      <w:color w:val="0000FF" w:themeColor="hyperlink"/>
      <w:u w:val="single"/>
    </w:rPr>
  </w:style>
  <w:style w:type="table" w:styleId="ac">
    <w:name w:val="Table Grid"/>
    <w:basedOn w:val="a1"/>
    <w:uiPriority w:val="59"/>
    <w:rsid w:val="003022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
    <w:uiPriority w:val="35"/>
    <w:unhideWhenUsed/>
    <w:qFormat/>
    <w:rsid w:val="00E12529"/>
    <w:pPr>
      <w:jc w:val="center"/>
    </w:pPr>
    <w:rPr>
      <w:rFonts w:ascii="Meiryo UI" w:eastAsia="Meiryo UI" w:hAnsi="Meiryo UI"/>
      <w:b/>
      <w:bCs/>
    </w:rPr>
  </w:style>
  <w:style w:type="paragraph" w:customStyle="1" w:styleId="ae">
    <w:name w:val="表内スタイル"/>
    <w:basedOn w:val="a"/>
    <w:qFormat/>
    <w:rsid w:val="00E12529"/>
    <w:rPr>
      <w:rFonts w:asciiTheme="majorEastAsia" w:eastAsiaTheme="majorEastAsia" w:hAnsiTheme="majorEastAsia"/>
      <w:sz w:val="20"/>
      <w:szCs w:val="20"/>
    </w:rPr>
  </w:style>
  <w:style w:type="paragraph" w:styleId="af">
    <w:name w:val="Revision"/>
    <w:hidden/>
    <w:uiPriority w:val="99"/>
    <w:semiHidden/>
    <w:rsid w:val="000F7E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927113">
      <w:bodyDiv w:val="1"/>
      <w:marLeft w:val="0"/>
      <w:marRight w:val="0"/>
      <w:marTop w:val="0"/>
      <w:marBottom w:val="0"/>
      <w:divBdr>
        <w:top w:val="none" w:sz="0" w:space="0" w:color="auto"/>
        <w:left w:val="none" w:sz="0" w:space="0" w:color="auto"/>
        <w:bottom w:val="none" w:sz="0" w:space="0" w:color="auto"/>
        <w:right w:val="none" w:sz="0" w:space="0" w:color="auto"/>
      </w:divBdr>
    </w:div>
    <w:div w:id="583103944">
      <w:bodyDiv w:val="1"/>
      <w:marLeft w:val="0"/>
      <w:marRight w:val="0"/>
      <w:marTop w:val="0"/>
      <w:marBottom w:val="0"/>
      <w:divBdr>
        <w:top w:val="none" w:sz="0" w:space="0" w:color="auto"/>
        <w:left w:val="none" w:sz="0" w:space="0" w:color="auto"/>
        <w:bottom w:val="none" w:sz="0" w:space="0" w:color="auto"/>
        <w:right w:val="none" w:sz="0" w:space="0" w:color="auto"/>
      </w:divBdr>
    </w:div>
    <w:div w:id="674497895">
      <w:bodyDiv w:val="1"/>
      <w:marLeft w:val="0"/>
      <w:marRight w:val="0"/>
      <w:marTop w:val="0"/>
      <w:marBottom w:val="0"/>
      <w:divBdr>
        <w:top w:val="none" w:sz="0" w:space="0" w:color="auto"/>
        <w:left w:val="none" w:sz="0" w:space="0" w:color="auto"/>
        <w:bottom w:val="none" w:sz="0" w:space="0" w:color="auto"/>
        <w:right w:val="none" w:sz="0" w:space="0" w:color="auto"/>
      </w:divBdr>
    </w:div>
    <w:div w:id="708410466">
      <w:bodyDiv w:val="1"/>
      <w:marLeft w:val="0"/>
      <w:marRight w:val="0"/>
      <w:marTop w:val="0"/>
      <w:marBottom w:val="0"/>
      <w:divBdr>
        <w:top w:val="none" w:sz="0" w:space="0" w:color="auto"/>
        <w:left w:val="none" w:sz="0" w:space="0" w:color="auto"/>
        <w:bottom w:val="none" w:sz="0" w:space="0" w:color="auto"/>
        <w:right w:val="none" w:sz="0" w:space="0" w:color="auto"/>
      </w:divBdr>
    </w:div>
    <w:div w:id="859003679">
      <w:bodyDiv w:val="1"/>
      <w:marLeft w:val="0"/>
      <w:marRight w:val="0"/>
      <w:marTop w:val="0"/>
      <w:marBottom w:val="0"/>
      <w:divBdr>
        <w:top w:val="none" w:sz="0" w:space="0" w:color="auto"/>
        <w:left w:val="none" w:sz="0" w:space="0" w:color="auto"/>
        <w:bottom w:val="none" w:sz="0" w:space="0" w:color="auto"/>
        <w:right w:val="none" w:sz="0" w:space="0" w:color="auto"/>
      </w:divBdr>
    </w:div>
    <w:div w:id="941187138">
      <w:bodyDiv w:val="1"/>
      <w:marLeft w:val="0"/>
      <w:marRight w:val="0"/>
      <w:marTop w:val="0"/>
      <w:marBottom w:val="0"/>
      <w:divBdr>
        <w:top w:val="none" w:sz="0" w:space="0" w:color="auto"/>
        <w:left w:val="none" w:sz="0" w:space="0" w:color="auto"/>
        <w:bottom w:val="none" w:sz="0" w:space="0" w:color="auto"/>
        <w:right w:val="none" w:sz="0" w:space="0" w:color="auto"/>
      </w:divBdr>
    </w:div>
    <w:div w:id="1064991230">
      <w:bodyDiv w:val="1"/>
      <w:marLeft w:val="0"/>
      <w:marRight w:val="0"/>
      <w:marTop w:val="0"/>
      <w:marBottom w:val="0"/>
      <w:divBdr>
        <w:top w:val="none" w:sz="0" w:space="0" w:color="auto"/>
        <w:left w:val="none" w:sz="0" w:space="0" w:color="auto"/>
        <w:bottom w:val="none" w:sz="0" w:space="0" w:color="auto"/>
        <w:right w:val="none" w:sz="0" w:space="0" w:color="auto"/>
      </w:divBdr>
    </w:div>
    <w:div w:id="1185024311">
      <w:bodyDiv w:val="1"/>
      <w:marLeft w:val="0"/>
      <w:marRight w:val="0"/>
      <w:marTop w:val="0"/>
      <w:marBottom w:val="0"/>
      <w:divBdr>
        <w:top w:val="none" w:sz="0" w:space="0" w:color="auto"/>
        <w:left w:val="none" w:sz="0" w:space="0" w:color="auto"/>
        <w:bottom w:val="none" w:sz="0" w:space="0" w:color="auto"/>
        <w:right w:val="none" w:sz="0" w:space="0" w:color="auto"/>
      </w:divBdr>
    </w:div>
    <w:div w:id="1200052143">
      <w:bodyDiv w:val="1"/>
      <w:marLeft w:val="0"/>
      <w:marRight w:val="0"/>
      <w:marTop w:val="0"/>
      <w:marBottom w:val="0"/>
      <w:divBdr>
        <w:top w:val="none" w:sz="0" w:space="0" w:color="auto"/>
        <w:left w:val="none" w:sz="0" w:space="0" w:color="auto"/>
        <w:bottom w:val="none" w:sz="0" w:space="0" w:color="auto"/>
        <w:right w:val="none" w:sz="0" w:space="0" w:color="auto"/>
      </w:divBdr>
    </w:div>
    <w:div w:id="1287588845">
      <w:bodyDiv w:val="1"/>
      <w:marLeft w:val="0"/>
      <w:marRight w:val="0"/>
      <w:marTop w:val="0"/>
      <w:marBottom w:val="0"/>
      <w:divBdr>
        <w:top w:val="none" w:sz="0" w:space="0" w:color="auto"/>
        <w:left w:val="none" w:sz="0" w:space="0" w:color="auto"/>
        <w:bottom w:val="none" w:sz="0" w:space="0" w:color="auto"/>
        <w:right w:val="none" w:sz="0" w:space="0" w:color="auto"/>
      </w:divBdr>
    </w:div>
    <w:div w:id="1449079595">
      <w:bodyDiv w:val="1"/>
      <w:marLeft w:val="0"/>
      <w:marRight w:val="0"/>
      <w:marTop w:val="0"/>
      <w:marBottom w:val="0"/>
      <w:divBdr>
        <w:top w:val="none" w:sz="0" w:space="0" w:color="auto"/>
        <w:left w:val="none" w:sz="0" w:space="0" w:color="auto"/>
        <w:bottom w:val="none" w:sz="0" w:space="0" w:color="auto"/>
        <w:right w:val="none" w:sz="0" w:space="0" w:color="auto"/>
      </w:divBdr>
    </w:div>
    <w:div w:id="1463305955">
      <w:bodyDiv w:val="1"/>
      <w:marLeft w:val="0"/>
      <w:marRight w:val="0"/>
      <w:marTop w:val="0"/>
      <w:marBottom w:val="0"/>
      <w:divBdr>
        <w:top w:val="none" w:sz="0" w:space="0" w:color="auto"/>
        <w:left w:val="none" w:sz="0" w:space="0" w:color="auto"/>
        <w:bottom w:val="none" w:sz="0" w:space="0" w:color="auto"/>
        <w:right w:val="none" w:sz="0" w:space="0" w:color="auto"/>
      </w:divBdr>
    </w:div>
    <w:div w:id="1562866751">
      <w:bodyDiv w:val="1"/>
      <w:marLeft w:val="0"/>
      <w:marRight w:val="0"/>
      <w:marTop w:val="0"/>
      <w:marBottom w:val="0"/>
      <w:divBdr>
        <w:top w:val="none" w:sz="0" w:space="0" w:color="auto"/>
        <w:left w:val="none" w:sz="0" w:space="0" w:color="auto"/>
        <w:bottom w:val="none" w:sz="0" w:space="0" w:color="auto"/>
        <w:right w:val="none" w:sz="0" w:space="0" w:color="auto"/>
      </w:divBdr>
    </w:div>
    <w:div w:id="1607806801">
      <w:bodyDiv w:val="1"/>
      <w:marLeft w:val="0"/>
      <w:marRight w:val="0"/>
      <w:marTop w:val="0"/>
      <w:marBottom w:val="0"/>
      <w:divBdr>
        <w:top w:val="none" w:sz="0" w:space="0" w:color="auto"/>
        <w:left w:val="none" w:sz="0" w:space="0" w:color="auto"/>
        <w:bottom w:val="none" w:sz="0" w:space="0" w:color="auto"/>
        <w:right w:val="none" w:sz="0" w:space="0" w:color="auto"/>
      </w:divBdr>
    </w:div>
    <w:div w:id="1641767473">
      <w:bodyDiv w:val="1"/>
      <w:marLeft w:val="0"/>
      <w:marRight w:val="0"/>
      <w:marTop w:val="0"/>
      <w:marBottom w:val="0"/>
      <w:divBdr>
        <w:top w:val="none" w:sz="0" w:space="0" w:color="auto"/>
        <w:left w:val="none" w:sz="0" w:space="0" w:color="auto"/>
        <w:bottom w:val="none" w:sz="0" w:space="0" w:color="auto"/>
        <w:right w:val="none" w:sz="0" w:space="0" w:color="auto"/>
      </w:divBdr>
    </w:div>
    <w:div w:id="1665088317">
      <w:bodyDiv w:val="1"/>
      <w:marLeft w:val="0"/>
      <w:marRight w:val="0"/>
      <w:marTop w:val="0"/>
      <w:marBottom w:val="0"/>
      <w:divBdr>
        <w:top w:val="none" w:sz="0" w:space="0" w:color="auto"/>
        <w:left w:val="none" w:sz="0" w:space="0" w:color="auto"/>
        <w:bottom w:val="none" w:sz="0" w:space="0" w:color="auto"/>
        <w:right w:val="none" w:sz="0" w:space="0" w:color="auto"/>
      </w:divBdr>
    </w:div>
    <w:div w:id="1711109696">
      <w:bodyDiv w:val="1"/>
      <w:marLeft w:val="0"/>
      <w:marRight w:val="0"/>
      <w:marTop w:val="0"/>
      <w:marBottom w:val="0"/>
      <w:divBdr>
        <w:top w:val="none" w:sz="0" w:space="0" w:color="auto"/>
        <w:left w:val="none" w:sz="0" w:space="0" w:color="auto"/>
        <w:bottom w:val="none" w:sz="0" w:space="0" w:color="auto"/>
        <w:right w:val="none" w:sz="0" w:space="0" w:color="auto"/>
      </w:divBdr>
    </w:div>
    <w:div w:id="1738942833">
      <w:bodyDiv w:val="1"/>
      <w:marLeft w:val="0"/>
      <w:marRight w:val="0"/>
      <w:marTop w:val="0"/>
      <w:marBottom w:val="0"/>
      <w:divBdr>
        <w:top w:val="none" w:sz="0" w:space="0" w:color="auto"/>
        <w:left w:val="none" w:sz="0" w:space="0" w:color="auto"/>
        <w:bottom w:val="none" w:sz="0" w:space="0" w:color="auto"/>
        <w:right w:val="none" w:sz="0" w:space="0" w:color="auto"/>
      </w:divBdr>
    </w:div>
    <w:div w:id="18294455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sv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ＭＳ ゴシック"/>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ＭＳ 明朝"/>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28426C-E87D-804F-9702-EC28433A7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18</Pages>
  <Words>1125</Words>
  <Characters>6416</Characters>
  <Application>Microsoft Office Word</Application>
  <DocSecurity>0</DocSecurity>
  <Lines>53</Lines>
  <Paragraphs>15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lans18</dc:creator>
  <cp:keywords/>
  <dc:description/>
  <cp:lastModifiedBy>本田志保</cp:lastModifiedBy>
  <cp:revision>2</cp:revision>
  <cp:lastPrinted>2024-08-26T02:10:00Z</cp:lastPrinted>
  <dcterms:created xsi:type="dcterms:W3CDTF">2025-02-06T05:20:00Z</dcterms:created>
  <dcterms:modified xsi:type="dcterms:W3CDTF">2025-02-06T05:20:00Z</dcterms:modified>
</cp:coreProperties>
</file>
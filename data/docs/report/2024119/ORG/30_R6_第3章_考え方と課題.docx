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91331" w14:textId="5604052E" w:rsidR="00682D34" w:rsidRDefault="00682D34" w:rsidP="00682D34">
      <w:pPr>
        <w:pStyle w:val="1"/>
      </w:pPr>
      <w:bookmarkStart w:id="0" w:name="_Toc192237403"/>
      <w:r>
        <w:rPr>
          <w:rFonts w:hint="eastAsia"/>
        </w:rPr>
        <w:t>第</w:t>
      </w:r>
      <w:r w:rsidR="00E86C66">
        <w:rPr>
          <w:rFonts w:hint="eastAsia"/>
        </w:rPr>
        <w:t>３</w:t>
      </w:r>
      <w:r>
        <w:rPr>
          <w:rFonts w:hint="eastAsia"/>
        </w:rPr>
        <w:t>章　累積的影響の基本的考え方と導入にあたっての課題</w:t>
      </w:r>
      <w:bookmarkEnd w:id="0"/>
    </w:p>
    <w:p w14:paraId="7FE4B1C2" w14:textId="1E253DF7" w:rsidR="00EF3D4B" w:rsidRDefault="00EF3D4B" w:rsidP="00A25834">
      <w:r>
        <w:rPr>
          <w:rFonts w:hint="eastAsia"/>
        </w:rPr>
        <w:t>累積的影響評価は、従来のEIAと</w:t>
      </w:r>
      <w:r w:rsidR="00093629">
        <w:rPr>
          <w:rFonts w:hint="eastAsia"/>
        </w:rPr>
        <w:t>調査対象の選定方法や評価の方法が</w:t>
      </w:r>
      <w:r w:rsidR="008D3805">
        <w:rPr>
          <w:rFonts w:hint="eastAsia"/>
        </w:rPr>
        <w:t>異な</w:t>
      </w:r>
      <w:r w:rsidR="006238B0">
        <w:rPr>
          <w:rFonts w:hint="eastAsia"/>
        </w:rPr>
        <w:t>り、特有の</w:t>
      </w:r>
      <w:r w:rsidR="003F6E21">
        <w:rPr>
          <w:rFonts w:hint="eastAsia"/>
        </w:rPr>
        <w:t>調査方法、考え方がある</w:t>
      </w:r>
      <w:r w:rsidR="008D3805">
        <w:rPr>
          <w:rFonts w:hint="eastAsia"/>
        </w:rPr>
        <w:t>。</w:t>
      </w:r>
      <w:r w:rsidR="003F6E21">
        <w:rPr>
          <w:rFonts w:hint="eastAsia"/>
        </w:rPr>
        <w:t>ガイドライン調査で得られた内容や、IAIAの</w:t>
      </w:r>
      <w:r w:rsidR="00664EA5">
        <w:rPr>
          <w:rFonts w:hint="eastAsia"/>
        </w:rPr>
        <w:t>行う累積的影響評価の</w:t>
      </w:r>
      <w:r w:rsidR="003F6E21">
        <w:rPr>
          <w:rFonts w:hint="eastAsia"/>
        </w:rPr>
        <w:t>トレーニング</w:t>
      </w:r>
      <w:r w:rsidR="00664EA5">
        <w:rPr>
          <w:rFonts w:hint="eastAsia"/>
        </w:rPr>
        <w:t>で提供された</w:t>
      </w:r>
      <w:r w:rsidR="00614840">
        <w:rPr>
          <w:rFonts w:hint="eastAsia"/>
        </w:rPr>
        <w:t>情報を基に、累積的影響の基本的知識、日本で行う場合の制度上の課題、今後の取り組みの提案などを以下に取りまとめた。</w:t>
      </w:r>
      <w:r w:rsidR="00A57871">
        <w:rPr>
          <w:rFonts w:hint="eastAsia"/>
        </w:rPr>
        <w:t>なお、累積的影響評価は、Cumulative Environmental Assessment (CEA)、Cumulative Impact Assessment (CIA)</w:t>
      </w:r>
      <w:r w:rsidR="005A4586">
        <w:rPr>
          <w:rFonts w:hint="eastAsia"/>
        </w:rPr>
        <w:t>、Cumulative Effect Assessment</w:t>
      </w:r>
      <w:r w:rsidR="00A57871">
        <w:rPr>
          <w:rFonts w:hint="eastAsia"/>
        </w:rPr>
        <w:t>など</w:t>
      </w:r>
      <w:r w:rsidR="005A4586">
        <w:rPr>
          <w:rFonts w:hint="eastAsia"/>
        </w:rPr>
        <w:t>複数の呼び方をされているが、本章では</w:t>
      </w:r>
      <w:r w:rsidR="00E64EDB">
        <w:rPr>
          <w:rFonts w:hint="eastAsia"/>
        </w:rPr>
        <w:t>CEAとして記載する。</w:t>
      </w:r>
    </w:p>
    <w:p w14:paraId="28070DE0" w14:textId="77777777" w:rsidR="00A25834" w:rsidRDefault="00A25834" w:rsidP="00682D34"/>
    <w:p w14:paraId="248D13C5" w14:textId="685A9790" w:rsidR="00A25834" w:rsidRDefault="00A25834" w:rsidP="00E86C66">
      <w:pPr>
        <w:pStyle w:val="2"/>
      </w:pPr>
      <w:bookmarkStart w:id="1" w:name="_Toc192237404"/>
      <w:r>
        <w:rPr>
          <w:rFonts w:hint="eastAsia"/>
        </w:rPr>
        <w:t>１．</w:t>
      </w:r>
      <w:r>
        <w:t xml:space="preserve"> </w:t>
      </w:r>
      <w:r>
        <w:rPr>
          <w:rFonts w:hint="eastAsia"/>
        </w:rPr>
        <w:t>調査から得られた累積的影響に係る基本的な知見</w:t>
      </w:r>
      <w:bookmarkEnd w:id="1"/>
    </w:p>
    <w:p w14:paraId="43DC0A28" w14:textId="77777777" w:rsidR="00321787" w:rsidRDefault="00321787" w:rsidP="00BB59A1">
      <w:bookmarkStart w:id="2" w:name="_Toc192237405"/>
    </w:p>
    <w:p w14:paraId="0723BF66" w14:textId="7F47221C" w:rsidR="00A25834" w:rsidRPr="00A25834" w:rsidRDefault="00BB59A1" w:rsidP="00A25834">
      <w:pPr>
        <w:pStyle w:val="3"/>
      </w:pPr>
      <w:r>
        <w:rPr>
          <w:rFonts w:hint="eastAsia"/>
        </w:rPr>
        <w:t>（１）インパクターと</w:t>
      </w:r>
      <w:r w:rsidR="00CB5612">
        <w:rPr>
          <w:rFonts w:hint="eastAsia"/>
        </w:rPr>
        <w:t>VEC</w:t>
      </w:r>
      <w:bookmarkEnd w:id="2"/>
    </w:p>
    <w:p w14:paraId="1CDFBABA" w14:textId="1B0E14D6" w:rsidR="005D2B14" w:rsidRDefault="00F81FE4" w:rsidP="00A25834">
      <w:r>
        <w:rPr>
          <w:rFonts w:hint="eastAsia"/>
        </w:rPr>
        <w:t>累積的影響の基本的な構造は、インパクター(影響を与える活動)と</w:t>
      </w:r>
      <w:r w:rsidR="00E64EDB">
        <w:rPr>
          <w:rFonts w:hint="eastAsia"/>
        </w:rPr>
        <w:t xml:space="preserve">影響を受ける環境要素(Valued Environmental </w:t>
      </w:r>
      <w:r w:rsidR="00E64EDB">
        <w:t>Component</w:t>
      </w:r>
      <w:r w:rsidR="00E64EDB">
        <w:rPr>
          <w:rFonts w:hint="eastAsia"/>
        </w:rPr>
        <w:t xml:space="preserve">: </w:t>
      </w:r>
      <w:r w:rsidR="00CB5612">
        <w:rPr>
          <w:rFonts w:hint="eastAsia"/>
        </w:rPr>
        <w:t>VEC</w:t>
      </w:r>
      <w:r>
        <w:rPr>
          <w:rFonts w:hint="eastAsia"/>
        </w:rPr>
        <w:t>)</w:t>
      </w:r>
      <w:r w:rsidR="004C10A7">
        <w:rPr>
          <w:rFonts w:hint="eastAsia"/>
        </w:rPr>
        <w:t>からなる</w:t>
      </w:r>
      <w:r w:rsidR="0076245D">
        <w:rPr>
          <w:rFonts w:hint="eastAsia"/>
        </w:rPr>
        <w:t>。</w:t>
      </w:r>
      <w:r w:rsidR="00CE6E8C">
        <w:rPr>
          <w:rFonts w:hint="eastAsia"/>
        </w:rPr>
        <w:t>累積的影響評価は、</w:t>
      </w:r>
      <w:r w:rsidR="002A2700">
        <w:rPr>
          <w:rFonts w:hint="eastAsia"/>
        </w:rPr>
        <w:t>VEC</w:t>
      </w:r>
      <w:r w:rsidR="00CE6E8C">
        <w:rPr>
          <w:rFonts w:hint="eastAsia"/>
        </w:rPr>
        <w:t>を基準に考えるため、</w:t>
      </w:r>
      <w:r w:rsidR="005D2B14">
        <w:rPr>
          <w:rFonts w:hint="eastAsia"/>
        </w:rPr>
        <w:t>インパクターは</w:t>
      </w:r>
      <w:r w:rsidR="00AE5A15">
        <w:rPr>
          <w:rFonts w:hint="eastAsia"/>
        </w:rPr>
        <w:t>複数の事業種であっても構わない。例えば</w:t>
      </w:r>
      <w:r w:rsidR="002A2700">
        <w:rPr>
          <w:rFonts w:hint="eastAsia"/>
        </w:rPr>
        <w:t>VEC</w:t>
      </w:r>
      <w:r w:rsidR="00AE5A15">
        <w:rPr>
          <w:rFonts w:hint="eastAsia"/>
        </w:rPr>
        <w:t>が河川の水質であった場合、</w:t>
      </w:r>
      <w:r w:rsidR="00D44EC5">
        <w:rPr>
          <w:rFonts w:hint="eastAsia"/>
        </w:rPr>
        <w:t>インパクターとしてその流域の</w:t>
      </w:r>
      <w:r w:rsidR="004C371B">
        <w:rPr>
          <w:rFonts w:hint="eastAsia"/>
        </w:rPr>
        <w:t>工業</w:t>
      </w:r>
      <w:r w:rsidR="00D44EC5">
        <w:rPr>
          <w:rFonts w:hint="eastAsia"/>
        </w:rPr>
        <w:t>排水、農業排水、生活排水など</w:t>
      </w:r>
      <w:r w:rsidR="004C371B">
        <w:rPr>
          <w:rFonts w:hint="eastAsia"/>
        </w:rPr>
        <w:t>を排水する</w:t>
      </w:r>
      <w:r w:rsidR="00D44EC5">
        <w:rPr>
          <w:rFonts w:hint="eastAsia"/>
        </w:rPr>
        <w:t>複数の</w:t>
      </w:r>
      <w:r w:rsidR="00BC7359">
        <w:rPr>
          <w:rFonts w:hint="eastAsia"/>
        </w:rPr>
        <w:t>種類の</w:t>
      </w:r>
      <w:r w:rsidR="00D44EC5">
        <w:rPr>
          <w:rFonts w:hint="eastAsia"/>
        </w:rPr>
        <w:t>事業が</w:t>
      </w:r>
      <w:r w:rsidR="00E2644F">
        <w:rPr>
          <w:rFonts w:hint="eastAsia"/>
        </w:rPr>
        <w:t>相当することになる</w:t>
      </w:r>
      <w:r w:rsidR="00CB57E8">
        <w:rPr>
          <w:rFonts w:hint="eastAsia"/>
        </w:rPr>
        <w:t>(次図参照)</w:t>
      </w:r>
      <w:r w:rsidR="00E2644F">
        <w:rPr>
          <w:rFonts w:hint="eastAsia"/>
        </w:rPr>
        <w:t>。</w:t>
      </w:r>
    </w:p>
    <w:p w14:paraId="2ED932CB" w14:textId="77777777" w:rsidR="004F5BA1" w:rsidRDefault="004F5BA1" w:rsidP="00A25834"/>
    <w:p w14:paraId="379659CC" w14:textId="12EEF0BA" w:rsidR="007E0A42" w:rsidRDefault="002E737C" w:rsidP="002E737C">
      <w:pPr>
        <w:pStyle w:val="af7"/>
      </w:pPr>
      <w:r>
        <w:t xml:space="preserve">図3 - </w:t>
      </w:r>
      <w:r w:rsidR="00F87640">
        <w:fldChar w:fldCharType="begin"/>
      </w:r>
      <w:r w:rsidR="00F87640">
        <w:instrText xml:space="preserve"> SEQ 図3_- \* ARABIC </w:instrText>
      </w:r>
      <w:r w:rsidR="00F87640">
        <w:fldChar w:fldCharType="separate"/>
      </w:r>
      <w:r w:rsidR="00F87640">
        <w:rPr>
          <w:noProof/>
        </w:rPr>
        <w:t>1</w:t>
      </w:r>
      <w:r w:rsidR="00F87640">
        <w:rPr>
          <w:noProof/>
        </w:rPr>
        <w:fldChar w:fldCharType="end"/>
      </w:r>
      <w:r w:rsidR="007E0A42">
        <w:rPr>
          <w:rFonts w:hint="eastAsia"/>
        </w:rPr>
        <w:t>インパクターと</w:t>
      </w:r>
      <w:r w:rsidR="00147D39">
        <w:rPr>
          <w:rFonts w:hint="eastAsia"/>
        </w:rPr>
        <w:t>VEC</w:t>
      </w:r>
      <w:r w:rsidR="007E0A42">
        <w:rPr>
          <w:rFonts w:hint="eastAsia"/>
        </w:rPr>
        <w:t>の</w:t>
      </w:r>
      <w:r w:rsidR="00CD749A">
        <w:rPr>
          <w:rFonts w:hint="eastAsia"/>
        </w:rPr>
        <w:t>基本</w:t>
      </w:r>
      <w:r w:rsidR="007E0A42">
        <w:rPr>
          <w:rFonts w:hint="eastAsia"/>
        </w:rPr>
        <w:t>イメージ</w:t>
      </w:r>
    </w:p>
    <w:p w14:paraId="6E2603EB" w14:textId="176D6CCB" w:rsidR="00D41ADC" w:rsidRDefault="00D41ADC" w:rsidP="004F06D6">
      <w:pPr>
        <w:ind w:leftChars="0" w:left="0" w:firstLineChars="0" w:firstLine="0"/>
        <w:jc w:val="center"/>
      </w:pPr>
      <w:r>
        <w:rPr>
          <w:noProof/>
        </w:rPr>
        <mc:AlternateContent>
          <mc:Choice Requires="wpc">
            <w:drawing>
              <wp:inline distT="0" distB="0" distL="0" distR="0" wp14:anchorId="5BF36689" wp14:editId="6AFF4050">
                <wp:extent cx="5486400" cy="2575560"/>
                <wp:effectExtent l="0" t="0" r="0" b="0"/>
                <wp:docPr id="77173401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8341294" name="Text Box 508341294"/>
                        <wps:cNvSpPr txBox="1"/>
                        <wps:spPr>
                          <a:xfrm>
                            <a:off x="1706880" y="2171700"/>
                            <a:ext cx="195834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6AFECB9A" w14:textId="71635C33" w:rsidR="00303F1F" w:rsidRDefault="00303F1F">
                              <w:r>
                                <w:rPr>
                                  <w:rFonts w:hint="eastAsia"/>
                                </w:rPr>
                                <w:t>河川の水質</w:t>
                              </w:r>
                              <w:r w:rsidR="00CB57E8">
                                <w:rPr>
                                  <w:rFonts w:hint="eastAsia"/>
                                </w:rPr>
                                <w:t>(VEC)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4931670" name="Text Box 1444931670"/>
                        <wps:cNvSpPr txBox="1"/>
                        <wps:spPr>
                          <a:xfrm>
                            <a:off x="701040" y="457200"/>
                            <a:ext cx="784860" cy="426720"/>
                          </a:xfrm>
                          <a:prstGeom prst="rect">
                            <a:avLst/>
                          </a:prstGeom>
                          <a:solidFill>
                            <a:schemeClr val="lt1"/>
                          </a:solidFill>
                          <a:ln w="6350">
                            <a:solidFill>
                              <a:prstClr val="black"/>
                            </a:solidFill>
                          </a:ln>
                        </wps:spPr>
                        <wps:txbx>
                          <w:txbxContent>
                            <w:p w14:paraId="6CE92B25" w14:textId="083725BD" w:rsidR="00303F1F" w:rsidRDefault="00303F1F" w:rsidP="004F06D6">
                              <w:pPr>
                                <w:ind w:leftChars="0" w:left="0" w:firstLineChars="0" w:firstLine="0"/>
                              </w:pPr>
                              <w:r>
                                <w:rPr>
                                  <w:rFonts w:hint="eastAsia"/>
                                </w:rPr>
                                <w:t>工場A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0700611" name="Text Box 900700611"/>
                        <wps:cNvSpPr txBox="1"/>
                        <wps:spPr>
                          <a:xfrm>
                            <a:off x="2186940" y="114300"/>
                            <a:ext cx="769620" cy="464820"/>
                          </a:xfrm>
                          <a:prstGeom prst="rect">
                            <a:avLst/>
                          </a:prstGeom>
                          <a:solidFill>
                            <a:schemeClr val="lt1"/>
                          </a:solidFill>
                          <a:ln w="6350">
                            <a:solidFill>
                              <a:prstClr val="black"/>
                            </a:solidFill>
                          </a:ln>
                        </wps:spPr>
                        <wps:txbx>
                          <w:txbxContent>
                            <w:p w14:paraId="3EB4DFEE" w14:textId="25CB143A" w:rsidR="00303F1F" w:rsidRDefault="00303F1F" w:rsidP="004F06D6">
                              <w:pPr>
                                <w:ind w:leftChars="0" w:left="0" w:firstLineChars="0" w:firstLine="0"/>
                              </w:pPr>
                              <w:r>
                                <w:rPr>
                                  <w:rFonts w:hint="eastAsia"/>
                                </w:rPr>
                                <w:t>農地A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43276" name="Text Box 12943276"/>
                        <wps:cNvSpPr txBox="1"/>
                        <wps:spPr>
                          <a:xfrm>
                            <a:off x="289560" y="1371600"/>
                            <a:ext cx="784860" cy="396240"/>
                          </a:xfrm>
                          <a:prstGeom prst="rect">
                            <a:avLst/>
                          </a:prstGeom>
                          <a:solidFill>
                            <a:schemeClr val="lt1"/>
                          </a:solidFill>
                          <a:ln w="6350">
                            <a:solidFill>
                              <a:prstClr val="black"/>
                            </a:solidFill>
                          </a:ln>
                        </wps:spPr>
                        <wps:txbx>
                          <w:txbxContent>
                            <w:p w14:paraId="591A6840" w14:textId="5DAD97F1" w:rsidR="00B83F0D" w:rsidRDefault="00B83F0D" w:rsidP="004F06D6">
                              <w:pPr>
                                <w:ind w:leftChars="0" w:left="0" w:firstLineChars="0" w:firstLine="0"/>
                              </w:pPr>
                              <w:r>
                                <w:rPr>
                                  <w:rFonts w:hint="eastAsia"/>
                                </w:rPr>
                                <w:t>工場B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2833177" name="Text Box 1822833177"/>
                        <wps:cNvSpPr txBox="1"/>
                        <wps:spPr>
                          <a:xfrm>
                            <a:off x="3398520" y="342900"/>
                            <a:ext cx="800100" cy="365760"/>
                          </a:xfrm>
                          <a:prstGeom prst="rect">
                            <a:avLst/>
                          </a:prstGeom>
                          <a:solidFill>
                            <a:schemeClr val="lt1"/>
                          </a:solidFill>
                          <a:ln w="6350">
                            <a:solidFill>
                              <a:prstClr val="black"/>
                            </a:solidFill>
                          </a:ln>
                        </wps:spPr>
                        <wps:txbx>
                          <w:txbxContent>
                            <w:p w14:paraId="1A0F2FEC" w14:textId="2D7346AC" w:rsidR="00B83F0D" w:rsidRDefault="00B83F0D" w:rsidP="004F06D6">
                              <w:pPr>
                                <w:ind w:leftChars="0" w:left="0" w:firstLineChars="0" w:firstLine="0"/>
                              </w:pPr>
                              <w:r>
                                <w:rPr>
                                  <w:rFonts w:hint="eastAsia"/>
                                </w:rPr>
                                <w:t>農地B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830600" name="Text Box 1217830600"/>
                        <wps:cNvSpPr txBox="1"/>
                        <wps:spPr>
                          <a:xfrm>
                            <a:off x="4160520" y="1043940"/>
                            <a:ext cx="876300" cy="396240"/>
                          </a:xfrm>
                          <a:prstGeom prst="rect">
                            <a:avLst/>
                          </a:prstGeom>
                          <a:solidFill>
                            <a:schemeClr val="lt1"/>
                          </a:solidFill>
                          <a:ln w="6350">
                            <a:solidFill>
                              <a:prstClr val="black"/>
                            </a:solidFill>
                          </a:ln>
                        </wps:spPr>
                        <wps:txbx>
                          <w:txbxContent>
                            <w:p w14:paraId="60BD876F" w14:textId="047A8CB1" w:rsidR="00B83F0D" w:rsidRDefault="00B83F0D" w:rsidP="004F06D6">
                              <w:pPr>
                                <w:ind w:leftChars="0" w:left="0" w:firstLineChars="0" w:firstLine="0"/>
                              </w:pPr>
                              <w:r>
                                <w:rPr>
                                  <w:rFonts w:hint="eastAsia"/>
                                </w:rPr>
                                <w:t>宅地A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112784" name="Connector: Curved 77112784"/>
                        <wps:cNvCnPr>
                          <a:stCxn id="1444931670" idx="3"/>
                          <a:endCxn id="508341294" idx="0"/>
                        </wps:cNvCnPr>
                        <wps:spPr>
                          <a:xfrm>
                            <a:off x="1485900" y="670560"/>
                            <a:ext cx="1200150" cy="15011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686566" name="Connector: Curved 1696686566"/>
                        <wps:cNvCnPr>
                          <a:endCxn id="508341294" idx="0"/>
                        </wps:cNvCnPr>
                        <wps:spPr>
                          <a:xfrm>
                            <a:off x="1074420" y="1562100"/>
                            <a:ext cx="1611630" cy="60960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9613790" name="Connector: Curved 1689613790"/>
                        <wps:cNvCnPr>
                          <a:stCxn id="900700611" idx="2"/>
                          <a:endCxn id="508341294" idx="0"/>
                        </wps:cNvCnPr>
                        <wps:spPr>
                          <a:xfrm rot="16200000" flipH="1">
                            <a:off x="1832609" y="1318259"/>
                            <a:ext cx="1592580" cy="1143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5213164" name="Connector: Curved 1675213164"/>
                        <wps:cNvCnPr>
                          <a:stCxn id="1822833177" idx="1"/>
                          <a:endCxn id="508341294" idx="0"/>
                        </wps:cNvCnPr>
                        <wps:spPr>
                          <a:xfrm rot="10800000" flipV="1">
                            <a:off x="2686050" y="525780"/>
                            <a:ext cx="712470" cy="164592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8447973" name="Connector: Curved 1818447973"/>
                        <wps:cNvCnPr>
                          <a:stCxn id="1217830600" idx="1"/>
                          <a:endCxn id="508341294" idx="0"/>
                        </wps:cNvCnPr>
                        <wps:spPr>
                          <a:xfrm rot="10800000" flipV="1">
                            <a:off x="2686050" y="1242060"/>
                            <a:ext cx="1474470" cy="9296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F36689" id="Canvas 2" o:spid="_x0000_s1026"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5755;visibility:visible;mso-wrap-style:square" filled="t">
                  <v:fill o:detectmouseclick="t"/>
                  <v:path o:connecttype="none"/>
                </v:shape>
                <v:shapetype id="_x0000_t202" coordsize="21600,21600" o:spt="202" path="m,l,21600r21600,l21600,xe">
                  <v:stroke joinstyle="miter"/>
                  <v:path gradientshapeok="t" o:connecttype="rect"/>
                </v:shapetype>
                <v:shape id="Text Box 508341294" o:spid="_x0000_s1028" type="#_x0000_t202" style="position:absolute;left:17068;top:21717;width:195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" fillcolor="white [3201]" strokecolor="black [3200]" strokeweight="1pt">
                  <v:textbox>
                    <w:txbxContent>
                      <w:p w14:paraId="6AFECB9A" w14:textId="71635C33" w:rsidR="00303F1F" w:rsidRDefault="00303F1F">
                        <w:r>
                          <w:rPr>
                            <w:rFonts w:hint="eastAsia"/>
                          </w:rPr>
                          <w:t>河川の水質</w:t>
                        </w:r>
                        <w:r w:rsidR="00CB57E8">
                          <w:rPr>
                            <w:rFonts w:hint="eastAsia"/>
                          </w:rPr>
                          <w:t>(VEC)</w:t>
                        </w:r>
                      </w:p>
                    </w:txbxContent>
                  </v:textbox>
                </v:shape>
                <v:shape id="Text Box 1444931670" o:spid="_x0000_s1029" type="#_x0000_t202" style="position:absolute;left:7010;top:4572;width:7849;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" fillcolor="white [3201]" strokeweight=".5pt">
                  <v:textbox>
                    <w:txbxContent>
                      <w:p w14:paraId="6CE92B25" w14:textId="083725BD" w:rsidR="00303F1F" w:rsidRDefault="00303F1F" w:rsidP="004F06D6">
                        <w:pPr>
                          <w:ind w:leftChars="0" w:left="0" w:firstLineChars="0" w:firstLine="0"/>
                        </w:pPr>
                        <w:r>
                          <w:rPr>
                            <w:rFonts w:hint="eastAsia"/>
                          </w:rPr>
                          <w:t>工場A</w:t>
                        </w:r>
                      </w:p>
                    </w:txbxContent>
                  </v:textbox>
                </v:shape>
                <v:shape id="Text Box 900700611" o:spid="_x0000_s1030" type="#_x0000_t202" style="position:absolute;left:21869;top:1143;width:7696;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" fillcolor="white [3201]" strokeweight=".5pt">
                  <v:textbox>
                    <w:txbxContent>
                      <w:p w14:paraId="3EB4DFEE" w14:textId="25CB143A" w:rsidR="00303F1F" w:rsidRDefault="00303F1F" w:rsidP="004F06D6">
                        <w:pPr>
                          <w:ind w:leftChars="0" w:left="0" w:firstLineChars="0" w:firstLine="0"/>
                        </w:pPr>
                        <w:r>
                          <w:rPr>
                            <w:rFonts w:hint="eastAsia"/>
                          </w:rPr>
                          <w:t>農地A</w:t>
                        </w:r>
                      </w:p>
                    </w:txbxContent>
                  </v:textbox>
                </v:shape>
                <v:shape id="Text Box 12943276" o:spid="_x0000_s1031" type="#_x0000_t202" style="position:absolute;left:2895;top:13716;width:784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" fillcolor="white [3201]" strokeweight=".5pt">
                  <v:textbox>
                    <w:txbxContent>
                      <w:p w14:paraId="591A6840" w14:textId="5DAD97F1" w:rsidR="00B83F0D" w:rsidRDefault="00B83F0D" w:rsidP="004F06D6">
                        <w:pPr>
                          <w:ind w:leftChars="0" w:left="0" w:firstLineChars="0" w:firstLine="0"/>
                        </w:pPr>
                        <w:r>
                          <w:rPr>
                            <w:rFonts w:hint="eastAsia"/>
                          </w:rPr>
                          <w:t>工場B</w:t>
                        </w:r>
                      </w:p>
                    </w:txbxContent>
                  </v:textbox>
                </v:shape>
                <v:shape id="Text Box 1822833177" o:spid="_x0000_s1032" type="#_x0000_t202" style="position:absolute;left:33985;top:3429;width:800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" fillcolor="white [3201]" strokeweight=".5pt">
                  <v:textbox>
                    <w:txbxContent>
                      <w:p w14:paraId="1A0F2FEC" w14:textId="2D7346AC" w:rsidR="00B83F0D" w:rsidRDefault="00B83F0D" w:rsidP="004F06D6">
                        <w:pPr>
                          <w:ind w:leftChars="0" w:left="0" w:firstLineChars="0" w:firstLine="0"/>
                        </w:pPr>
                        <w:r>
                          <w:rPr>
                            <w:rFonts w:hint="eastAsia"/>
                          </w:rPr>
                          <w:t>農地B</w:t>
                        </w:r>
                      </w:p>
                    </w:txbxContent>
                  </v:textbox>
                </v:shape>
                <v:shape id="Text Box 1217830600" o:spid="_x0000_s1033" type="#_x0000_t202" style="position:absolute;left:41605;top:10439;width:876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" fillcolor="white [3201]" strokeweight=".5pt">
                  <v:textbox>
                    <w:txbxContent>
                      <w:p w14:paraId="60BD876F" w14:textId="047A8CB1" w:rsidR="00B83F0D" w:rsidRDefault="00B83F0D" w:rsidP="004F06D6">
                        <w:pPr>
                          <w:ind w:leftChars="0" w:left="0" w:firstLineChars="0" w:firstLine="0"/>
                        </w:pPr>
                        <w:r>
                          <w:rPr>
                            <w:rFonts w:hint="eastAsia"/>
                          </w:rPr>
                          <w:t>宅地A</w:t>
                        </w:r>
                      </w:p>
                    </w:txbxContent>
                  </v:textbox>
                </v:shape>
                <v:shapetype id="_x0000_t37" coordsize="21600,21600" o:spt="37" o:oned="t" path="m,c10800,,21600,10800,21600,21600e" filled="f">
                  <v:path arrowok="t" fillok="f" o:connecttype="none"/>
                  <o:lock v:ext="edit" shapetype="t"/>
                </v:shapetype>
                <v:shape id="Connector: Curved 77112784" o:spid="_x0000_s1034" type="#_x0000_t37" style="position:absolute;left:14859;top:6705;width:12001;height:1501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" strokecolor="#156082 [3204]" strokeweight=".5pt">
                  <v:stroke endarrow="block" joinstyle="miter"/>
                </v:shape>
                <v:shape id="Connector: Curved 1696686566" o:spid="_x0000_s1035" type="#_x0000_t37" style="position:absolute;left:10744;top:15621;width:16116;height:6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" strokecolor="#156082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89613790" o:spid="_x0000_s1036" type="#_x0000_t38" style="position:absolute;left:18326;top:13182;width:15925;height:114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" adj="10800" strokecolor="#156082 [3204]" strokeweight=".5pt">
                  <v:stroke endarrow="block" joinstyle="miter"/>
                </v:shape>
                <v:shape id="Connector: Curved 1675213164" o:spid="_x0000_s1037" type="#_x0000_t37" style="position:absolute;left:26860;top:5257;width:7125;height:1646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" strokecolor="#156082 [3204]" strokeweight=".5pt">
                  <v:stroke endarrow="block" joinstyle="miter"/>
                </v:shape>
                <v:shape id="Connector: Curved 1818447973" o:spid="_x0000_s1038" type="#_x0000_t37" style="position:absolute;left:26860;top:12420;width:14745;height:929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" strokecolor="#156082 [3204]" strokeweight=".5pt">
                  <v:stroke endarrow="block" joinstyle="miter"/>
                </v:shape>
                <w10:anchorlock/>
              </v:group>
            </w:pict>
          </mc:Fallback>
        </mc:AlternateContent>
      </w:r>
    </w:p>
    <w:p w14:paraId="0A0D918B" w14:textId="77777777" w:rsidR="00D41ADC" w:rsidRDefault="00D41ADC" w:rsidP="004F06D6">
      <w:pPr>
        <w:ind w:leftChars="0" w:left="0" w:firstLineChars="0" w:firstLine="0"/>
      </w:pPr>
    </w:p>
    <w:p w14:paraId="59D54CB8" w14:textId="1827370B" w:rsidR="00B136B3" w:rsidRDefault="002A2700" w:rsidP="00A25834">
      <w:r>
        <w:rPr>
          <w:rFonts w:hint="eastAsia"/>
        </w:rPr>
        <w:t>VEC</w:t>
      </w:r>
      <w:r w:rsidR="003833FB">
        <w:rPr>
          <w:rFonts w:hint="eastAsia"/>
        </w:rPr>
        <w:t>が、水質や大気質などの物理環境の場合</w:t>
      </w:r>
      <w:r w:rsidR="000442D2">
        <w:rPr>
          <w:rFonts w:hint="eastAsia"/>
        </w:rPr>
        <w:t>は、</w:t>
      </w:r>
      <w:r w:rsidR="00B233AA">
        <w:rPr>
          <w:rFonts w:hint="eastAsia"/>
        </w:rPr>
        <w:t>インパクターと</w:t>
      </w:r>
      <w:r>
        <w:rPr>
          <w:rFonts w:hint="eastAsia"/>
        </w:rPr>
        <w:t>VEC</w:t>
      </w:r>
      <w:r w:rsidR="00B233AA">
        <w:rPr>
          <w:rFonts w:hint="eastAsia"/>
        </w:rPr>
        <w:t>の関係は単純であるが、</w:t>
      </w:r>
      <w:r>
        <w:rPr>
          <w:rFonts w:hint="eastAsia"/>
        </w:rPr>
        <w:t>VEC</w:t>
      </w:r>
      <w:r w:rsidR="00B233AA">
        <w:rPr>
          <w:rFonts w:hint="eastAsia"/>
        </w:rPr>
        <w:t>が</w:t>
      </w:r>
      <w:r w:rsidR="00CE6F12">
        <w:rPr>
          <w:rFonts w:hint="eastAsia"/>
        </w:rPr>
        <w:t>生物の場合、インパクターと</w:t>
      </w:r>
      <w:r>
        <w:rPr>
          <w:rFonts w:hint="eastAsia"/>
        </w:rPr>
        <w:t>VEC</w:t>
      </w:r>
      <w:r w:rsidR="00CE6F12">
        <w:rPr>
          <w:rFonts w:hint="eastAsia"/>
        </w:rPr>
        <w:t>の間に複数の中間環境要素が</w:t>
      </w:r>
      <w:r w:rsidR="000C037B">
        <w:rPr>
          <w:rFonts w:hint="eastAsia"/>
        </w:rPr>
        <w:t>介在する。例えば、</w:t>
      </w:r>
      <w:r w:rsidR="00A7499D">
        <w:rPr>
          <w:rFonts w:hint="eastAsia"/>
        </w:rPr>
        <w:t>ある種の魚を</w:t>
      </w:r>
      <w:r>
        <w:rPr>
          <w:rFonts w:hint="eastAsia"/>
        </w:rPr>
        <w:t>VEC</w:t>
      </w:r>
      <w:r w:rsidR="00A7499D">
        <w:rPr>
          <w:rFonts w:hint="eastAsia"/>
        </w:rPr>
        <w:t>とした場合、中間環境要素として水質、水温、流量、河岸形態、</w:t>
      </w:r>
      <w:r w:rsidR="006B7680">
        <w:rPr>
          <w:rFonts w:hint="eastAsia"/>
        </w:rPr>
        <w:t>河川構造、堰</w:t>
      </w:r>
      <w:r w:rsidR="00B838F0">
        <w:rPr>
          <w:rFonts w:hint="eastAsia"/>
        </w:rPr>
        <w:t>、漁業</w:t>
      </w:r>
      <w:r w:rsidR="002B1640">
        <w:rPr>
          <w:rFonts w:hint="eastAsia"/>
        </w:rPr>
        <w:t>、</w:t>
      </w:r>
      <w:r w:rsidR="002B1640">
        <w:rPr>
          <w:rFonts w:hint="eastAsia"/>
        </w:rPr>
        <w:lastRenderedPageBreak/>
        <w:t>レクリエーションなど様々な</w:t>
      </w:r>
      <w:r w:rsidR="008B409D">
        <w:rPr>
          <w:rFonts w:hint="eastAsia"/>
        </w:rPr>
        <w:t>ものがインパクターと</w:t>
      </w:r>
      <w:r>
        <w:rPr>
          <w:rFonts w:hint="eastAsia"/>
        </w:rPr>
        <w:t>VEC</w:t>
      </w:r>
      <w:r w:rsidR="008B409D">
        <w:rPr>
          <w:rFonts w:hint="eastAsia"/>
        </w:rPr>
        <w:t>の間に介在し、それぞれの中間要素自体が複数のインパクターによる累積的影響を受けているという複雑な関係になっている。</w:t>
      </w:r>
    </w:p>
    <w:p w14:paraId="6482E4AB" w14:textId="77777777" w:rsidR="003F55BD" w:rsidRDefault="003F55BD" w:rsidP="00A25834"/>
    <w:p w14:paraId="728ABA64" w14:textId="24E260E3" w:rsidR="00FA0594" w:rsidRDefault="002E737C" w:rsidP="002E737C">
      <w:pPr>
        <w:pStyle w:val="af7"/>
      </w:pPr>
      <w:r>
        <w:t xml:space="preserve">図3 - </w:t>
      </w:r>
      <w:r w:rsidR="00F87640">
        <w:fldChar w:fldCharType="begin"/>
      </w:r>
      <w:r w:rsidR="00F87640">
        <w:instrText xml:space="preserve"> SEQ 図3_- \* ARABIC </w:instrText>
      </w:r>
      <w:r w:rsidR="00F87640">
        <w:fldChar w:fldCharType="separate"/>
      </w:r>
      <w:r w:rsidR="00F87640">
        <w:rPr>
          <w:noProof/>
        </w:rPr>
        <w:t>2</w:t>
      </w:r>
      <w:r w:rsidR="00F87640">
        <w:rPr>
          <w:noProof/>
        </w:rPr>
        <w:fldChar w:fldCharType="end"/>
      </w:r>
      <w:r w:rsidR="00097E16">
        <w:rPr>
          <w:rFonts w:hint="eastAsia"/>
        </w:rPr>
        <w:t>生物が</w:t>
      </w:r>
      <w:r w:rsidR="00BA6C3A">
        <w:rPr>
          <w:rFonts w:hint="eastAsia"/>
        </w:rPr>
        <w:t>VEC</w:t>
      </w:r>
      <w:r w:rsidR="00097E16">
        <w:rPr>
          <w:rFonts w:hint="eastAsia"/>
        </w:rPr>
        <w:t>になった場合の</w:t>
      </w:r>
      <w:r w:rsidR="00FF2F0B">
        <w:rPr>
          <w:rFonts w:hint="eastAsia"/>
        </w:rPr>
        <w:t>インパクトのイメージ</w:t>
      </w:r>
    </w:p>
    <w:p w14:paraId="08F56349" w14:textId="26EFB505" w:rsidR="00FA0594" w:rsidRDefault="00FA0594" w:rsidP="00A25834">
      <w:r>
        <w:rPr>
          <w:rFonts w:hint="eastAsia"/>
          <w:noProof/>
        </w:rPr>
        <mc:AlternateContent>
          <mc:Choice Requires="wpc">
            <w:drawing>
              <wp:inline distT="0" distB="0" distL="0" distR="0" wp14:anchorId="55004141" wp14:editId="77AA1742">
                <wp:extent cx="5486400" cy="3017520"/>
                <wp:effectExtent l="0" t="0" r="0" b="0"/>
                <wp:docPr id="256502530"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27568367" name="Text Box 1927568367"/>
                        <wps:cNvSpPr txBox="1"/>
                        <wps:spPr>
                          <a:xfrm>
                            <a:off x="2278380" y="2560320"/>
                            <a:ext cx="891540" cy="312420"/>
                          </a:xfrm>
                          <a:prstGeom prst="rect">
                            <a:avLst/>
                          </a:prstGeom>
                          <a:solidFill>
                            <a:schemeClr val="lt1"/>
                          </a:solidFill>
                          <a:ln w="6350">
                            <a:solidFill>
                              <a:prstClr val="black"/>
                            </a:solidFill>
                          </a:ln>
                        </wps:spPr>
                        <wps:txbx>
                          <w:txbxContent>
                            <w:p w14:paraId="41592AAE" w14:textId="34B1F6A8" w:rsidR="007E2C93" w:rsidRDefault="007E2C93" w:rsidP="004F06D6">
                              <w:pPr>
                                <w:ind w:leftChars="0" w:left="0" w:firstLineChars="0" w:firstLine="0"/>
                                <w:jc w:val="center"/>
                              </w:pPr>
                              <w:r>
                                <w:rPr>
                                  <w:rFonts w:hint="eastAsia"/>
                                </w:rPr>
                                <w:t>魚類A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486030" name="Text Box 1918486030"/>
                        <wps:cNvSpPr txBox="1"/>
                        <wps:spPr>
                          <a:xfrm>
                            <a:off x="876300" y="1501140"/>
                            <a:ext cx="746760" cy="373380"/>
                          </a:xfrm>
                          <a:prstGeom prst="rect">
                            <a:avLst/>
                          </a:prstGeom>
                          <a:solidFill>
                            <a:schemeClr val="lt1"/>
                          </a:solidFill>
                          <a:ln w="6350">
                            <a:solidFill>
                              <a:prstClr val="black"/>
                            </a:solidFill>
                          </a:ln>
                        </wps:spPr>
                        <wps:txbx>
                          <w:txbxContent>
                            <w:p w14:paraId="59C6425E" w14:textId="3D4052FB" w:rsidR="00FC5887" w:rsidRDefault="00FC5887" w:rsidP="004F06D6">
                              <w:pPr>
                                <w:ind w:leftChars="0" w:left="0" w:firstLineChars="0" w:firstLine="0"/>
                                <w:jc w:val="center"/>
                              </w:pPr>
                              <w:r>
                                <w:rPr>
                                  <w:rFonts w:hint="eastAsia"/>
                                </w:rPr>
                                <w:t>水質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34554" name="Text Box 147234554"/>
                        <wps:cNvSpPr txBox="1"/>
                        <wps:spPr>
                          <a:xfrm>
                            <a:off x="2049780" y="1181100"/>
                            <a:ext cx="853440" cy="358140"/>
                          </a:xfrm>
                          <a:prstGeom prst="rect">
                            <a:avLst/>
                          </a:prstGeom>
                          <a:solidFill>
                            <a:schemeClr val="lt1"/>
                          </a:solidFill>
                          <a:ln w="6350">
                            <a:solidFill>
                              <a:prstClr val="black"/>
                            </a:solidFill>
                          </a:ln>
                        </wps:spPr>
                        <wps:txbx>
                          <w:txbxContent>
                            <w:p w14:paraId="42DFBCEF" w14:textId="721AA78B" w:rsidR="00FC5887" w:rsidRDefault="00FC5887" w:rsidP="004F06D6">
                              <w:pPr>
                                <w:ind w:leftChars="0" w:left="0" w:firstLineChars="0" w:firstLine="0"/>
                                <w:jc w:val="center"/>
                              </w:pPr>
                              <w:r>
                                <w:rPr>
                                  <w:rFonts w:hint="eastAsia"/>
                                </w:rPr>
                                <w:t>流量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7126654" name="Text Box 877126654"/>
                        <wps:cNvSpPr txBox="1"/>
                        <wps:spPr>
                          <a:xfrm>
                            <a:off x="3246120" y="1432560"/>
                            <a:ext cx="800100" cy="373380"/>
                          </a:xfrm>
                          <a:prstGeom prst="rect">
                            <a:avLst/>
                          </a:prstGeom>
                          <a:solidFill>
                            <a:schemeClr val="lt1"/>
                          </a:solidFill>
                          <a:ln w="6350">
                            <a:solidFill>
                              <a:prstClr val="black"/>
                            </a:solidFill>
                          </a:ln>
                        </wps:spPr>
                        <wps:txbx>
                          <w:txbxContent>
                            <w:p w14:paraId="5E987255" w14:textId="50A1E42B" w:rsidR="00FC5887" w:rsidRDefault="00FC5887" w:rsidP="004F06D6">
                              <w:pPr>
                                <w:ind w:leftChars="0" w:left="0" w:firstLineChars="0" w:firstLine="0"/>
                                <w:jc w:val="center"/>
                              </w:pPr>
                              <w:r>
                                <w:rPr>
                                  <w:rFonts w:hint="eastAsia"/>
                                </w:rPr>
                                <w:t>水温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0445763" name="Text Box 820445763"/>
                        <wps:cNvSpPr txBox="1"/>
                        <wps:spPr>
                          <a:xfrm>
                            <a:off x="167640" y="579120"/>
                            <a:ext cx="609600" cy="312420"/>
                          </a:xfrm>
                          <a:prstGeom prst="rect">
                            <a:avLst/>
                          </a:prstGeom>
                          <a:solidFill>
                            <a:schemeClr val="lt1"/>
                          </a:solidFill>
                          <a:ln w="6350">
                            <a:solidFill>
                              <a:prstClr val="black"/>
                            </a:solidFill>
                          </a:ln>
                        </wps:spPr>
                        <wps:txbx>
                          <w:txbxContent>
                            <w:p w14:paraId="0A52CD87" w14:textId="4D7D7073" w:rsidR="00FC5887" w:rsidRDefault="00FC5887" w:rsidP="004F06D6">
                              <w:pPr>
                                <w:ind w:leftChars="0" w:left="0" w:firstLineChars="0" w:firstLine="0"/>
                              </w:pPr>
                              <w:r>
                                <w:rPr>
                                  <w:rFonts w:hint="eastAsia"/>
                                </w:rPr>
                                <w:t>工場A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9459415" name="Text Box 2119459415"/>
                        <wps:cNvSpPr txBox="1"/>
                        <wps:spPr>
                          <a:xfrm>
                            <a:off x="944880" y="160020"/>
                            <a:ext cx="678180" cy="396240"/>
                          </a:xfrm>
                          <a:prstGeom prst="rect">
                            <a:avLst/>
                          </a:prstGeom>
                          <a:solidFill>
                            <a:schemeClr val="lt1"/>
                          </a:solidFill>
                          <a:ln w="6350">
                            <a:solidFill>
                              <a:prstClr val="black"/>
                            </a:solidFill>
                          </a:ln>
                        </wps:spPr>
                        <wps:txbx>
                          <w:txbxContent>
                            <w:p w14:paraId="6D2EC0A0" w14:textId="78A97499" w:rsidR="00FC5887" w:rsidRDefault="00FC5887" w:rsidP="004F06D6">
                              <w:pPr>
                                <w:ind w:leftChars="0" w:left="0" w:firstLineChars="0" w:firstLine="0"/>
                              </w:pPr>
                              <w:r>
                                <w:rPr>
                                  <w:rFonts w:hint="eastAsia"/>
                                </w:rPr>
                                <w:t>農地A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5923098" name="Text Box 1235923098"/>
                        <wps:cNvSpPr txBox="1"/>
                        <wps:spPr>
                          <a:xfrm>
                            <a:off x="1821180" y="160020"/>
                            <a:ext cx="609600" cy="342900"/>
                          </a:xfrm>
                          <a:prstGeom prst="rect">
                            <a:avLst/>
                          </a:prstGeom>
                          <a:solidFill>
                            <a:schemeClr val="lt1"/>
                          </a:solidFill>
                          <a:ln w="6350">
                            <a:solidFill>
                              <a:prstClr val="black"/>
                            </a:solidFill>
                          </a:ln>
                        </wps:spPr>
                        <wps:txbx>
                          <w:txbxContent>
                            <w:p w14:paraId="0A10FEEA" w14:textId="0789C2C6" w:rsidR="00FC5887" w:rsidRDefault="00374483" w:rsidP="004F06D6">
                              <w:pPr>
                                <w:ind w:leftChars="0" w:left="0" w:firstLineChars="0" w:firstLine="0"/>
                              </w:pPr>
                              <w:r>
                                <w:rPr>
                                  <w:rFonts w:hint="eastAsia"/>
                                </w:rPr>
                                <w:t>取水</w:t>
                              </w:r>
                              <w:r w:rsidR="00216DE9">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5071707" name="Text Box 1545071707"/>
                        <wps:cNvSpPr txBox="1"/>
                        <wps:spPr>
                          <a:xfrm>
                            <a:off x="2613660" y="160020"/>
                            <a:ext cx="624840" cy="396240"/>
                          </a:xfrm>
                          <a:prstGeom prst="rect">
                            <a:avLst/>
                          </a:prstGeom>
                          <a:solidFill>
                            <a:schemeClr val="lt1"/>
                          </a:solidFill>
                          <a:ln w="6350">
                            <a:solidFill>
                              <a:prstClr val="black"/>
                            </a:solidFill>
                          </a:ln>
                        </wps:spPr>
                        <wps:txbx>
                          <w:txbxContent>
                            <w:p w14:paraId="0A3B115B" w14:textId="15EAF3B1" w:rsidR="00216DE9" w:rsidRDefault="00216DE9" w:rsidP="004F06D6">
                              <w:pPr>
                                <w:ind w:leftChars="0" w:left="0" w:firstLineChars="0" w:firstLine="0"/>
                              </w:pPr>
                              <w:r>
                                <w:rPr>
                                  <w:rFonts w:hint="eastAsia"/>
                                </w:rPr>
                                <w:t>取水</w:t>
                              </w:r>
                              <w:r w:rsidR="00374483">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866912" name="Text Box 307866912"/>
                        <wps:cNvSpPr txBox="1"/>
                        <wps:spPr>
                          <a:xfrm>
                            <a:off x="3779520" y="358140"/>
                            <a:ext cx="632460" cy="381000"/>
                          </a:xfrm>
                          <a:prstGeom prst="rect">
                            <a:avLst/>
                          </a:prstGeom>
                          <a:solidFill>
                            <a:schemeClr val="lt1"/>
                          </a:solidFill>
                          <a:ln w="6350">
                            <a:solidFill>
                              <a:prstClr val="black"/>
                            </a:solidFill>
                          </a:ln>
                        </wps:spPr>
                        <wps:txbx>
                          <w:txbxContent>
                            <w:p w14:paraId="702E1275" w14:textId="787153E8" w:rsidR="00374483" w:rsidRDefault="00374483" w:rsidP="004F06D6">
                              <w:pPr>
                                <w:ind w:leftChars="0" w:left="0" w:firstLineChars="0" w:firstLine="0"/>
                              </w:pPr>
                              <w:r>
                                <w:rPr>
                                  <w:rFonts w:hint="eastAsia"/>
                                </w:rPr>
                                <w:t>排水A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402965" name="Text Box 723402965"/>
                        <wps:cNvSpPr txBox="1"/>
                        <wps:spPr>
                          <a:xfrm>
                            <a:off x="4335780" y="838200"/>
                            <a:ext cx="746760" cy="342900"/>
                          </a:xfrm>
                          <a:prstGeom prst="rect">
                            <a:avLst/>
                          </a:prstGeom>
                          <a:solidFill>
                            <a:schemeClr val="lt1"/>
                          </a:solidFill>
                          <a:ln w="6350">
                            <a:solidFill>
                              <a:prstClr val="black"/>
                            </a:solidFill>
                          </a:ln>
                        </wps:spPr>
                        <wps:txbx>
                          <w:txbxContent>
                            <w:p w14:paraId="32BEBE11" w14:textId="59A52D3D" w:rsidR="00374483" w:rsidRDefault="00374483" w:rsidP="004F06D6">
                              <w:pPr>
                                <w:ind w:leftChars="0" w:left="0" w:firstLineChars="0" w:firstLine="0"/>
                              </w:pPr>
                              <w:r>
                                <w:rPr>
                                  <w:rFonts w:hint="eastAsia"/>
                                </w:rPr>
                                <w:t>排水B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919487" name="Connector: Curved 818919487"/>
                        <wps:cNvCnPr>
                          <a:stCxn id="820445763" idx="2"/>
                          <a:endCxn id="1918486030" idx="0"/>
                        </wps:cNvCnPr>
                        <wps:spPr>
                          <a:xfrm rot="16200000" flipH="1">
                            <a:off x="556260" y="807720"/>
                            <a:ext cx="609600" cy="7772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161295" name="Connector: Curved 1114161295"/>
                        <wps:cNvCnPr>
                          <a:stCxn id="2119459415" idx="2"/>
                          <a:endCxn id="1918486030" idx="0"/>
                        </wps:cNvCnPr>
                        <wps:spPr>
                          <a:xfrm rot="5400000">
                            <a:off x="794385" y="1011555"/>
                            <a:ext cx="944880" cy="3429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919144" name="Connector: Curved 222919144"/>
                        <wps:cNvCnPr>
                          <a:stCxn id="1235923098" idx="2"/>
                          <a:endCxn id="147234554" idx="0"/>
                        </wps:cNvCnPr>
                        <wps:spPr>
                          <a:xfrm rot="16200000" flipH="1">
                            <a:off x="1962150" y="666750"/>
                            <a:ext cx="678180" cy="35052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1946384" name="Connector: Curved 451946384"/>
                        <wps:cNvCnPr>
                          <a:stCxn id="1545071707" idx="2"/>
                          <a:endCxn id="147234554" idx="0"/>
                        </wps:cNvCnPr>
                        <wps:spPr>
                          <a:xfrm rot="5400000">
                            <a:off x="2388870" y="643890"/>
                            <a:ext cx="624840" cy="44958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051808" name="Connector: Curved 231051808"/>
                        <wps:cNvCnPr>
                          <a:stCxn id="307866912" idx="2"/>
                          <a:endCxn id="877126654" idx="0"/>
                        </wps:cNvCnPr>
                        <wps:spPr>
                          <a:xfrm rot="5400000">
                            <a:off x="3524250" y="861060"/>
                            <a:ext cx="693420" cy="4495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8049521" name="Connector: Curved 1008049521"/>
                        <wps:cNvCnPr>
                          <a:stCxn id="723402965" idx="2"/>
                          <a:endCxn id="877126654" idx="0"/>
                        </wps:cNvCnPr>
                        <wps:spPr>
                          <a:xfrm rot="5400000">
                            <a:off x="4051935" y="775335"/>
                            <a:ext cx="251460" cy="106299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0767597" name="Connector: Curved 1690767597"/>
                        <wps:cNvCnPr>
                          <a:stCxn id="1918486030" idx="2"/>
                          <a:endCxn id="1927568367" idx="0"/>
                        </wps:cNvCnPr>
                        <wps:spPr>
                          <a:xfrm rot="16200000" flipH="1">
                            <a:off x="1644015" y="1480185"/>
                            <a:ext cx="685800" cy="147447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147307" name="Connector: Curved 270147307"/>
                        <wps:cNvCnPr>
                          <a:stCxn id="147234554" idx="2"/>
                          <a:endCxn id="1927568367" idx="0"/>
                        </wps:cNvCnPr>
                        <wps:spPr>
                          <a:xfrm rot="16200000" flipH="1">
                            <a:off x="2089785" y="1925955"/>
                            <a:ext cx="1021080" cy="247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454946" name="Connector: Curved 134454946"/>
                        <wps:cNvCnPr>
                          <a:stCxn id="877126654" idx="2"/>
                          <a:endCxn id="1927568367" idx="0"/>
                        </wps:cNvCnPr>
                        <wps:spPr>
                          <a:xfrm rot="5400000">
                            <a:off x="2807970" y="1722120"/>
                            <a:ext cx="754380" cy="92202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004141" id="Canvas 3" o:spid="_x0000_s1039" editas="canvas" style="width:6in;height:237.6pt;mso-position-horizontal-relative:char;mso-position-vertical-relative:line" coordsize="54864,3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">
                <v:shape id="_x0000_s1040" type="#_x0000_t75" style="position:absolute;width:54864;height:30175;visibility:visible;mso-wrap-style:square" filled="t">
                  <v:fill o:detectmouseclick="t"/>
                  <v:path o:connecttype="none"/>
                </v:shape>
                <v:shape id="Text Box 1927568367" o:spid="_x0000_s1041" type="#_x0000_t202" style="position:absolute;left:22783;top:25603;width:891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" fillcolor="white [3201]" strokeweight=".5pt">
                  <v:textbox>
                    <w:txbxContent>
                      <w:p w14:paraId="41592AAE" w14:textId="34B1F6A8" w:rsidR="007E2C93" w:rsidRDefault="007E2C93" w:rsidP="004F06D6">
                        <w:pPr>
                          <w:ind w:leftChars="0" w:left="0" w:firstLineChars="0" w:firstLine="0"/>
                          <w:jc w:val="center"/>
                        </w:pPr>
                        <w:r>
                          <w:rPr>
                            <w:rFonts w:hint="eastAsia"/>
                          </w:rPr>
                          <w:t>魚類A</w:t>
                        </w:r>
                      </w:p>
                    </w:txbxContent>
                  </v:textbox>
                </v:shape>
                <v:shape id="Text Box 1918486030" o:spid="_x0000_s1042" type="#_x0000_t202" style="position:absolute;left:8763;top:15011;width:746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" fillcolor="white [3201]" strokeweight=".5pt">
                  <v:textbox>
                    <w:txbxContent>
                      <w:p w14:paraId="59C6425E" w14:textId="3D4052FB" w:rsidR="00FC5887" w:rsidRDefault="00FC5887" w:rsidP="004F06D6">
                        <w:pPr>
                          <w:ind w:leftChars="0" w:left="0" w:firstLineChars="0" w:firstLine="0"/>
                          <w:jc w:val="center"/>
                        </w:pPr>
                        <w:r>
                          <w:rPr>
                            <w:rFonts w:hint="eastAsia"/>
                          </w:rPr>
                          <w:t>水質</w:t>
                        </w:r>
                      </w:p>
                    </w:txbxContent>
                  </v:textbox>
                </v:shape>
                <v:shape id="Text Box 147234554" o:spid="_x0000_s1043" type="#_x0000_t202" style="position:absolute;left:20497;top:11811;width:853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" fillcolor="white [3201]" strokeweight=".5pt">
                  <v:textbox>
                    <w:txbxContent>
                      <w:p w14:paraId="42DFBCEF" w14:textId="721AA78B" w:rsidR="00FC5887" w:rsidRDefault="00FC5887" w:rsidP="004F06D6">
                        <w:pPr>
                          <w:ind w:leftChars="0" w:left="0" w:firstLineChars="0" w:firstLine="0"/>
                          <w:jc w:val="center"/>
                        </w:pPr>
                        <w:r>
                          <w:rPr>
                            <w:rFonts w:hint="eastAsia"/>
                          </w:rPr>
                          <w:t>流量</w:t>
                        </w:r>
                      </w:p>
                    </w:txbxContent>
                  </v:textbox>
                </v:shape>
                <v:shape id="Text Box 877126654" o:spid="_x0000_s1044" type="#_x0000_t202" style="position:absolute;left:32461;top:14325;width:8001;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" fillcolor="white [3201]" strokeweight=".5pt">
                  <v:textbox>
                    <w:txbxContent>
                      <w:p w14:paraId="5E987255" w14:textId="50A1E42B" w:rsidR="00FC5887" w:rsidRDefault="00FC5887" w:rsidP="004F06D6">
                        <w:pPr>
                          <w:ind w:leftChars="0" w:left="0" w:firstLineChars="0" w:firstLine="0"/>
                          <w:jc w:val="center"/>
                        </w:pPr>
                        <w:r>
                          <w:rPr>
                            <w:rFonts w:hint="eastAsia"/>
                          </w:rPr>
                          <w:t>水温</w:t>
                        </w:r>
                      </w:p>
                    </w:txbxContent>
                  </v:textbox>
                </v:shape>
                <v:shape id="Text Box 820445763" o:spid="_x0000_s1045" type="#_x0000_t202" style="position:absolute;left:1676;top:5791;width:609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" fillcolor="white [3201]" strokeweight=".5pt">
                  <v:textbox>
                    <w:txbxContent>
                      <w:p w14:paraId="0A52CD87" w14:textId="4D7D7073" w:rsidR="00FC5887" w:rsidRDefault="00FC5887" w:rsidP="004F06D6">
                        <w:pPr>
                          <w:ind w:leftChars="0" w:left="0" w:firstLineChars="0" w:firstLine="0"/>
                        </w:pPr>
                        <w:r>
                          <w:rPr>
                            <w:rFonts w:hint="eastAsia"/>
                          </w:rPr>
                          <w:t>工場A</w:t>
                        </w:r>
                      </w:p>
                    </w:txbxContent>
                  </v:textbox>
                </v:shape>
                <v:shape id="Text Box 2119459415" o:spid="_x0000_s1046" type="#_x0000_t202" style="position:absolute;left:9448;top:1600;width:6782;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" fillcolor="white [3201]" strokeweight=".5pt">
                  <v:textbox>
                    <w:txbxContent>
                      <w:p w14:paraId="6D2EC0A0" w14:textId="78A97499" w:rsidR="00FC5887" w:rsidRDefault="00FC5887" w:rsidP="004F06D6">
                        <w:pPr>
                          <w:ind w:leftChars="0" w:left="0" w:firstLineChars="0" w:firstLine="0"/>
                        </w:pPr>
                        <w:r>
                          <w:rPr>
                            <w:rFonts w:hint="eastAsia"/>
                          </w:rPr>
                          <w:t>農地A</w:t>
                        </w:r>
                      </w:p>
                    </w:txbxContent>
                  </v:textbox>
                </v:shape>
                <v:shape id="Text Box 1235923098" o:spid="_x0000_s1047" type="#_x0000_t202" style="position:absolute;left:18211;top:1600;width:609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" fillcolor="white [3201]" strokeweight=".5pt">
                  <v:textbox>
                    <w:txbxContent>
                      <w:p w14:paraId="0A10FEEA" w14:textId="0789C2C6" w:rsidR="00FC5887" w:rsidRDefault="00374483" w:rsidP="004F06D6">
                        <w:pPr>
                          <w:ind w:leftChars="0" w:left="0" w:firstLineChars="0" w:firstLine="0"/>
                        </w:pPr>
                        <w:r>
                          <w:rPr>
                            <w:rFonts w:hint="eastAsia"/>
                          </w:rPr>
                          <w:t>取水</w:t>
                        </w:r>
                        <w:r w:rsidR="00216DE9">
                          <w:rPr>
                            <w:rFonts w:hint="eastAsia"/>
                          </w:rPr>
                          <w:t>A</w:t>
                        </w:r>
                      </w:p>
                    </w:txbxContent>
                  </v:textbox>
                </v:shape>
                <v:shape id="Text Box 1545071707" o:spid="_x0000_s1048" type="#_x0000_t202" style="position:absolute;left:26136;top:1600;width:624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" fillcolor="white [3201]" strokeweight=".5pt">
                  <v:textbox>
                    <w:txbxContent>
                      <w:p w14:paraId="0A3B115B" w14:textId="15EAF3B1" w:rsidR="00216DE9" w:rsidRDefault="00216DE9" w:rsidP="004F06D6">
                        <w:pPr>
                          <w:ind w:leftChars="0" w:left="0" w:firstLineChars="0" w:firstLine="0"/>
                        </w:pPr>
                        <w:r>
                          <w:rPr>
                            <w:rFonts w:hint="eastAsia"/>
                          </w:rPr>
                          <w:t>取水</w:t>
                        </w:r>
                        <w:r w:rsidR="00374483">
                          <w:rPr>
                            <w:rFonts w:hint="eastAsia"/>
                          </w:rPr>
                          <w:t>B</w:t>
                        </w:r>
                      </w:p>
                    </w:txbxContent>
                  </v:textbox>
                </v:shape>
                <v:shape id="Text Box 307866912" o:spid="_x0000_s1049" type="#_x0000_t202" style="position:absolute;left:37795;top:3581;width:632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" fillcolor="white [3201]" strokeweight=".5pt">
                  <v:textbox>
                    <w:txbxContent>
                      <w:p w14:paraId="702E1275" w14:textId="787153E8" w:rsidR="00374483" w:rsidRDefault="00374483" w:rsidP="004F06D6">
                        <w:pPr>
                          <w:ind w:leftChars="0" w:left="0" w:firstLineChars="0" w:firstLine="0"/>
                        </w:pPr>
                        <w:r>
                          <w:rPr>
                            <w:rFonts w:hint="eastAsia"/>
                          </w:rPr>
                          <w:t>排水A</w:t>
                        </w:r>
                      </w:p>
                    </w:txbxContent>
                  </v:textbox>
                </v:shape>
                <v:shape id="Text Box 723402965" o:spid="_x0000_s1050" type="#_x0000_t202" style="position:absolute;left:43357;top:8382;width:746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" fillcolor="white [3201]" strokeweight=".5pt">
                  <v:textbox>
                    <w:txbxContent>
                      <w:p w14:paraId="32BEBE11" w14:textId="59A52D3D" w:rsidR="00374483" w:rsidRDefault="00374483" w:rsidP="004F06D6">
                        <w:pPr>
                          <w:ind w:leftChars="0" w:left="0" w:firstLineChars="0" w:firstLine="0"/>
                        </w:pPr>
                        <w:r>
                          <w:rPr>
                            <w:rFonts w:hint="eastAsia"/>
                          </w:rPr>
                          <w:t>排水B</w:t>
                        </w:r>
                      </w:p>
                    </w:txbxContent>
                  </v:textbox>
                </v:shape>
                <v:shape id="Connector: Curved 818919487" o:spid="_x0000_s1051" type="#_x0000_t38" style="position:absolute;left:5562;top:8077;width:6096;height:777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" adj="10800" strokecolor="#156082 [3204]" strokeweight=".5pt">
                  <v:stroke endarrow="block" joinstyle="miter"/>
                </v:shape>
                <v:shape id="Connector: Curved 1114161295" o:spid="_x0000_s1052" type="#_x0000_t38" style="position:absolute;left:7943;top:10115;width:9449;height:34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" adj="10800" strokecolor="#156082 [3204]" strokeweight=".5pt">
                  <v:stroke endarrow="block" joinstyle="miter"/>
                </v:shape>
                <v:shape id="Connector: Curved 222919144" o:spid="_x0000_s1053" type="#_x0000_t38" style="position:absolute;left:19621;top:6667;width:6782;height:35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" adj="10800" strokecolor="#156082 [3204]" strokeweight=".5pt">
                  <v:stroke endarrow="block" joinstyle="miter"/>
                </v:shape>
                <v:shape id="Connector: Curved 451946384" o:spid="_x0000_s1054" type="#_x0000_t38" style="position:absolute;left:23888;top:6439;width:6249;height:449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" adj="10800" strokecolor="#156082 [3204]" strokeweight=".5pt">
                  <v:stroke endarrow="block" joinstyle="miter"/>
                </v:shape>
                <v:shape id="Connector: Curved 231051808" o:spid="_x0000_s1055" type="#_x0000_t38" style="position:absolute;left:35242;top:8610;width:6934;height:449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" adj="10800" strokecolor="#156082 [3204]" strokeweight=".5pt">
                  <v:stroke endarrow="block" joinstyle="miter"/>
                </v:shape>
                <v:shape id="Connector: Curved 1008049521" o:spid="_x0000_s1056" type="#_x0000_t38" style="position:absolute;left:40519;top:7753;width:2514;height:1063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" adj="10800" strokecolor="#156082 [3204]" strokeweight=".5pt">
                  <v:stroke endarrow="block" joinstyle="miter"/>
                </v:shape>
                <v:shape id="Connector: Curved 1690767597" o:spid="_x0000_s1057" type="#_x0000_t38" style="position:absolute;left:16440;top:14801;width:6858;height:1474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" adj="10800" strokecolor="#156082 [3204]" strokeweight=".5pt">
                  <v:stroke endarrow="block" joinstyle="miter"/>
                </v:shape>
                <v:shape id="Connector: Curved 270147307" o:spid="_x0000_s1058" type="#_x0000_t38" style="position:absolute;left:20897;top:19260;width:10211;height:247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" adj="10800" strokecolor="#156082 [3204]" strokeweight=".5pt">
                  <v:stroke endarrow="block" joinstyle="miter"/>
                </v:shape>
                <v:shape id="Connector: Curved 134454946" o:spid="_x0000_s1059" type="#_x0000_t38" style="position:absolute;left:28079;top:17221;width:7544;height:922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" adj="10800" strokecolor="#156082 [3204]" strokeweight=".5pt">
                  <v:stroke endarrow="block" joinstyle="miter"/>
                </v:shape>
                <w10:anchorlock/>
              </v:group>
            </w:pict>
          </mc:Fallback>
        </mc:AlternateContent>
      </w:r>
    </w:p>
    <w:p w14:paraId="70C7BF5A" w14:textId="75E04343" w:rsidR="00CD749A" w:rsidRDefault="00CD749A" w:rsidP="00A25834">
      <w:r>
        <w:rPr>
          <w:rFonts w:hint="eastAsia"/>
        </w:rPr>
        <w:t>ほとんどの累積的影響ガイドラインは、基本イメージ</w:t>
      </w:r>
      <w:r w:rsidR="0021392D">
        <w:rPr>
          <w:rFonts w:hint="eastAsia"/>
        </w:rPr>
        <w:t>で調査や分析の方法を解説しているが、</w:t>
      </w:r>
      <w:r w:rsidR="001475DC">
        <w:rPr>
          <w:rFonts w:hint="eastAsia"/>
        </w:rPr>
        <w:t>いくつかのガイドラインでは</w:t>
      </w:r>
      <w:r w:rsidR="00BC79A8">
        <w:rPr>
          <w:rFonts w:hint="eastAsia"/>
        </w:rPr>
        <w:t>、中間環境要素を考慮した</w:t>
      </w:r>
      <w:r w:rsidR="001740C3">
        <w:rPr>
          <w:rFonts w:hint="eastAsia"/>
        </w:rPr>
        <w:t>調査方法と予測方法に言及している。</w:t>
      </w:r>
    </w:p>
    <w:p w14:paraId="125BF150" w14:textId="77777777" w:rsidR="00AF04E7" w:rsidRDefault="00AF04E7" w:rsidP="00A25834"/>
    <w:p w14:paraId="4603EC84" w14:textId="49525060" w:rsidR="009731DC" w:rsidRDefault="002E737C" w:rsidP="002E737C">
      <w:pPr>
        <w:pStyle w:val="af7"/>
      </w:pPr>
      <w:r>
        <w:t xml:space="preserve">表3 - </w:t>
      </w:r>
      <w:r w:rsidR="00597D25">
        <w:fldChar w:fldCharType="begin"/>
      </w:r>
      <w:r w:rsidR="00597D25">
        <w:instrText xml:space="preserve"> SEQ 表3_- \* ARABIC </w:instrText>
      </w:r>
      <w:r w:rsidR="00597D25">
        <w:fldChar w:fldCharType="separate"/>
      </w:r>
      <w:r w:rsidR="00597D25">
        <w:rPr>
          <w:noProof/>
        </w:rPr>
        <w:t>1</w:t>
      </w:r>
      <w:r w:rsidR="00597D25">
        <w:rPr>
          <w:noProof/>
        </w:rPr>
        <w:fldChar w:fldCharType="end"/>
      </w:r>
      <w:r w:rsidR="009731DC">
        <w:rPr>
          <w:rFonts w:hint="eastAsia"/>
        </w:rPr>
        <w:t>中間環境要素に言及しているガイドライン</w:t>
      </w:r>
    </w:p>
    <w:tbl>
      <w:tblPr>
        <w:tblStyle w:val="ae"/>
        <w:tblW w:w="0" w:type="auto"/>
        <w:tblInd w:w="567" w:type="dxa"/>
        <w:tblLook w:val="04A0" w:firstRow="1" w:lastRow="0" w:firstColumn="1" w:lastColumn="0" w:noHBand="0" w:noVBand="1"/>
      </w:tblPr>
      <w:tblGrid>
        <w:gridCol w:w="9169"/>
      </w:tblGrid>
      <w:tr w:rsidR="001412BC" w14:paraId="3FD5DF58" w14:textId="77777777" w:rsidTr="001412BC">
        <w:tc>
          <w:tcPr>
            <w:tcW w:w="9736" w:type="dxa"/>
          </w:tcPr>
          <w:p w14:paraId="1EB9F9A4" w14:textId="18593563" w:rsidR="008B6001" w:rsidRPr="004B61FC" w:rsidRDefault="004B61FC" w:rsidP="004B61FC">
            <w:pPr>
              <w:ind w:leftChars="0" w:left="284" w:firstLineChars="0" w:hanging="284"/>
              <w:rPr>
                <w:ins w:id="3" w:author="Akiko Urago" w:date="2025-03-30T01:11:00Z" w16du:dateUtc="2025-03-29T16:11:00Z"/>
              </w:rPr>
            </w:pPr>
            <w:r>
              <w:rPr>
                <w:rFonts w:hint="eastAsia"/>
              </w:rPr>
              <w:t>・</w:t>
            </w:r>
            <w:ins w:id="4" w:author="Akiko Urago" w:date="2025-03-30T00:51:00Z" w16du:dateUtc="2025-03-29T15:51:00Z">
              <w:r w:rsidR="00BE6AAD" w:rsidRPr="004B61FC">
                <w:rPr>
                  <w:rFonts w:hint="eastAsia"/>
                </w:rPr>
                <w:t>EU(1999) 間接的影響と累積的影響、および影響の相互作用についてのアセスメントのガイドライン</w:t>
              </w:r>
            </w:ins>
          </w:p>
          <w:p w14:paraId="3C97ED84" w14:textId="5965CB49" w:rsidR="008B6001" w:rsidRPr="004B61FC" w:rsidRDefault="004B61FC" w:rsidP="004B61FC">
            <w:pPr>
              <w:ind w:leftChars="0" w:left="284" w:firstLineChars="0" w:hanging="284"/>
              <w:rPr>
                <w:ins w:id="5" w:author="Akiko Urago" w:date="2025-03-30T01:11:00Z" w16du:dateUtc="2025-03-29T16:11:00Z"/>
              </w:rPr>
            </w:pPr>
            <w:r>
              <w:rPr>
                <w:rFonts w:hint="eastAsia"/>
              </w:rPr>
              <w:t>・</w:t>
            </w:r>
            <w:ins w:id="6" w:author="Akiko Urago" w:date="2025-03-30T00:57:00Z" w16du:dateUtc="2025-03-29T15:57:00Z">
              <w:r w:rsidR="005C3971" w:rsidRPr="004B61FC">
                <w:t>Natural England (2014)</w:t>
              </w:r>
              <w:r w:rsidR="00F16864" w:rsidRPr="004B61FC">
                <w:rPr>
                  <w:rFonts w:hint="eastAsia"/>
                </w:rPr>
                <w:t xml:space="preserve"> 海洋保護区に関連する累積的影響評価</w:t>
              </w:r>
              <w:r w:rsidR="00F16864" w:rsidRPr="004B61FC">
                <w:t>(CIA)のベストプラクティス評価を通じた包括的な枠組みの策定</w:t>
              </w:r>
            </w:ins>
          </w:p>
          <w:p w14:paraId="5CDA9840" w14:textId="305CCD38" w:rsidR="008B6001" w:rsidRPr="004B61FC" w:rsidRDefault="004B61FC">
            <w:pPr>
              <w:ind w:leftChars="0" w:left="284" w:firstLineChars="0" w:hanging="284"/>
              <w:rPr>
                <w:ins w:id="7" w:author="Akiko Urago" w:date="2025-03-30T01:11:00Z" w16du:dateUtc="2025-03-29T16:11:00Z"/>
              </w:rPr>
              <w:pPrChange w:id="8" w:author="Akiko Urago" w:date="2025-03-30T01:11:00Z" w16du:dateUtc="2025-03-29T16:11:00Z">
                <w:pPr>
                  <w:pStyle w:val="a9"/>
                  <w:ind w:left="567"/>
                </w:pPr>
              </w:pPrChange>
            </w:pPr>
            <w:r>
              <w:rPr>
                <w:rFonts w:hint="eastAsia"/>
              </w:rPr>
              <w:t>・</w:t>
            </w:r>
            <w:ins w:id="9" w:author="Akiko Urago" w:date="2025-03-30T01:08:00Z" w16du:dateUtc="2025-03-29T16:08:00Z">
              <w:r w:rsidR="004117A5" w:rsidRPr="004B61FC">
                <w:rPr>
                  <w:rFonts w:hint="eastAsia"/>
                </w:rPr>
                <w:t>IAIA（2024）エネルギー移行のための意思決定の改善</w:t>
              </w:r>
              <w:r w:rsidR="008452CF" w:rsidRPr="004B61FC">
                <w:rPr>
                  <w:rFonts w:hint="eastAsia"/>
                </w:rPr>
                <w:t>：</w:t>
              </w:r>
              <w:r w:rsidR="004117A5" w:rsidRPr="004B61FC">
                <w:rPr>
                  <w:rFonts w:hint="eastAsia"/>
                </w:rPr>
                <w:t>戦略的環境評価の使用に関するガイダンス</w:t>
              </w:r>
            </w:ins>
          </w:p>
          <w:p w14:paraId="6F62C58B" w14:textId="5B186C89" w:rsidR="009731DC" w:rsidRPr="009731DC" w:rsidDel="007B0CEF" w:rsidRDefault="004B61FC">
            <w:pPr>
              <w:ind w:leftChars="0" w:left="284" w:firstLineChars="0" w:hanging="284"/>
              <w:rPr>
                <w:del w:id="10" w:author="Akiko Urago" w:date="2025-03-30T01:10:00Z" w16du:dateUtc="2025-03-29T16:10:00Z"/>
              </w:rPr>
              <w:pPrChange w:id="11" w:author="Akiko Urago" w:date="2025-03-30T01:13:00Z" w16du:dateUtc="2025-03-29T16:13:00Z">
                <w:pPr>
                  <w:ind w:leftChars="0" w:left="0" w:firstLineChars="0" w:firstLine="0"/>
                </w:pPr>
              </w:pPrChange>
            </w:pPr>
            <w:r>
              <w:rPr>
                <w:rFonts w:hint="eastAsia"/>
              </w:rPr>
              <w:t>・</w:t>
            </w:r>
            <w:ins w:id="12" w:author="Akiko Urago" w:date="2025-03-30T01:08:00Z" w16du:dateUtc="2025-03-29T16:08:00Z">
              <w:r w:rsidR="008452CF">
                <w:rPr>
                  <w:rFonts w:hint="eastAsia"/>
                </w:rPr>
                <w:t>EU</w:t>
              </w:r>
            </w:ins>
            <w:ins w:id="13" w:author="Akiko Urago" w:date="2025-03-30T01:13:00Z" w16du:dateUtc="2025-03-29T16:13:00Z">
              <w:r w:rsidR="00A47DFA">
                <w:rPr>
                  <w:rFonts w:hint="eastAsia"/>
                </w:rPr>
                <w:t xml:space="preserve"> </w:t>
              </w:r>
            </w:ins>
            <w:ins w:id="14" w:author="Akiko Urago" w:date="2025-03-30T01:09:00Z" w16du:dateUtc="2025-03-29T16:09:00Z">
              <w:r w:rsidR="002223EB">
                <w:rPr>
                  <w:rFonts w:hint="eastAsia"/>
                </w:rPr>
                <w:t>(2021)</w:t>
              </w:r>
            </w:ins>
            <w:ins w:id="15" w:author="Akiko Urago" w:date="2025-03-30T01:10:00Z" w16du:dateUtc="2025-03-29T16:10:00Z">
              <w:r w:rsidR="007B0CEF">
                <w:rPr>
                  <w:rFonts w:hint="eastAsia"/>
                </w:rPr>
                <w:t xml:space="preserve"> </w:t>
              </w:r>
              <w:r w:rsidR="007B0CEF" w:rsidRPr="007B0CEF">
                <w:rPr>
                  <w:rFonts w:hint="eastAsia"/>
                </w:rPr>
                <w:t>ナトゥーラ</w:t>
              </w:r>
              <w:r w:rsidR="007B0CEF" w:rsidRPr="007B0CEF">
                <w:t xml:space="preserve"> 2000 サイトに関する計画とプロジェクトの評価 - 生息地指令 92/43/EEC 第 6 条(3)および(4)の規定に関する方法論ガイダンス</w:t>
              </w:r>
            </w:ins>
            <w:del w:id="16" w:author="Akiko Urago" w:date="2025-03-30T01:10:00Z" w16du:dateUtc="2025-03-29T16:10:00Z">
              <w:r w:rsidR="009731DC" w:rsidRPr="009731DC" w:rsidDel="007B0CEF">
                <w:rPr>
                  <w:rFonts w:hint="eastAsia"/>
                </w:rPr>
                <w:delText>ナトゥーラ</w:delText>
              </w:r>
              <w:r w:rsidR="009731DC" w:rsidRPr="009731DC" w:rsidDel="007B0CEF">
                <w:delText xml:space="preserve"> 2000 </w:delText>
              </w:r>
              <w:r w:rsidR="009731DC" w:rsidRPr="009731DC" w:rsidDel="007B0CEF">
                <w:rPr>
                  <w:rFonts w:hint="eastAsia"/>
                </w:rPr>
                <w:delText>サイトに関連する計画および事業のアセスメント</w:delText>
              </w:r>
              <w:r w:rsidR="009731DC" w:rsidRPr="009731DC" w:rsidDel="007B0CEF">
                <w:delText xml:space="preserve"> - </w:delText>
              </w:r>
              <w:r w:rsidR="009731DC" w:rsidRPr="009731DC" w:rsidDel="007B0CEF">
                <w:rPr>
                  <w:rFonts w:hint="eastAsia"/>
                </w:rPr>
                <w:delText>生息地指令</w:delText>
              </w:r>
            </w:del>
          </w:p>
          <w:p w14:paraId="6561263E" w14:textId="5EE5A8F5" w:rsidR="001412BC" w:rsidDel="008B6001" w:rsidRDefault="009731DC">
            <w:pPr>
              <w:ind w:leftChars="0" w:left="284" w:firstLineChars="0" w:hanging="284"/>
              <w:rPr>
                <w:del w:id="17" w:author="Akiko Urago" w:date="2025-03-30T01:11:00Z" w16du:dateUtc="2025-03-29T16:11:00Z"/>
              </w:rPr>
              <w:pPrChange w:id="18" w:author="Akiko Urago" w:date="2025-03-30T01:13:00Z" w16du:dateUtc="2025-03-29T16:13:00Z">
                <w:pPr>
                  <w:ind w:leftChars="0" w:left="0" w:firstLineChars="0" w:firstLine="0"/>
                </w:pPr>
              </w:pPrChange>
            </w:pPr>
            <w:del w:id="19" w:author="Akiko Urago" w:date="2025-03-30T01:10:00Z" w16du:dateUtc="2025-03-29T16:10:00Z">
              <w:r w:rsidRPr="009731DC" w:rsidDel="007B0CEF">
                <w:delText xml:space="preserve">92/43/EEC </w:delText>
              </w:r>
              <w:r w:rsidRPr="009731DC" w:rsidDel="007B0CEF">
                <w:rPr>
                  <w:rFonts w:hint="eastAsia"/>
                </w:rPr>
                <w:delText>第</w:delText>
              </w:r>
              <w:r w:rsidRPr="009731DC" w:rsidDel="007B0CEF">
                <w:delText xml:space="preserve"> 6 </w:delText>
              </w:r>
              <w:r w:rsidRPr="009731DC" w:rsidDel="007B0CEF">
                <w:rPr>
                  <w:rFonts w:hint="eastAsia"/>
                </w:rPr>
                <w:delText>条</w:delText>
              </w:r>
              <w:r w:rsidRPr="009731DC" w:rsidDel="007B0CEF">
                <w:delText>(3)</w:delText>
              </w:r>
              <w:r w:rsidRPr="009731DC" w:rsidDel="007B0CEF">
                <w:rPr>
                  <w:rFonts w:hint="eastAsia"/>
                </w:rPr>
                <w:delText>および</w:delText>
              </w:r>
              <w:r w:rsidRPr="009731DC" w:rsidDel="007B0CEF">
                <w:delText>(4)</w:delText>
              </w:r>
              <w:r w:rsidRPr="009731DC" w:rsidDel="007B0CEF">
                <w:rPr>
                  <w:rFonts w:hint="eastAsia"/>
                </w:rPr>
                <w:delText>の規定に関する方法論ガイダンス</w:delText>
              </w:r>
            </w:del>
          </w:p>
          <w:p w14:paraId="172B838C" w14:textId="77777777" w:rsidR="008B6001" w:rsidRDefault="008B6001">
            <w:pPr>
              <w:ind w:leftChars="0" w:left="284" w:firstLineChars="0" w:hanging="284"/>
              <w:rPr>
                <w:ins w:id="20" w:author="Akiko Urago" w:date="2025-03-30T01:11:00Z" w16du:dateUtc="2025-03-29T16:11:00Z"/>
              </w:rPr>
              <w:pPrChange w:id="21" w:author="Akiko Urago" w:date="2025-03-30T01:13:00Z" w16du:dateUtc="2025-03-29T16:13:00Z">
                <w:pPr>
                  <w:pStyle w:val="a9"/>
                  <w:ind w:left="567"/>
                </w:pPr>
              </w:pPrChange>
            </w:pPr>
          </w:p>
          <w:p w14:paraId="03D32AFF" w14:textId="77168BDD" w:rsidR="002814DE" w:rsidDel="00FF63E5" w:rsidRDefault="004B61FC">
            <w:pPr>
              <w:ind w:leftChars="0" w:left="284" w:firstLineChars="0" w:hanging="284"/>
              <w:rPr>
                <w:del w:id="22" w:author="Akiko Urago" w:date="2025-03-30T01:10:00Z" w16du:dateUtc="2025-03-29T16:10:00Z"/>
              </w:rPr>
              <w:pPrChange w:id="23" w:author="Akiko Urago" w:date="2025-03-30T01:13:00Z" w16du:dateUtc="2025-03-29T16:13:00Z">
                <w:pPr>
                  <w:ind w:leftChars="0" w:left="0" w:firstLineChars="0" w:firstLine="0"/>
                </w:pPr>
              </w:pPrChange>
            </w:pPr>
            <w:r>
              <w:rPr>
                <w:rFonts w:hint="eastAsia"/>
              </w:rPr>
              <w:t>・</w:t>
            </w:r>
            <w:ins w:id="24" w:author="Akiko Urago" w:date="2025-03-30T01:10:00Z" w16du:dateUtc="2025-03-29T16:10:00Z">
              <w:r w:rsidR="00FF63E5" w:rsidRPr="00FF63E5">
                <w:t>JPA Oceans (2024)</w:t>
              </w:r>
            </w:ins>
            <w:del w:id="25" w:author="Akiko Urago" w:date="2025-03-30T01:10:00Z" w16du:dateUtc="2025-03-29T16:10:00Z">
              <w:r w:rsidR="002D1E8E" w:rsidDel="00FF63E5">
                <w:rPr>
                  <w:rFonts w:hint="eastAsia"/>
                </w:rPr>
                <w:delText xml:space="preserve">29. </w:delText>
              </w:r>
            </w:del>
            <w:r w:rsidR="002D1E8E" w:rsidRPr="002D1E8E">
              <w:rPr>
                <w:rFonts w:hint="eastAsia"/>
              </w:rPr>
              <w:t>海洋環境における累積的影響</w:t>
            </w:r>
          </w:p>
          <w:p w14:paraId="61BA36D1" w14:textId="3B414F12" w:rsidR="00A8097F" w:rsidRDefault="00A8097F" w:rsidP="004B61FC">
            <w:pPr>
              <w:ind w:leftChars="0" w:left="284" w:firstLineChars="0" w:hanging="284"/>
            </w:pPr>
          </w:p>
        </w:tc>
      </w:tr>
    </w:tbl>
    <w:p w14:paraId="2C81B31A" w14:textId="77777777" w:rsidR="00093607" w:rsidRPr="00093607" w:rsidRDefault="00093607" w:rsidP="004F06D6">
      <w:bookmarkStart w:id="26" w:name="_Toc192237407"/>
    </w:p>
    <w:p w14:paraId="1940A122" w14:textId="30A52A5D" w:rsidR="00691411" w:rsidRDefault="00691411" w:rsidP="00691411">
      <w:pPr>
        <w:pStyle w:val="3"/>
      </w:pPr>
      <w:r>
        <w:rPr>
          <w:rFonts w:hint="eastAsia"/>
        </w:rPr>
        <w:t>（</w:t>
      </w:r>
      <w:r w:rsidR="00E83464">
        <w:rPr>
          <w:rFonts w:hint="eastAsia"/>
        </w:rPr>
        <w:t>２</w:t>
      </w:r>
      <w:r>
        <w:rPr>
          <w:rFonts w:hint="eastAsia"/>
        </w:rPr>
        <w:t>）累積的影響評価の条件</w:t>
      </w:r>
    </w:p>
    <w:p w14:paraId="5F726692" w14:textId="77777777" w:rsidR="00691411" w:rsidRDefault="00691411" w:rsidP="00691411">
      <w:r>
        <w:rPr>
          <w:rFonts w:hint="eastAsia"/>
        </w:rPr>
        <w:t>累積的影響評価は基本的に現地調査を行わず、収集したデータを基に分析・評価を行うため、VECの選び方やデータの収集具合によって予測の精度が大きく変わる。適切なVECを選ばなかったり、収集したデータが不十分な場合、累積的影響の予測ができなかったり、環境容量を超えているのかどうか評価できないこともある。そのため累積的影響評価を行う場合、以下のような条件が満たさ</w:t>
      </w:r>
      <w:r>
        <w:rPr>
          <w:rFonts w:hint="eastAsia"/>
        </w:rPr>
        <w:lastRenderedPageBreak/>
        <w:t>れていれば、比較的容易に累積的影響評価が可能となる。</w:t>
      </w:r>
    </w:p>
    <w:p w14:paraId="42D5EB58" w14:textId="77777777" w:rsidR="00691411" w:rsidRDefault="00691411" w:rsidP="00691411">
      <w:pPr>
        <w:pStyle w:val="a9"/>
        <w:numPr>
          <w:ilvl w:val="0"/>
          <w:numId w:val="2"/>
        </w:numPr>
        <w:spacing w:after="160" w:line="259" w:lineRule="auto"/>
        <w:ind w:leftChars="0" w:left="1276" w:firstLineChars="0"/>
      </w:pPr>
      <w:r>
        <w:rPr>
          <w:rFonts w:hint="eastAsia"/>
        </w:rPr>
        <w:t>過去から現在までの検討エリア内の中のVECの空間分布データが存在していること</w:t>
      </w:r>
    </w:p>
    <w:p w14:paraId="23B275EC" w14:textId="77777777" w:rsidR="00691411" w:rsidRDefault="00691411" w:rsidP="00691411">
      <w:pPr>
        <w:pStyle w:val="a9"/>
        <w:numPr>
          <w:ilvl w:val="0"/>
          <w:numId w:val="2"/>
        </w:numPr>
        <w:spacing w:after="160" w:line="259" w:lineRule="auto"/>
        <w:ind w:leftChars="0" w:left="1276" w:firstLineChars="0"/>
      </w:pPr>
      <w:r>
        <w:rPr>
          <w:rFonts w:hint="eastAsia"/>
        </w:rPr>
        <w:t>VECと中間環境要素の関係、中間環境要素とインパクターの関係が概ね解明されていること</w:t>
      </w:r>
    </w:p>
    <w:p w14:paraId="1062A83E" w14:textId="77777777" w:rsidR="00691411" w:rsidRDefault="00691411" w:rsidP="00691411">
      <w:pPr>
        <w:pStyle w:val="a9"/>
        <w:numPr>
          <w:ilvl w:val="0"/>
          <w:numId w:val="2"/>
        </w:numPr>
        <w:spacing w:after="160" w:line="259" w:lineRule="auto"/>
        <w:ind w:leftChars="0" w:left="1276" w:firstLineChars="0"/>
      </w:pPr>
      <w:r>
        <w:rPr>
          <w:rFonts w:hint="eastAsia"/>
        </w:rPr>
        <w:t>VECの環境容量や受忍限度(閾値)がある程度解明されていること</w:t>
      </w:r>
    </w:p>
    <w:p w14:paraId="33DD0D45" w14:textId="77777777" w:rsidR="00691411" w:rsidRDefault="00691411" w:rsidP="00691411">
      <w:pPr>
        <w:pStyle w:val="a9"/>
        <w:numPr>
          <w:ilvl w:val="0"/>
          <w:numId w:val="2"/>
        </w:numPr>
        <w:spacing w:after="160" w:line="259" w:lineRule="auto"/>
        <w:ind w:leftChars="0" w:left="1276" w:firstLineChars="0"/>
      </w:pPr>
      <w:r>
        <w:rPr>
          <w:rFonts w:hint="eastAsia"/>
        </w:rPr>
        <w:t>過去から将来にわたり、検討エリア内のインパクターによる影響を特定できること</w:t>
      </w:r>
    </w:p>
    <w:p w14:paraId="4252D321" w14:textId="77777777" w:rsidR="00691411" w:rsidRDefault="00691411" w:rsidP="00691411">
      <w:pPr>
        <w:pStyle w:val="a9"/>
        <w:spacing w:after="160" w:line="259" w:lineRule="auto"/>
        <w:ind w:leftChars="0" w:left="567" w:firstLineChars="0" w:firstLine="0"/>
      </w:pPr>
      <w:r>
        <w:rPr>
          <w:rFonts w:hint="eastAsia"/>
        </w:rPr>
        <w:t xml:space="preserve">　</w:t>
      </w:r>
    </w:p>
    <w:p w14:paraId="7E7A6244" w14:textId="77777777" w:rsidR="00691411" w:rsidRDefault="00691411" w:rsidP="00691411">
      <w:pPr>
        <w:pStyle w:val="a9"/>
        <w:spacing w:after="160" w:line="259" w:lineRule="auto"/>
        <w:ind w:leftChars="0" w:left="567" w:firstLineChars="0" w:firstLine="0"/>
      </w:pPr>
      <w:r>
        <w:rPr>
          <w:rFonts w:hint="eastAsia"/>
        </w:rPr>
        <w:t>また選択したVECが評価に適切かどうかは以下の点でチェックし、場合によってはVECから除外もしくは別のVECに置き換えることも可能である。</w:t>
      </w:r>
    </w:p>
    <w:p w14:paraId="3818BD45" w14:textId="77777777" w:rsidR="00093607" w:rsidRPr="00093607" w:rsidRDefault="00093607" w:rsidP="00691411">
      <w:pPr>
        <w:numPr>
          <w:ilvl w:val="1"/>
          <w:numId w:val="28"/>
        </w:numPr>
        <w:ind w:left="567" w:firstLine="210"/>
      </w:pPr>
      <w:r w:rsidRPr="00093607">
        <w:rPr>
          <w:rFonts w:hint="eastAsia"/>
        </w:rPr>
        <w:t>VECは</w:t>
      </w:r>
      <w:r w:rsidRPr="00093607">
        <w:rPr>
          <w:rFonts w:hint="eastAsia"/>
          <w:lang w:val="es-CO"/>
        </w:rPr>
        <w:t xml:space="preserve">プロジェクトの影響を受けるか？ </w:t>
      </w:r>
    </w:p>
    <w:p w14:paraId="2821CF91" w14:textId="77777777" w:rsidR="00093607" w:rsidRPr="00093607" w:rsidRDefault="00093607" w:rsidP="00691411">
      <w:pPr>
        <w:numPr>
          <w:ilvl w:val="1"/>
          <w:numId w:val="28"/>
        </w:numPr>
        <w:ind w:left="567" w:firstLine="210"/>
      </w:pPr>
      <w:r w:rsidRPr="00093607">
        <w:rPr>
          <w:rFonts w:hint="eastAsia"/>
        </w:rPr>
        <w:t>VECは</w:t>
      </w:r>
      <w:r w:rsidRPr="00093607">
        <w:rPr>
          <w:rFonts w:hint="eastAsia"/>
          <w:lang w:val="es-CO"/>
        </w:rPr>
        <w:t>局所的または</w:t>
      </w:r>
      <w:r w:rsidRPr="00093607">
        <w:rPr>
          <w:rFonts w:hint="eastAsia"/>
        </w:rPr>
        <w:t>広域</w:t>
      </w:r>
      <w:r w:rsidRPr="00093607">
        <w:rPr>
          <w:rFonts w:hint="eastAsia"/>
          <w:lang w:val="es-CO"/>
        </w:rPr>
        <w:t>的に存在する</w:t>
      </w:r>
      <w:r w:rsidRPr="00093607">
        <w:rPr>
          <w:rFonts w:hint="eastAsia"/>
        </w:rPr>
        <w:t>問題</w:t>
      </w:r>
      <w:r w:rsidRPr="00093607">
        <w:rPr>
          <w:rFonts w:hint="eastAsia"/>
          <w:lang w:val="es-CO"/>
        </w:rPr>
        <w:t>か？</w:t>
      </w:r>
    </w:p>
    <w:p w14:paraId="3424BCCD" w14:textId="77777777" w:rsidR="00093607" w:rsidRPr="00093607" w:rsidRDefault="00093607" w:rsidP="00691411">
      <w:pPr>
        <w:numPr>
          <w:ilvl w:val="1"/>
          <w:numId w:val="28"/>
        </w:numPr>
        <w:ind w:left="567" w:firstLine="210"/>
      </w:pPr>
      <w:r w:rsidRPr="00093607">
        <w:rPr>
          <w:rFonts w:hint="eastAsia"/>
        </w:rPr>
        <w:t>VECには</w:t>
      </w:r>
      <w:r w:rsidRPr="00093607">
        <w:rPr>
          <w:rFonts w:hint="eastAsia"/>
          <w:lang w:val="es-CO"/>
        </w:rPr>
        <w:t>何らかの法律や規制の要件</w:t>
      </w:r>
      <w:r w:rsidRPr="00093607">
        <w:rPr>
          <w:rFonts w:hint="eastAsia"/>
        </w:rPr>
        <w:t>がある</w:t>
      </w:r>
      <w:r w:rsidRPr="00093607">
        <w:rPr>
          <w:rFonts w:hint="eastAsia"/>
          <w:lang w:val="es-CO"/>
        </w:rPr>
        <w:t>か？</w:t>
      </w:r>
    </w:p>
    <w:p w14:paraId="006BD71F" w14:textId="77777777" w:rsidR="00093607" w:rsidRPr="00093607" w:rsidRDefault="00093607" w:rsidP="00691411">
      <w:pPr>
        <w:numPr>
          <w:ilvl w:val="1"/>
          <w:numId w:val="28"/>
        </w:numPr>
        <w:ind w:left="567" w:firstLine="210"/>
      </w:pPr>
      <w:r w:rsidRPr="00093607">
        <w:rPr>
          <w:rFonts w:hint="eastAsia"/>
        </w:rPr>
        <w:t>VECは</w:t>
      </w:r>
      <w:r w:rsidRPr="00093607">
        <w:rPr>
          <w:rFonts w:hint="eastAsia"/>
          <w:lang w:val="es-CO"/>
        </w:rPr>
        <w:t>住民にとって興味や価値のあるものなのか？</w:t>
      </w:r>
    </w:p>
    <w:p w14:paraId="44288126" w14:textId="77777777" w:rsidR="00093607" w:rsidRPr="00093607" w:rsidRDefault="00093607" w:rsidP="00691411">
      <w:pPr>
        <w:numPr>
          <w:ilvl w:val="1"/>
          <w:numId w:val="28"/>
        </w:numPr>
        <w:ind w:left="567" w:firstLine="210"/>
      </w:pPr>
      <w:r w:rsidRPr="00093607">
        <w:rPr>
          <w:rFonts w:hint="eastAsia"/>
          <w:lang w:val="es-CO"/>
        </w:rPr>
        <w:t>VEC</w:t>
      </w:r>
      <w:r w:rsidRPr="00093607">
        <w:rPr>
          <w:rFonts w:hint="eastAsia"/>
        </w:rPr>
        <w:t>は</w:t>
      </w:r>
      <w:r w:rsidRPr="00093607">
        <w:rPr>
          <w:rFonts w:hint="eastAsia"/>
          <w:lang w:val="es-CO"/>
        </w:rPr>
        <w:t>重大な</w:t>
      </w:r>
      <w:r w:rsidRPr="00093607">
        <w:rPr>
          <w:rFonts w:hint="eastAsia"/>
        </w:rPr>
        <w:t>負</w:t>
      </w:r>
      <w:r w:rsidRPr="00093607">
        <w:rPr>
          <w:rFonts w:hint="eastAsia"/>
          <w:lang w:val="es-CO"/>
        </w:rPr>
        <w:t>の累積的影響</w:t>
      </w:r>
      <w:r w:rsidRPr="00093607">
        <w:rPr>
          <w:rFonts w:hint="eastAsia"/>
        </w:rPr>
        <w:t>を受ける</w:t>
      </w:r>
      <w:r w:rsidRPr="00093607">
        <w:rPr>
          <w:rFonts w:hint="eastAsia"/>
          <w:lang w:val="es-CO"/>
        </w:rPr>
        <w:t>可能性</w:t>
      </w:r>
      <w:r w:rsidRPr="00093607">
        <w:rPr>
          <w:rFonts w:hint="eastAsia"/>
        </w:rPr>
        <w:t>が</w:t>
      </w:r>
      <w:r w:rsidRPr="00093607">
        <w:rPr>
          <w:rFonts w:hint="eastAsia"/>
          <w:lang w:val="es-CO"/>
        </w:rPr>
        <w:t>あるか？</w:t>
      </w:r>
    </w:p>
    <w:p w14:paraId="60EF742F" w14:textId="77777777" w:rsidR="00093607" w:rsidRPr="00093607" w:rsidRDefault="00093607" w:rsidP="00691411">
      <w:pPr>
        <w:numPr>
          <w:ilvl w:val="1"/>
          <w:numId w:val="28"/>
        </w:numPr>
        <w:ind w:left="567" w:firstLine="210"/>
      </w:pPr>
      <w:r w:rsidRPr="00093607">
        <w:rPr>
          <w:rFonts w:hint="eastAsia"/>
          <w:lang w:val="es-CO"/>
        </w:rPr>
        <w:t>VECは</w:t>
      </w:r>
      <w:r w:rsidRPr="00093607">
        <w:rPr>
          <w:rFonts w:hint="eastAsia"/>
        </w:rPr>
        <w:t>改変・</w:t>
      </w:r>
      <w:r w:rsidRPr="00093607">
        <w:rPr>
          <w:rFonts w:hint="eastAsia"/>
          <w:lang w:val="es-CO"/>
        </w:rPr>
        <w:t>攪乱に対して敏感か、脆弱か？</w:t>
      </w:r>
    </w:p>
    <w:p w14:paraId="5D490B29" w14:textId="77777777" w:rsidR="00093607" w:rsidRPr="00093607" w:rsidRDefault="00093607" w:rsidP="00691411">
      <w:pPr>
        <w:numPr>
          <w:ilvl w:val="1"/>
          <w:numId w:val="28"/>
        </w:numPr>
        <w:ind w:left="567" w:firstLine="210"/>
      </w:pPr>
      <w:r w:rsidRPr="00093607">
        <w:rPr>
          <w:rFonts w:hint="eastAsia"/>
        </w:rPr>
        <w:t>VECの</w:t>
      </w:r>
      <w:r w:rsidRPr="00093607">
        <w:rPr>
          <w:rFonts w:hint="eastAsia"/>
          <w:lang w:val="es-CO"/>
        </w:rPr>
        <w:t>累積</w:t>
      </w:r>
      <w:r w:rsidRPr="00093607">
        <w:rPr>
          <w:rFonts w:hint="eastAsia"/>
        </w:rPr>
        <w:t>的影響は、</w:t>
      </w:r>
      <w:r w:rsidRPr="00093607">
        <w:rPr>
          <w:rFonts w:hint="eastAsia"/>
          <w:lang w:val="es-CO"/>
        </w:rPr>
        <w:t>測定し</w:t>
      </w:r>
      <w:r w:rsidRPr="00093607">
        <w:rPr>
          <w:rFonts w:hint="eastAsia"/>
        </w:rPr>
        <w:t>たり</w:t>
      </w:r>
      <w:r w:rsidRPr="00093607">
        <w:rPr>
          <w:rFonts w:hint="eastAsia"/>
          <w:lang w:val="es-CO"/>
        </w:rPr>
        <w:t>監視</w:t>
      </w:r>
      <w:r w:rsidRPr="00093607">
        <w:rPr>
          <w:rFonts w:hint="eastAsia"/>
        </w:rPr>
        <w:t>たり</w:t>
      </w:r>
      <w:r w:rsidRPr="00093607">
        <w:rPr>
          <w:rFonts w:hint="eastAsia"/>
          <w:lang w:val="es-CO"/>
        </w:rPr>
        <w:t>することができるか？</w:t>
      </w:r>
    </w:p>
    <w:p w14:paraId="563E06CD" w14:textId="77777777" w:rsidR="00093607" w:rsidRPr="00093607" w:rsidRDefault="00093607" w:rsidP="00691411">
      <w:pPr>
        <w:numPr>
          <w:ilvl w:val="1"/>
          <w:numId w:val="28"/>
        </w:numPr>
        <w:ind w:left="567" w:firstLine="210"/>
      </w:pPr>
      <w:r w:rsidRPr="00093607">
        <w:rPr>
          <w:rFonts w:hint="eastAsia"/>
        </w:rPr>
        <w:t>VECの</w:t>
      </w:r>
      <w:r w:rsidRPr="00093607">
        <w:rPr>
          <w:rFonts w:hint="eastAsia"/>
          <w:lang w:val="es-CO"/>
        </w:rPr>
        <w:t>累積</w:t>
      </w:r>
      <w:r w:rsidRPr="00093607">
        <w:rPr>
          <w:rFonts w:hint="eastAsia"/>
        </w:rPr>
        <w:t>的影響は</w:t>
      </w:r>
      <w:r w:rsidRPr="00093607">
        <w:rPr>
          <w:rFonts w:hint="eastAsia"/>
          <w:lang w:val="es-CO"/>
        </w:rPr>
        <w:t>、別のVECでよりよく検討することができるか？</w:t>
      </w:r>
    </w:p>
    <w:p w14:paraId="2497B753" w14:textId="77777777" w:rsidR="00691411" w:rsidRDefault="00691411" w:rsidP="00691411"/>
    <w:p w14:paraId="1B1DEB61" w14:textId="30B74DED" w:rsidR="00D27CBC" w:rsidRDefault="00D27CBC" w:rsidP="00D27CBC">
      <w:pPr>
        <w:pStyle w:val="3"/>
      </w:pPr>
      <w:r>
        <w:rPr>
          <w:rFonts w:hint="eastAsia"/>
        </w:rPr>
        <w:t>（</w:t>
      </w:r>
      <w:r w:rsidR="00E83464">
        <w:rPr>
          <w:rFonts w:hint="eastAsia"/>
        </w:rPr>
        <w:t>３</w:t>
      </w:r>
      <w:r>
        <w:rPr>
          <w:rFonts w:hint="eastAsia"/>
        </w:rPr>
        <w:t>）VECの</w:t>
      </w:r>
      <w:r w:rsidR="00CF6D1A">
        <w:rPr>
          <w:rFonts w:hint="eastAsia"/>
        </w:rPr>
        <w:t>閾値(</w:t>
      </w:r>
      <w:r>
        <w:rPr>
          <w:rFonts w:hint="eastAsia"/>
        </w:rPr>
        <w:t>容認限度</w:t>
      </w:r>
      <w:r w:rsidR="00CF6D1A">
        <w:rPr>
          <w:rFonts w:hint="eastAsia"/>
        </w:rPr>
        <w:t>)</w:t>
      </w:r>
    </w:p>
    <w:p w14:paraId="5BF99FF4" w14:textId="2CCEDF9F" w:rsidR="007D525B" w:rsidRDefault="00D27CBC" w:rsidP="00D27CBC">
      <w:r>
        <w:rPr>
          <w:rFonts w:hint="eastAsia"/>
        </w:rPr>
        <w:t>累積的影響を評価する場合、VECがどの程度までの影響なら容認でき、どこまでの影響は容認できないかという</w:t>
      </w:r>
      <w:r w:rsidR="00CF6D1A">
        <w:rPr>
          <w:rFonts w:hint="eastAsia"/>
        </w:rPr>
        <w:t>閾値</w:t>
      </w:r>
      <w:r w:rsidR="00D00D9F">
        <w:rPr>
          <w:rFonts w:hint="eastAsia"/>
        </w:rPr>
        <w:t>(容認限度)</w:t>
      </w:r>
      <w:r w:rsidR="00D0487E">
        <w:rPr>
          <w:rFonts w:hint="eastAsia"/>
        </w:rPr>
        <w:t>もしくは保全目標値</w:t>
      </w:r>
      <w:r>
        <w:rPr>
          <w:rFonts w:hint="eastAsia"/>
        </w:rPr>
        <w:t>に基づいて評価を行う。</w:t>
      </w:r>
      <w:r w:rsidR="007D525B">
        <w:rPr>
          <w:rFonts w:hint="eastAsia"/>
        </w:rPr>
        <w:t>次図は、</w:t>
      </w:r>
      <w:r w:rsidR="008D1E6D">
        <w:rPr>
          <w:rFonts w:hint="eastAsia"/>
        </w:rPr>
        <w:t>累積的影響と閾値の関係を模式的に示したものである。</w:t>
      </w:r>
      <w:r w:rsidR="009146E0">
        <w:rPr>
          <w:rFonts w:hint="eastAsia"/>
        </w:rPr>
        <w:t>この図は横軸が時間</w:t>
      </w:r>
      <w:r w:rsidR="00EE3165">
        <w:rPr>
          <w:rFonts w:hint="eastAsia"/>
        </w:rPr>
        <w:t>、</w:t>
      </w:r>
      <w:r w:rsidR="009146E0">
        <w:rPr>
          <w:rFonts w:hint="eastAsia"/>
        </w:rPr>
        <w:t>縦軸が影響の度合い、赤の点線が閾値</w:t>
      </w:r>
      <w:r w:rsidR="00571804">
        <w:rPr>
          <w:rFonts w:hint="eastAsia"/>
        </w:rPr>
        <w:t>、個別事業による影響の程度を積み上げ</w:t>
      </w:r>
      <w:r w:rsidR="00EE3165">
        <w:rPr>
          <w:rFonts w:hint="eastAsia"/>
        </w:rPr>
        <w:t>た折れ線</w:t>
      </w:r>
      <w:r w:rsidR="00571804">
        <w:rPr>
          <w:rFonts w:hint="eastAsia"/>
        </w:rPr>
        <w:t>グラフで示している。</w:t>
      </w:r>
      <w:r w:rsidR="00986A86">
        <w:rPr>
          <w:rFonts w:hint="eastAsia"/>
        </w:rPr>
        <w:t>「新規事業を行わない場合の累積的影響の時間的推移」のグラフは、二つの現存する事業の影響と将来計画されている事業の影響の</w:t>
      </w:r>
      <w:del w:id="27" w:author="辻阪吟子" w:date="2025-03-31T11:40:00Z" w16du:dateUtc="2025-03-31T02:40:00Z">
        <w:r w:rsidR="00986A86" w:rsidDel="00002450">
          <w:rPr>
            <w:rFonts w:hint="eastAsia"/>
          </w:rPr>
          <w:delText>累積影響</w:delText>
        </w:r>
      </w:del>
      <w:ins w:id="28" w:author="辻阪吟子" w:date="2025-03-31T11:40:00Z" w16du:dateUtc="2025-03-31T02:40:00Z">
        <w:r w:rsidR="00002450">
          <w:rPr>
            <w:rFonts w:hint="eastAsia"/>
          </w:rPr>
          <w:t>累積的影響</w:t>
        </w:r>
      </w:ins>
      <w:r w:rsidR="00986A86">
        <w:rPr>
          <w:rFonts w:hint="eastAsia"/>
        </w:rPr>
        <w:t>が表現されており、一時的に影響の度合いが高くなっているものの、</w:t>
      </w:r>
      <w:r w:rsidR="00E41AB0">
        <w:rPr>
          <w:rFonts w:hint="eastAsia"/>
        </w:rPr>
        <w:t>閾値には達していない。次の「新規事業を行った場合の累積的影響の時間的推移」</w:t>
      </w:r>
      <w:r w:rsidR="009C6B81">
        <w:rPr>
          <w:rFonts w:hint="eastAsia"/>
        </w:rPr>
        <w:t>のグラフは、上のグラフに計画されている新規事業を追加した</w:t>
      </w:r>
      <w:r w:rsidR="007502CB">
        <w:rPr>
          <w:rFonts w:hint="eastAsia"/>
        </w:rPr>
        <w:t>ものであり</w:t>
      </w:r>
      <w:r w:rsidR="00E512A4">
        <w:rPr>
          <w:rFonts w:hint="eastAsia"/>
        </w:rPr>
        <w:t>、</w:t>
      </w:r>
      <w:r w:rsidR="00DB5F89">
        <w:rPr>
          <w:rFonts w:hint="eastAsia"/>
        </w:rPr>
        <w:t>個々の影響は小さいが、</w:t>
      </w:r>
      <w:r w:rsidR="00D91154">
        <w:rPr>
          <w:rFonts w:hint="eastAsia"/>
        </w:rPr>
        <w:t>累積</w:t>
      </w:r>
      <w:r w:rsidR="00E90931">
        <w:rPr>
          <w:rFonts w:hint="eastAsia"/>
        </w:rPr>
        <w:t>することで</w:t>
      </w:r>
      <w:r w:rsidR="007502CB">
        <w:rPr>
          <w:rFonts w:hint="eastAsia"/>
        </w:rPr>
        <w:t>影響が閾値を</w:t>
      </w:r>
      <w:r w:rsidR="00D91154">
        <w:rPr>
          <w:rFonts w:hint="eastAsia"/>
        </w:rPr>
        <w:t>超える様子が</w:t>
      </w:r>
      <w:r w:rsidR="006D3FCB">
        <w:rPr>
          <w:rFonts w:hint="eastAsia"/>
        </w:rPr>
        <w:t>模式的に表現されて</w:t>
      </w:r>
      <w:r w:rsidR="00D91154">
        <w:rPr>
          <w:rFonts w:hint="eastAsia"/>
        </w:rPr>
        <w:t>いる。</w:t>
      </w:r>
    </w:p>
    <w:p w14:paraId="73FFAF1E" w14:textId="6E4A85D3" w:rsidR="00D27CBC" w:rsidRDefault="002E737C" w:rsidP="002E737C">
      <w:pPr>
        <w:pStyle w:val="af7"/>
      </w:pPr>
      <w:r>
        <w:lastRenderedPageBreak/>
        <w:t xml:space="preserve">図3 - </w:t>
      </w:r>
      <w:r w:rsidR="00F87640">
        <w:fldChar w:fldCharType="begin"/>
      </w:r>
      <w:r w:rsidR="00F87640">
        <w:instrText xml:space="preserve"> SEQ 図3_- \* ARABIC </w:instrText>
      </w:r>
      <w:r w:rsidR="00F87640">
        <w:fldChar w:fldCharType="separate"/>
      </w:r>
      <w:r w:rsidR="00F87640">
        <w:rPr>
          <w:noProof/>
        </w:rPr>
        <w:t>3</w:t>
      </w:r>
      <w:r w:rsidR="00F87640">
        <w:rPr>
          <w:noProof/>
        </w:rPr>
        <w:fldChar w:fldCharType="end"/>
      </w:r>
      <w:r w:rsidR="00D27CBC">
        <w:rPr>
          <w:rFonts w:hint="eastAsia"/>
        </w:rPr>
        <w:t>累積的影響と容認限度のイメージ</w:t>
      </w:r>
    </w:p>
    <w:p w14:paraId="32EDFB06" w14:textId="77777777" w:rsidR="00D27CBC" w:rsidRDefault="00D27CBC" w:rsidP="00D27CBC">
      <w:pPr>
        <w:jc w:val="center"/>
      </w:pPr>
      <w:r>
        <w:rPr>
          <w:noProof/>
        </w:rPr>
        <w:drawing>
          <wp:inline distT="0" distB="0" distL="0" distR="0" wp14:anchorId="08E1DAFE" wp14:editId="1BA615C9">
            <wp:extent cx="4572635" cy="2465070"/>
            <wp:effectExtent l="19050" t="19050" r="18415" b="11430"/>
            <wp:docPr id="912076606" name="Picture 33" descr="A graph of 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6606" name="Picture 33" descr="A graph of a graph with numbers and a line&#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10139"/>
                    <a:stretch/>
                  </pic:blipFill>
                  <pic:spPr bwMode="auto">
                    <a:xfrm>
                      <a:off x="0" y="0"/>
                      <a:ext cx="4572635" cy="24650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3E906" w14:textId="77777777" w:rsidR="00D27CBC" w:rsidRDefault="00D27CBC" w:rsidP="00D27CBC">
      <w:pPr>
        <w:jc w:val="center"/>
      </w:pPr>
      <w:r>
        <w:rPr>
          <w:rFonts w:hint="eastAsia"/>
        </w:rPr>
        <w:t>新規事業を行わない場合の累積的影響の時間的推移</w:t>
      </w:r>
    </w:p>
    <w:p w14:paraId="6CCF6ED5" w14:textId="77777777" w:rsidR="00D27CBC" w:rsidRDefault="00D27CBC" w:rsidP="00D27CBC">
      <w:pPr>
        <w:jc w:val="center"/>
      </w:pPr>
      <w:r>
        <w:rPr>
          <w:noProof/>
        </w:rPr>
        <w:drawing>
          <wp:inline distT="0" distB="0" distL="0" distR="0" wp14:anchorId="611ACC35" wp14:editId="20CDE85E">
            <wp:extent cx="4572635" cy="2518410"/>
            <wp:effectExtent l="19050" t="19050" r="18415" b="15240"/>
            <wp:docPr id="1485003562" name="Picture 34"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3562" name="Picture 34" descr="A graph with different colored lines&#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8195"/>
                    <a:stretch/>
                  </pic:blipFill>
                  <pic:spPr bwMode="auto">
                    <a:xfrm>
                      <a:off x="0" y="0"/>
                      <a:ext cx="4572635" cy="25184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DBD1B2" w14:textId="77777777" w:rsidR="00D27CBC" w:rsidRDefault="00D27CBC" w:rsidP="00D27CBC">
      <w:pPr>
        <w:jc w:val="center"/>
      </w:pPr>
      <w:r>
        <w:rPr>
          <w:rFonts w:hint="eastAsia"/>
        </w:rPr>
        <w:t>新規事業を行った場合の累積的影響の時間的推移</w:t>
      </w:r>
    </w:p>
    <w:p w14:paraId="48087E4B" w14:textId="77777777" w:rsidR="00D27CBC" w:rsidRDefault="00D27CBC" w:rsidP="00D27CBC"/>
    <w:p w14:paraId="36879161" w14:textId="1C72E668" w:rsidR="00E512A4" w:rsidRDefault="009622DD" w:rsidP="00E512A4">
      <w:r>
        <w:rPr>
          <w:rFonts w:hint="eastAsia"/>
        </w:rPr>
        <w:t>閾値設定の際に</w:t>
      </w:r>
      <w:r w:rsidR="00DE6171">
        <w:rPr>
          <w:rFonts w:hint="eastAsia"/>
        </w:rPr>
        <w:t>気を付けるべき点は</w:t>
      </w:r>
      <w:r w:rsidR="00E512A4">
        <w:rPr>
          <w:rFonts w:hint="eastAsia"/>
        </w:rPr>
        <w:t>、同じ環境要素であってもVECが異なれば閾値の値も異なる</w:t>
      </w:r>
      <w:r w:rsidR="0083397D">
        <w:rPr>
          <w:rFonts w:hint="eastAsia"/>
        </w:rPr>
        <w:t>ことである</w:t>
      </w:r>
      <w:r w:rsidR="00E512A4">
        <w:rPr>
          <w:rFonts w:hint="eastAsia"/>
        </w:rPr>
        <w:t>。例えば、VECが人間の健康である場合、閾値として環境基準を用いることが可能である。しかし、VECが清流を好む魚類であった場合、閾値として環境基準を使うことができず、より清純な水質を閾値として使わなければならない。</w:t>
      </w:r>
      <w:r w:rsidR="00B16055">
        <w:rPr>
          <w:rFonts w:hint="eastAsia"/>
        </w:rPr>
        <w:t>このように</w:t>
      </w:r>
      <w:r w:rsidR="00D8476B">
        <w:rPr>
          <w:rFonts w:hint="eastAsia"/>
        </w:rPr>
        <w:t>閾値はVEC一つ一つに対して</w:t>
      </w:r>
      <w:r w:rsidR="00B16055">
        <w:rPr>
          <w:rFonts w:hint="eastAsia"/>
        </w:rPr>
        <w:t>設定する必要がある。</w:t>
      </w:r>
    </w:p>
    <w:p w14:paraId="630C78E3" w14:textId="49817F96" w:rsidR="00472856" w:rsidRDefault="000C6BD8" w:rsidP="00D27CBC">
      <w:r>
        <w:rPr>
          <w:rFonts w:hint="eastAsia"/>
        </w:rPr>
        <w:t>複数の閾値が存在するときは、閾値の</w:t>
      </w:r>
      <w:r w:rsidR="00840A13">
        <w:rPr>
          <w:rFonts w:hint="eastAsia"/>
        </w:rPr>
        <w:t>取捨選択</w:t>
      </w:r>
      <w:r>
        <w:rPr>
          <w:rFonts w:hint="eastAsia"/>
        </w:rPr>
        <w:t>が必要になる。</w:t>
      </w:r>
      <w:r w:rsidR="00840A13">
        <w:rPr>
          <w:rFonts w:hint="eastAsia"/>
        </w:rPr>
        <w:t>例えば、ある</w:t>
      </w:r>
      <w:r w:rsidR="003B4AB8">
        <w:rPr>
          <w:rFonts w:hint="eastAsia"/>
        </w:rPr>
        <w:t>生物</w:t>
      </w:r>
      <w:r w:rsidR="00840A13">
        <w:rPr>
          <w:rFonts w:hint="eastAsia"/>
        </w:rPr>
        <w:t>種A</w:t>
      </w:r>
      <w:r w:rsidR="003B4AB8">
        <w:rPr>
          <w:rFonts w:hint="eastAsia"/>
        </w:rPr>
        <w:t>がVECに</w:t>
      </w:r>
      <w:r w:rsidR="001B1BE2">
        <w:rPr>
          <w:rFonts w:hint="eastAsia"/>
        </w:rPr>
        <w:t>選定</w:t>
      </w:r>
      <w:r w:rsidR="003B4AB8">
        <w:rPr>
          <w:rFonts w:hint="eastAsia"/>
        </w:rPr>
        <w:t>された場合、</w:t>
      </w:r>
      <w:r w:rsidR="005B06B8">
        <w:rPr>
          <w:rFonts w:hint="eastAsia"/>
        </w:rPr>
        <w:t>水質、流量、水温</w:t>
      </w:r>
      <w:r w:rsidR="00E06321">
        <w:rPr>
          <w:rFonts w:hint="eastAsia"/>
        </w:rPr>
        <w:t>など</w:t>
      </w:r>
      <w:r w:rsidR="00BA0A27">
        <w:rPr>
          <w:rFonts w:hint="eastAsia"/>
        </w:rPr>
        <w:t>複数の中間</w:t>
      </w:r>
      <w:r w:rsidR="00027382">
        <w:rPr>
          <w:rFonts w:hint="eastAsia"/>
        </w:rPr>
        <w:t>環境</w:t>
      </w:r>
      <w:r w:rsidR="00BA0A27">
        <w:rPr>
          <w:rFonts w:hint="eastAsia"/>
        </w:rPr>
        <w:t>要素</w:t>
      </w:r>
      <w:r w:rsidR="00EE113B">
        <w:rPr>
          <w:rFonts w:hint="eastAsia"/>
        </w:rPr>
        <w:t>が存在し、それぞれの中間</w:t>
      </w:r>
      <w:r w:rsidR="00027382">
        <w:rPr>
          <w:rFonts w:hint="eastAsia"/>
        </w:rPr>
        <w:t>環境要素</w:t>
      </w:r>
      <w:r w:rsidR="00EE113B">
        <w:rPr>
          <w:rFonts w:hint="eastAsia"/>
        </w:rPr>
        <w:t>が累積的影響を受け</w:t>
      </w:r>
      <w:r w:rsidR="00593722">
        <w:rPr>
          <w:rFonts w:hint="eastAsia"/>
        </w:rPr>
        <w:t>てい</w:t>
      </w:r>
      <w:r w:rsidR="00EE113B">
        <w:rPr>
          <w:rFonts w:hint="eastAsia"/>
        </w:rPr>
        <w:t>る可能性があ</w:t>
      </w:r>
      <w:r w:rsidR="004B71A5">
        <w:rPr>
          <w:rFonts w:hint="eastAsia"/>
        </w:rPr>
        <w:t>る</w:t>
      </w:r>
      <w:r w:rsidR="00EE113B">
        <w:rPr>
          <w:rFonts w:hint="eastAsia"/>
        </w:rPr>
        <w:t>。</w:t>
      </w:r>
      <w:r w:rsidR="00593722">
        <w:rPr>
          <w:rFonts w:hint="eastAsia"/>
        </w:rPr>
        <w:t>このような場合、</w:t>
      </w:r>
      <w:r w:rsidR="00B4051D">
        <w:rPr>
          <w:rFonts w:hint="eastAsia"/>
        </w:rPr>
        <w:t>計画された新規</w:t>
      </w:r>
      <w:r w:rsidR="002324C3">
        <w:rPr>
          <w:rFonts w:hint="eastAsia"/>
        </w:rPr>
        <w:t>事業によって影響を受ける可能性のある</w:t>
      </w:r>
      <w:r w:rsidR="00351D95">
        <w:rPr>
          <w:rFonts w:hint="eastAsia"/>
        </w:rPr>
        <w:t>中間構成要素</w:t>
      </w:r>
      <w:r w:rsidR="002324C3">
        <w:rPr>
          <w:rFonts w:hint="eastAsia"/>
        </w:rPr>
        <w:t>だけを</w:t>
      </w:r>
      <w:r w:rsidR="006A7715">
        <w:rPr>
          <w:rFonts w:hint="eastAsia"/>
        </w:rPr>
        <w:t>取り上げ、更に</w:t>
      </w:r>
      <w:r w:rsidR="00351D95">
        <w:rPr>
          <w:rFonts w:hint="eastAsia"/>
        </w:rPr>
        <w:t>その中から</w:t>
      </w:r>
      <w:r w:rsidR="00F57115">
        <w:rPr>
          <w:rFonts w:hint="eastAsia"/>
        </w:rPr>
        <w:t>閾値の限界に近いものを選択して、その中間構成要素</w:t>
      </w:r>
      <w:r w:rsidR="00DD3834">
        <w:rPr>
          <w:rFonts w:hint="eastAsia"/>
        </w:rPr>
        <w:t>に対する累積的影響評価を行う。</w:t>
      </w:r>
    </w:p>
    <w:p w14:paraId="499EC394" w14:textId="724AA5B1" w:rsidR="002A14AC" w:rsidRPr="00477592" w:rsidRDefault="002A14AC" w:rsidP="002A14AC">
      <w:pPr>
        <w:pStyle w:val="3"/>
      </w:pPr>
      <w:r>
        <w:rPr>
          <w:rFonts w:hint="eastAsia"/>
        </w:rPr>
        <w:lastRenderedPageBreak/>
        <w:t>（</w:t>
      </w:r>
      <w:r w:rsidR="00E83464">
        <w:rPr>
          <w:rFonts w:hint="eastAsia"/>
        </w:rPr>
        <w:t>４</w:t>
      </w:r>
      <w:r>
        <w:rPr>
          <w:rFonts w:hint="eastAsia"/>
        </w:rPr>
        <w:t>）</w:t>
      </w:r>
      <w:r w:rsidRPr="00477592">
        <w:rPr>
          <w:rFonts w:hint="eastAsia"/>
        </w:rPr>
        <w:t>累積的影響評価と</w:t>
      </w:r>
      <w:r>
        <w:rPr>
          <w:rFonts w:hint="eastAsia"/>
        </w:rPr>
        <w:t>対象とする</w:t>
      </w:r>
      <w:r w:rsidRPr="00477592">
        <w:rPr>
          <w:rFonts w:hint="eastAsia"/>
        </w:rPr>
        <w:t>時間</w:t>
      </w:r>
    </w:p>
    <w:p w14:paraId="4D481E89" w14:textId="77777777" w:rsidR="00852FDC" w:rsidRDefault="00BF7DF7" w:rsidP="002A14AC">
      <w:r>
        <w:rPr>
          <w:rFonts w:hint="eastAsia"/>
        </w:rPr>
        <w:t>個別事業の</w:t>
      </w:r>
      <w:r w:rsidR="002A14AC">
        <w:rPr>
          <w:rFonts w:hint="eastAsia"/>
        </w:rPr>
        <w:t>累積的影響</w:t>
      </w:r>
      <w:r>
        <w:rPr>
          <w:rFonts w:hint="eastAsia"/>
        </w:rPr>
        <w:t>評価で対象とする期間を検討する</w:t>
      </w:r>
      <w:r w:rsidR="002A14AC">
        <w:rPr>
          <w:rFonts w:hint="eastAsia"/>
        </w:rPr>
        <w:t>場合、</w:t>
      </w:r>
      <w:r w:rsidR="0033277F">
        <w:rPr>
          <w:rFonts w:hint="eastAsia"/>
        </w:rPr>
        <w:t>自らの事業が負荷を与える期間</w:t>
      </w:r>
      <w:r w:rsidR="00D85C7F">
        <w:rPr>
          <w:rFonts w:hint="eastAsia"/>
        </w:rPr>
        <w:t>に重複して負荷を与える他の事業や行為</w:t>
      </w:r>
      <w:r w:rsidR="00587013">
        <w:rPr>
          <w:rFonts w:hint="eastAsia"/>
        </w:rPr>
        <w:t>の活動期間と負荷の程度を</w:t>
      </w:r>
      <w:r w:rsidR="0007441B">
        <w:rPr>
          <w:rFonts w:hint="eastAsia"/>
        </w:rPr>
        <w:t>調べ</w:t>
      </w:r>
      <w:r w:rsidR="00CE28C4">
        <w:rPr>
          <w:rFonts w:hint="eastAsia"/>
        </w:rPr>
        <w:t>る必要がある</w:t>
      </w:r>
      <w:r w:rsidR="0007441B">
        <w:rPr>
          <w:rFonts w:hint="eastAsia"/>
        </w:rPr>
        <w:t>。</w:t>
      </w:r>
      <w:r w:rsidR="00B24319">
        <w:rPr>
          <w:rFonts w:hint="eastAsia"/>
        </w:rPr>
        <w:t>以下の図</w:t>
      </w:r>
      <w:r w:rsidR="00CE28C4">
        <w:rPr>
          <w:rFonts w:hint="eastAsia"/>
        </w:rPr>
        <w:t>は、</w:t>
      </w:r>
      <w:r w:rsidR="00D3052B">
        <w:rPr>
          <w:rFonts w:hint="eastAsia"/>
        </w:rPr>
        <w:t>提案事業の累積的影響評価を行う場合の影響予測をする期間と考慮する事業を模式的に示したものである。</w:t>
      </w:r>
      <w:r w:rsidR="008032ED">
        <w:rPr>
          <w:rFonts w:hint="eastAsia"/>
        </w:rPr>
        <w:t>この例では、</w:t>
      </w:r>
      <w:r w:rsidR="00C77B72">
        <w:rPr>
          <w:rFonts w:hint="eastAsia"/>
        </w:rPr>
        <w:t>VECの影響エリア内</w:t>
      </w:r>
      <w:r w:rsidR="00A5695B">
        <w:rPr>
          <w:rFonts w:hint="eastAsia"/>
        </w:rPr>
        <w:t>に存在する</w:t>
      </w:r>
      <w:r w:rsidR="00C77B72">
        <w:rPr>
          <w:rFonts w:hint="eastAsia"/>
        </w:rPr>
        <w:t>活動中もしくは活動予定の事業</w:t>
      </w:r>
      <w:r w:rsidR="000F3940">
        <w:rPr>
          <w:rFonts w:hint="eastAsia"/>
        </w:rPr>
        <w:t>として</w:t>
      </w:r>
      <w:r w:rsidR="00C77B72">
        <w:rPr>
          <w:rFonts w:hint="eastAsia"/>
        </w:rPr>
        <w:t>、</w:t>
      </w:r>
      <w:r w:rsidR="00AD765E">
        <w:rPr>
          <w:rFonts w:hint="eastAsia"/>
        </w:rPr>
        <w:t>他事業Aから他事業Dまで存在</w:t>
      </w:r>
      <w:r w:rsidR="000F3940">
        <w:rPr>
          <w:rFonts w:hint="eastAsia"/>
        </w:rPr>
        <w:t>している。</w:t>
      </w:r>
      <w:r w:rsidR="00706EB1">
        <w:rPr>
          <w:rFonts w:hint="eastAsia"/>
        </w:rPr>
        <w:t>これらの事業がVECに影響を与える期間</w:t>
      </w:r>
      <w:r w:rsidR="003402AD">
        <w:rPr>
          <w:rFonts w:hint="eastAsia"/>
        </w:rPr>
        <w:t>を着色すると、</w:t>
      </w:r>
      <w:r w:rsidR="00AD765E">
        <w:rPr>
          <w:rFonts w:hint="eastAsia"/>
        </w:rPr>
        <w:t>提案事業の活動期間と重複する事業は他事業Aから他事業Cまでである。そのため、累積的影響予測を行う場合は、</w:t>
      </w:r>
      <w:r w:rsidR="00615892">
        <w:rPr>
          <w:rFonts w:hint="eastAsia"/>
        </w:rPr>
        <w:t>他事業Aから他事業Cの情報を収集し、累積した結果を予測することになる。</w:t>
      </w:r>
    </w:p>
    <w:p w14:paraId="6AC1D503" w14:textId="3BFCE584" w:rsidR="002A14AC" w:rsidRDefault="002A14AC" w:rsidP="002A14AC"/>
    <w:p w14:paraId="04610DC8" w14:textId="079965D5" w:rsidR="00B24319" w:rsidRDefault="002E737C" w:rsidP="002E737C">
      <w:pPr>
        <w:pStyle w:val="af7"/>
      </w:pPr>
      <w:r>
        <w:t xml:space="preserve">図3 - </w:t>
      </w:r>
      <w:r w:rsidR="00F87640">
        <w:fldChar w:fldCharType="begin"/>
      </w:r>
      <w:r w:rsidR="00F87640">
        <w:instrText xml:space="preserve"> SEQ 図3_- \* ARABIC </w:instrText>
      </w:r>
      <w:r w:rsidR="00F87640">
        <w:fldChar w:fldCharType="separate"/>
      </w:r>
      <w:r w:rsidR="00F87640">
        <w:rPr>
          <w:noProof/>
        </w:rPr>
        <w:t>4</w:t>
      </w:r>
      <w:r w:rsidR="00F87640">
        <w:rPr>
          <w:noProof/>
        </w:rPr>
        <w:fldChar w:fldCharType="end"/>
      </w:r>
      <w:r w:rsidR="00337F20">
        <w:rPr>
          <w:rFonts w:hint="eastAsia"/>
          <w:noProof/>
        </w:rPr>
        <w:t>プロジェクトレベルEIA</w:t>
      </w:r>
      <w:r w:rsidR="00005F9D">
        <w:rPr>
          <w:rFonts w:hint="eastAsia"/>
          <w:noProof/>
        </w:rPr>
        <w:t>の</w:t>
      </w:r>
      <w:r w:rsidR="00B24319">
        <w:rPr>
          <w:rFonts w:hint="eastAsia"/>
        </w:rPr>
        <w:t>累積的影響評価で予測対象とする期間のイメージ</w:t>
      </w:r>
    </w:p>
    <w:tbl>
      <w:tblPr>
        <w:tblStyle w:val="ae"/>
        <w:tblW w:w="0" w:type="auto"/>
        <w:tblInd w:w="704" w:type="dxa"/>
        <w:tblLook w:val="04A0" w:firstRow="1" w:lastRow="0" w:firstColumn="1" w:lastColumn="0" w:noHBand="0" w:noVBand="1"/>
      </w:tblPr>
      <w:tblGrid>
        <w:gridCol w:w="1134"/>
        <w:gridCol w:w="1128"/>
        <w:gridCol w:w="1128"/>
        <w:gridCol w:w="1128"/>
        <w:gridCol w:w="1129"/>
        <w:gridCol w:w="1128"/>
        <w:gridCol w:w="1128"/>
        <w:gridCol w:w="1129"/>
      </w:tblGrid>
      <w:tr w:rsidR="00B24319" w14:paraId="039FA241" w14:textId="77777777" w:rsidTr="004F06D6">
        <w:tc>
          <w:tcPr>
            <w:tcW w:w="1134" w:type="dxa"/>
          </w:tcPr>
          <w:p w14:paraId="1719BDC0" w14:textId="77777777" w:rsidR="00F178F8" w:rsidRDefault="00F178F8" w:rsidP="00D00C06">
            <w:pPr>
              <w:ind w:leftChars="0" w:left="0" w:firstLineChars="0" w:firstLine="0"/>
            </w:pPr>
          </w:p>
        </w:tc>
        <w:tc>
          <w:tcPr>
            <w:tcW w:w="1128" w:type="dxa"/>
          </w:tcPr>
          <w:p w14:paraId="519129CB" w14:textId="0A4B38BF" w:rsidR="00F178F8" w:rsidRDefault="00712BC4" w:rsidP="004F06D6">
            <w:pPr>
              <w:ind w:leftChars="0" w:left="0" w:firstLineChars="0" w:firstLine="0"/>
              <w:jc w:val="center"/>
            </w:pPr>
            <w:r>
              <w:rPr>
                <w:rFonts w:hint="eastAsia"/>
              </w:rPr>
              <w:t>Y</w:t>
            </w:r>
            <w:r w:rsidR="00672D46">
              <w:rPr>
                <w:rFonts w:hint="eastAsia"/>
              </w:rPr>
              <w:t>1</w:t>
            </w:r>
          </w:p>
        </w:tc>
        <w:tc>
          <w:tcPr>
            <w:tcW w:w="1128" w:type="dxa"/>
            <w:tcBorders>
              <w:right w:val="single" w:sz="18" w:space="0" w:color="auto"/>
            </w:tcBorders>
          </w:tcPr>
          <w:p w14:paraId="48FD2FAE" w14:textId="035B0F9C" w:rsidR="00F178F8" w:rsidRDefault="00672D46" w:rsidP="004F06D6">
            <w:pPr>
              <w:ind w:leftChars="0" w:left="0" w:firstLineChars="0" w:firstLine="0"/>
              <w:jc w:val="center"/>
            </w:pPr>
            <w:r>
              <w:rPr>
                <w:rFonts w:hint="eastAsia"/>
              </w:rPr>
              <w:t>Y2</w:t>
            </w:r>
          </w:p>
        </w:tc>
        <w:tc>
          <w:tcPr>
            <w:tcW w:w="1128" w:type="dxa"/>
            <w:tcBorders>
              <w:top w:val="single" w:sz="18" w:space="0" w:color="auto"/>
              <w:left w:val="single" w:sz="18" w:space="0" w:color="auto"/>
            </w:tcBorders>
          </w:tcPr>
          <w:p w14:paraId="0ACBA3DB" w14:textId="15188530" w:rsidR="00F178F8" w:rsidRDefault="00672D46" w:rsidP="004F06D6">
            <w:pPr>
              <w:ind w:leftChars="0" w:left="0" w:firstLineChars="0" w:firstLine="0"/>
              <w:jc w:val="center"/>
            </w:pPr>
            <w:r>
              <w:rPr>
                <w:rFonts w:hint="eastAsia"/>
              </w:rPr>
              <w:t>Y3</w:t>
            </w:r>
          </w:p>
        </w:tc>
        <w:tc>
          <w:tcPr>
            <w:tcW w:w="1129" w:type="dxa"/>
            <w:tcBorders>
              <w:top w:val="single" w:sz="18" w:space="0" w:color="auto"/>
            </w:tcBorders>
          </w:tcPr>
          <w:p w14:paraId="4B5B99F4" w14:textId="3ABC899A" w:rsidR="00F178F8" w:rsidRDefault="00672D46" w:rsidP="004F06D6">
            <w:pPr>
              <w:ind w:leftChars="0" w:left="0" w:firstLineChars="0" w:firstLine="0"/>
              <w:jc w:val="center"/>
            </w:pPr>
            <w:r>
              <w:rPr>
                <w:rFonts w:hint="eastAsia"/>
              </w:rPr>
              <w:t>Y4</w:t>
            </w:r>
          </w:p>
        </w:tc>
        <w:tc>
          <w:tcPr>
            <w:tcW w:w="1128" w:type="dxa"/>
            <w:tcBorders>
              <w:top w:val="single" w:sz="18" w:space="0" w:color="auto"/>
              <w:right w:val="single" w:sz="18" w:space="0" w:color="auto"/>
            </w:tcBorders>
          </w:tcPr>
          <w:p w14:paraId="341B055F" w14:textId="410C43CE" w:rsidR="00F178F8" w:rsidRDefault="00672D46" w:rsidP="004F06D6">
            <w:pPr>
              <w:ind w:leftChars="0" w:left="0" w:firstLineChars="0" w:firstLine="0"/>
              <w:jc w:val="center"/>
            </w:pPr>
            <w:r>
              <w:rPr>
                <w:rFonts w:hint="eastAsia"/>
              </w:rPr>
              <w:t>Y5</w:t>
            </w:r>
          </w:p>
        </w:tc>
        <w:tc>
          <w:tcPr>
            <w:tcW w:w="1128" w:type="dxa"/>
            <w:tcBorders>
              <w:left w:val="single" w:sz="18" w:space="0" w:color="auto"/>
            </w:tcBorders>
          </w:tcPr>
          <w:p w14:paraId="0BA9DB37" w14:textId="6F1D8101" w:rsidR="00F178F8" w:rsidRDefault="00672D46" w:rsidP="004F06D6">
            <w:pPr>
              <w:ind w:leftChars="0" w:left="0" w:firstLineChars="0" w:firstLine="0"/>
              <w:jc w:val="center"/>
            </w:pPr>
            <w:r>
              <w:rPr>
                <w:rFonts w:hint="eastAsia"/>
              </w:rPr>
              <w:t>Y6</w:t>
            </w:r>
          </w:p>
        </w:tc>
        <w:tc>
          <w:tcPr>
            <w:tcW w:w="1129" w:type="dxa"/>
          </w:tcPr>
          <w:p w14:paraId="0E4B8E52" w14:textId="4F0F39A3" w:rsidR="00672D46" w:rsidRDefault="00672D46" w:rsidP="004F06D6">
            <w:pPr>
              <w:ind w:leftChars="0" w:left="0" w:firstLineChars="0" w:firstLine="0"/>
              <w:jc w:val="center"/>
            </w:pPr>
            <w:r>
              <w:rPr>
                <w:rFonts w:hint="eastAsia"/>
              </w:rPr>
              <w:t>Y7</w:t>
            </w:r>
          </w:p>
        </w:tc>
      </w:tr>
      <w:tr w:rsidR="00B24319" w14:paraId="1F64741E" w14:textId="77777777" w:rsidTr="004F06D6">
        <w:tc>
          <w:tcPr>
            <w:tcW w:w="1134" w:type="dxa"/>
          </w:tcPr>
          <w:p w14:paraId="1E204F83" w14:textId="0EE1314B" w:rsidR="00F178F8" w:rsidRDefault="00F178F8" w:rsidP="00D00C06">
            <w:pPr>
              <w:ind w:leftChars="0" w:left="0" w:firstLineChars="0" w:firstLine="0"/>
            </w:pPr>
            <w:r>
              <w:rPr>
                <w:rFonts w:hint="eastAsia"/>
              </w:rPr>
              <w:t>提案事業</w:t>
            </w:r>
          </w:p>
        </w:tc>
        <w:tc>
          <w:tcPr>
            <w:tcW w:w="1128" w:type="dxa"/>
          </w:tcPr>
          <w:p w14:paraId="58971B65" w14:textId="77777777" w:rsidR="00F178F8" w:rsidRDefault="00F178F8" w:rsidP="00D00C06">
            <w:pPr>
              <w:ind w:leftChars="0" w:left="0" w:firstLineChars="0" w:firstLine="0"/>
            </w:pPr>
          </w:p>
        </w:tc>
        <w:tc>
          <w:tcPr>
            <w:tcW w:w="1128" w:type="dxa"/>
            <w:tcBorders>
              <w:right w:val="single" w:sz="18" w:space="0" w:color="auto"/>
            </w:tcBorders>
          </w:tcPr>
          <w:p w14:paraId="3802E47B" w14:textId="77777777" w:rsidR="00F178F8" w:rsidRDefault="00F178F8" w:rsidP="00D00C06">
            <w:pPr>
              <w:ind w:leftChars="0" w:left="0" w:firstLineChars="0" w:firstLine="0"/>
            </w:pPr>
          </w:p>
        </w:tc>
        <w:tc>
          <w:tcPr>
            <w:tcW w:w="1128" w:type="dxa"/>
            <w:tcBorders>
              <w:left w:val="single" w:sz="18" w:space="0" w:color="auto"/>
            </w:tcBorders>
            <w:shd w:val="clear" w:color="auto" w:fill="D1D1D1" w:themeFill="background2" w:themeFillShade="E6"/>
          </w:tcPr>
          <w:p w14:paraId="5A9D936D" w14:textId="77777777" w:rsidR="00F178F8" w:rsidRDefault="00F178F8" w:rsidP="00D00C06">
            <w:pPr>
              <w:ind w:leftChars="0" w:left="0" w:firstLineChars="0" w:firstLine="0"/>
            </w:pPr>
          </w:p>
        </w:tc>
        <w:tc>
          <w:tcPr>
            <w:tcW w:w="1129" w:type="dxa"/>
            <w:shd w:val="clear" w:color="auto" w:fill="D1D1D1" w:themeFill="background2" w:themeFillShade="E6"/>
          </w:tcPr>
          <w:p w14:paraId="14D63239" w14:textId="77777777" w:rsidR="00F178F8" w:rsidRDefault="00F178F8" w:rsidP="00D00C06">
            <w:pPr>
              <w:ind w:leftChars="0" w:left="0" w:firstLineChars="0" w:firstLine="0"/>
            </w:pPr>
          </w:p>
        </w:tc>
        <w:tc>
          <w:tcPr>
            <w:tcW w:w="1128" w:type="dxa"/>
            <w:tcBorders>
              <w:right w:val="single" w:sz="18" w:space="0" w:color="auto"/>
            </w:tcBorders>
            <w:shd w:val="clear" w:color="auto" w:fill="D1D1D1" w:themeFill="background2" w:themeFillShade="E6"/>
          </w:tcPr>
          <w:p w14:paraId="62042703" w14:textId="3CFB6ECB" w:rsidR="00F178F8" w:rsidRDefault="00F178F8" w:rsidP="00D00C06">
            <w:pPr>
              <w:ind w:leftChars="0" w:left="0" w:firstLineChars="0" w:firstLine="0"/>
            </w:pPr>
          </w:p>
        </w:tc>
        <w:tc>
          <w:tcPr>
            <w:tcW w:w="1128" w:type="dxa"/>
            <w:tcBorders>
              <w:left w:val="single" w:sz="18" w:space="0" w:color="auto"/>
            </w:tcBorders>
          </w:tcPr>
          <w:p w14:paraId="5459803F" w14:textId="77777777" w:rsidR="00F178F8" w:rsidRDefault="00F178F8" w:rsidP="00D00C06">
            <w:pPr>
              <w:ind w:leftChars="0" w:left="0" w:firstLineChars="0" w:firstLine="0"/>
            </w:pPr>
          </w:p>
        </w:tc>
        <w:tc>
          <w:tcPr>
            <w:tcW w:w="1129" w:type="dxa"/>
          </w:tcPr>
          <w:p w14:paraId="0899C8C8" w14:textId="77777777" w:rsidR="00F178F8" w:rsidRDefault="00F178F8" w:rsidP="00D00C06">
            <w:pPr>
              <w:ind w:leftChars="0" w:left="0" w:firstLineChars="0" w:firstLine="0"/>
            </w:pPr>
          </w:p>
        </w:tc>
      </w:tr>
      <w:tr w:rsidR="00B24319" w14:paraId="36E0DC2C" w14:textId="77777777" w:rsidTr="004F06D6">
        <w:tc>
          <w:tcPr>
            <w:tcW w:w="1134" w:type="dxa"/>
          </w:tcPr>
          <w:p w14:paraId="50DF49C1" w14:textId="26A8DA62" w:rsidR="00F178F8" w:rsidRDefault="00F178F8" w:rsidP="00D00C06">
            <w:pPr>
              <w:ind w:leftChars="0" w:left="0" w:firstLineChars="0" w:firstLine="0"/>
            </w:pPr>
            <w:r>
              <w:rPr>
                <w:rFonts w:hint="eastAsia"/>
              </w:rPr>
              <w:t>他事業Ａ</w:t>
            </w:r>
          </w:p>
        </w:tc>
        <w:tc>
          <w:tcPr>
            <w:tcW w:w="1128" w:type="dxa"/>
            <w:shd w:val="clear" w:color="auto" w:fill="D1D1D1" w:themeFill="background2" w:themeFillShade="E6"/>
          </w:tcPr>
          <w:p w14:paraId="211D5BF7" w14:textId="77777777" w:rsidR="00F178F8" w:rsidRDefault="00F178F8" w:rsidP="00D00C06">
            <w:pPr>
              <w:ind w:leftChars="0" w:left="0" w:firstLineChars="0" w:firstLine="0"/>
            </w:pPr>
          </w:p>
        </w:tc>
        <w:tc>
          <w:tcPr>
            <w:tcW w:w="1128" w:type="dxa"/>
            <w:tcBorders>
              <w:right w:val="single" w:sz="18" w:space="0" w:color="auto"/>
            </w:tcBorders>
            <w:shd w:val="clear" w:color="auto" w:fill="D1D1D1" w:themeFill="background2" w:themeFillShade="E6"/>
          </w:tcPr>
          <w:p w14:paraId="7E5DC6F4" w14:textId="77777777" w:rsidR="00F178F8" w:rsidRDefault="00F178F8" w:rsidP="00D00C06">
            <w:pPr>
              <w:ind w:leftChars="0" w:left="0" w:firstLineChars="0" w:firstLine="0"/>
            </w:pPr>
          </w:p>
        </w:tc>
        <w:tc>
          <w:tcPr>
            <w:tcW w:w="1128" w:type="dxa"/>
            <w:tcBorders>
              <w:left w:val="single" w:sz="18" w:space="0" w:color="auto"/>
            </w:tcBorders>
            <w:shd w:val="clear" w:color="auto" w:fill="D1D1D1" w:themeFill="background2" w:themeFillShade="E6"/>
          </w:tcPr>
          <w:p w14:paraId="23ED89D6" w14:textId="77777777" w:rsidR="00F178F8" w:rsidRDefault="00F178F8" w:rsidP="00D00C06">
            <w:pPr>
              <w:ind w:leftChars="0" w:left="0" w:firstLineChars="0" w:firstLine="0"/>
            </w:pPr>
          </w:p>
        </w:tc>
        <w:tc>
          <w:tcPr>
            <w:tcW w:w="1129" w:type="dxa"/>
          </w:tcPr>
          <w:p w14:paraId="666B2508" w14:textId="77777777" w:rsidR="00F178F8" w:rsidRDefault="00F178F8" w:rsidP="00D00C06">
            <w:pPr>
              <w:ind w:leftChars="0" w:left="0" w:firstLineChars="0" w:firstLine="0"/>
            </w:pPr>
          </w:p>
        </w:tc>
        <w:tc>
          <w:tcPr>
            <w:tcW w:w="1128" w:type="dxa"/>
            <w:tcBorders>
              <w:right w:val="single" w:sz="18" w:space="0" w:color="auto"/>
            </w:tcBorders>
          </w:tcPr>
          <w:p w14:paraId="6EA66FA1" w14:textId="25486C30" w:rsidR="00F178F8" w:rsidRDefault="00F178F8" w:rsidP="00D00C06">
            <w:pPr>
              <w:ind w:leftChars="0" w:left="0" w:firstLineChars="0" w:firstLine="0"/>
            </w:pPr>
          </w:p>
        </w:tc>
        <w:tc>
          <w:tcPr>
            <w:tcW w:w="1128" w:type="dxa"/>
            <w:tcBorders>
              <w:left w:val="single" w:sz="18" w:space="0" w:color="auto"/>
            </w:tcBorders>
          </w:tcPr>
          <w:p w14:paraId="02157066" w14:textId="77777777" w:rsidR="00F178F8" w:rsidRDefault="00F178F8" w:rsidP="00D00C06">
            <w:pPr>
              <w:ind w:leftChars="0" w:left="0" w:firstLineChars="0" w:firstLine="0"/>
            </w:pPr>
          </w:p>
        </w:tc>
        <w:tc>
          <w:tcPr>
            <w:tcW w:w="1129" w:type="dxa"/>
          </w:tcPr>
          <w:p w14:paraId="0B85A4BE" w14:textId="77777777" w:rsidR="00F178F8" w:rsidRDefault="00F178F8" w:rsidP="00D00C06">
            <w:pPr>
              <w:ind w:leftChars="0" w:left="0" w:firstLineChars="0" w:firstLine="0"/>
            </w:pPr>
          </w:p>
        </w:tc>
      </w:tr>
      <w:tr w:rsidR="00B24319" w14:paraId="396C72D9" w14:textId="77777777" w:rsidTr="004F06D6">
        <w:tc>
          <w:tcPr>
            <w:tcW w:w="1134" w:type="dxa"/>
          </w:tcPr>
          <w:p w14:paraId="27067E06" w14:textId="5EBD6D27" w:rsidR="00F178F8" w:rsidRDefault="00F178F8" w:rsidP="00D00C06">
            <w:pPr>
              <w:ind w:leftChars="0" w:left="0" w:firstLineChars="0" w:firstLine="0"/>
            </w:pPr>
            <w:r>
              <w:rPr>
                <w:rFonts w:hint="eastAsia"/>
              </w:rPr>
              <w:t>他事業Ｂ</w:t>
            </w:r>
          </w:p>
        </w:tc>
        <w:tc>
          <w:tcPr>
            <w:tcW w:w="1128" w:type="dxa"/>
          </w:tcPr>
          <w:p w14:paraId="3F1D617E" w14:textId="77777777" w:rsidR="00F178F8" w:rsidRDefault="00F178F8" w:rsidP="00D00C06">
            <w:pPr>
              <w:ind w:leftChars="0" w:left="0" w:firstLineChars="0" w:firstLine="0"/>
            </w:pPr>
          </w:p>
        </w:tc>
        <w:tc>
          <w:tcPr>
            <w:tcW w:w="1128" w:type="dxa"/>
            <w:tcBorders>
              <w:right w:val="single" w:sz="18" w:space="0" w:color="auto"/>
            </w:tcBorders>
          </w:tcPr>
          <w:p w14:paraId="6531EE88" w14:textId="77777777" w:rsidR="00F178F8" w:rsidRDefault="00F178F8" w:rsidP="00D00C06">
            <w:pPr>
              <w:ind w:leftChars="0" w:left="0" w:firstLineChars="0" w:firstLine="0"/>
            </w:pPr>
          </w:p>
        </w:tc>
        <w:tc>
          <w:tcPr>
            <w:tcW w:w="1128" w:type="dxa"/>
            <w:tcBorders>
              <w:left w:val="single" w:sz="18" w:space="0" w:color="auto"/>
            </w:tcBorders>
          </w:tcPr>
          <w:p w14:paraId="64703AC0" w14:textId="77777777" w:rsidR="00F178F8" w:rsidRDefault="00F178F8" w:rsidP="00D00C06">
            <w:pPr>
              <w:ind w:leftChars="0" w:left="0" w:firstLineChars="0" w:firstLine="0"/>
            </w:pPr>
          </w:p>
        </w:tc>
        <w:tc>
          <w:tcPr>
            <w:tcW w:w="1129" w:type="dxa"/>
            <w:shd w:val="clear" w:color="auto" w:fill="D1D1D1" w:themeFill="background2" w:themeFillShade="E6"/>
          </w:tcPr>
          <w:p w14:paraId="46D69908" w14:textId="77777777" w:rsidR="00F178F8" w:rsidRDefault="00F178F8" w:rsidP="00D00C06">
            <w:pPr>
              <w:ind w:leftChars="0" w:left="0" w:firstLineChars="0" w:firstLine="0"/>
            </w:pPr>
          </w:p>
        </w:tc>
        <w:tc>
          <w:tcPr>
            <w:tcW w:w="1128" w:type="dxa"/>
            <w:tcBorders>
              <w:right w:val="single" w:sz="18" w:space="0" w:color="auto"/>
            </w:tcBorders>
            <w:shd w:val="clear" w:color="auto" w:fill="D1D1D1" w:themeFill="background2" w:themeFillShade="E6"/>
          </w:tcPr>
          <w:p w14:paraId="4798D223" w14:textId="563EEB52" w:rsidR="00F178F8" w:rsidRDefault="00F178F8" w:rsidP="00D00C06">
            <w:pPr>
              <w:ind w:leftChars="0" w:left="0" w:firstLineChars="0" w:firstLine="0"/>
            </w:pPr>
          </w:p>
        </w:tc>
        <w:tc>
          <w:tcPr>
            <w:tcW w:w="1128" w:type="dxa"/>
            <w:tcBorders>
              <w:left w:val="single" w:sz="18" w:space="0" w:color="auto"/>
            </w:tcBorders>
            <w:shd w:val="clear" w:color="auto" w:fill="D1D1D1" w:themeFill="background2" w:themeFillShade="E6"/>
          </w:tcPr>
          <w:p w14:paraId="4CC276C9" w14:textId="77777777" w:rsidR="00F178F8" w:rsidRDefault="00F178F8" w:rsidP="00D00C06">
            <w:pPr>
              <w:ind w:leftChars="0" w:left="0" w:firstLineChars="0" w:firstLine="0"/>
            </w:pPr>
          </w:p>
        </w:tc>
        <w:tc>
          <w:tcPr>
            <w:tcW w:w="1129" w:type="dxa"/>
            <w:shd w:val="clear" w:color="auto" w:fill="D1D1D1" w:themeFill="background2" w:themeFillShade="E6"/>
          </w:tcPr>
          <w:p w14:paraId="5B53D057" w14:textId="77777777" w:rsidR="00F178F8" w:rsidRDefault="00F178F8" w:rsidP="00D00C06">
            <w:pPr>
              <w:ind w:leftChars="0" w:left="0" w:firstLineChars="0" w:firstLine="0"/>
            </w:pPr>
          </w:p>
        </w:tc>
      </w:tr>
      <w:tr w:rsidR="00B24319" w14:paraId="31E344FF" w14:textId="77777777" w:rsidTr="004F06D6">
        <w:tc>
          <w:tcPr>
            <w:tcW w:w="1134" w:type="dxa"/>
          </w:tcPr>
          <w:p w14:paraId="0D139CAE" w14:textId="54B378AE" w:rsidR="00F178F8" w:rsidRDefault="00F178F8" w:rsidP="00D00C06">
            <w:pPr>
              <w:ind w:leftChars="0" w:left="0" w:firstLineChars="0" w:firstLine="0"/>
            </w:pPr>
            <w:r>
              <w:rPr>
                <w:rFonts w:hint="eastAsia"/>
              </w:rPr>
              <w:t>他事業Ｃ</w:t>
            </w:r>
          </w:p>
        </w:tc>
        <w:tc>
          <w:tcPr>
            <w:tcW w:w="1128" w:type="dxa"/>
          </w:tcPr>
          <w:p w14:paraId="446E6EA4" w14:textId="77777777" w:rsidR="00F178F8" w:rsidRDefault="00F178F8" w:rsidP="00D00C06">
            <w:pPr>
              <w:ind w:leftChars="0" w:left="0" w:firstLineChars="0" w:firstLine="0"/>
            </w:pPr>
          </w:p>
        </w:tc>
        <w:tc>
          <w:tcPr>
            <w:tcW w:w="1128" w:type="dxa"/>
            <w:tcBorders>
              <w:right w:val="single" w:sz="18" w:space="0" w:color="auto"/>
            </w:tcBorders>
          </w:tcPr>
          <w:p w14:paraId="5B976297" w14:textId="77777777" w:rsidR="00F178F8" w:rsidRDefault="00F178F8" w:rsidP="00D00C06">
            <w:pPr>
              <w:ind w:leftChars="0" w:left="0" w:firstLineChars="0" w:firstLine="0"/>
            </w:pPr>
          </w:p>
        </w:tc>
        <w:tc>
          <w:tcPr>
            <w:tcW w:w="1128" w:type="dxa"/>
            <w:tcBorders>
              <w:left w:val="single" w:sz="18" w:space="0" w:color="auto"/>
            </w:tcBorders>
          </w:tcPr>
          <w:p w14:paraId="74E72444" w14:textId="77777777" w:rsidR="00F178F8" w:rsidRDefault="00F178F8" w:rsidP="00D00C06">
            <w:pPr>
              <w:ind w:leftChars="0" w:left="0" w:firstLineChars="0" w:firstLine="0"/>
            </w:pPr>
          </w:p>
        </w:tc>
        <w:tc>
          <w:tcPr>
            <w:tcW w:w="1129" w:type="dxa"/>
          </w:tcPr>
          <w:p w14:paraId="3E7F4678" w14:textId="77777777" w:rsidR="00F178F8" w:rsidRDefault="00F178F8" w:rsidP="00D00C06">
            <w:pPr>
              <w:ind w:leftChars="0" w:left="0" w:firstLineChars="0" w:firstLine="0"/>
            </w:pPr>
          </w:p>
        </w:tc>
        <w:tc>
          <w:tcPr>
            <w:tcW w:w="1128" w:type="dxa"/>
            <w:tcBorders>
              <w:right w:val="single" w:sz="18" w:space="0" w:color="auto"/>
            </w:tcBorders>
            <w:shd w:val="clear" w:color="auto" w:fill="D1D1D1" w:themeFill="background2" w:themeFillShade="E6"/>
          </w:tcPr>
          <w:p w14:paraId="59AE32F7" w14:textId="5F403D5F" w:rsidR="00F178F8" w:rsidRDefault="00F178F8" w:rsidP="00D00C06">
            <w:pPr>
              <w:ind w:leftChars="0" w:left="0" w:firstLineChars="0" w:firstLine="0"/>
            </w:pPr>
          </w:p>
        </w:tc>
        <w:tc>
          <w:tcPr>
            <w:tcW w:w="1128" w:type="dxa"/>
            <w:tcBorders>
              <w:left w:val="single" w:sz="18" w:space="0" w:color="auto"/>
            </w:tcBorders>
            <w:shd w:val="clear" w:color="auto" w:fill="D1D1D1" w:themeFill="background2" w:themeFillShade="E6"/>
          </w:tcPr>
          <w:p w14:paraId="0AE60E18" w14:textId="77777777" w:rsidR="00F178F8" w:rsidRDefault="00F178F8" w:rsidP="00D00C06">
            <w:pPr>
              <w:ind w:leftChars="0" w:left="0" w:firstLineChars="0" w:firstLine="0"/>
            </w:pPr>
          </w:p>
        </w:tc>
        <w:tc>
          <w:tcPr>
            <w:tcW w:w="1129" w:type="dxa"/>
          </w:tcPr>
          <w:p w14:paraId="36B75276" w14:textId="77777777" w:rsidR="00F178F8" w:rsidRDefault="00F178F8" w:rsidP="00D00C06">
            <w:pPr>
              <w:ind w:leftChars="0" w:left="0" w:firstLineChars="0" w:firstLine="0"/>
            </w:pPr>
          </w:p>
        </w:tc>
      </w:tr>
      <w:tr w:rsidR="00B24319" w14:paraId="204461B7" w14:textId="77777777" w:rsidTr="004F06D6">
        <w:tc>
          <w:tcPr>
            <w:tcW w:w="1134" w:type="dxa"/>
          </w:tcPr>
          <w:p w14:paraId="4375A729" w14:textId="6A13851A" w:rsidR="00F178F8" w:rsidRDefault="00F178F8" w:rsidP="00D00C06">
            <w:pPr>
              <w:ind w:leftChars="0" w:left="0" w:firstLineChars="0" w:firstLine="0"/>
            </w:pPr>
            <w:r>
              <w:rPr>
                <w:rFonts w:hint="eastAsia"/>
              </w:rPr>
              <w:t>他事業Ｄ</w:t>
            </w:r>
          </w:p>
        </w:tc>
        <w:tc>
          <w:tcPr>
            <w:tcW w:w="1128" w:type="dxa"/>
            <w:shd w:val="clear" w:color="auto" w:fill="D1D1D1" w:themeFill="background2" w:themeFillShade="E6"/>
          </w:tcPr>
          <w:p w14:paraId="139AB86C" w14:textId="77777777" w:rsidR="00F178F8" w:rsidRDefault="00F178F8" w:rsidP="00D00C06">
            <w:pPr>
              <w:ind w:leftChars="0" w:left="0" w:firstLineChars="0" w:firstLine="0"/>
            </w:pPr>
          </w:p>
        </w:tc>
        <w:tc>
          <w:tcPr>
            <w:tcW w:w="1128" w:type="dxa"/>
            <w:tcBorders>
              <w:right w:val="single" w:sz="18" w:space="0" w:color="auto"/>
            </w:tcBorders>
            <w:shd w:val="clear" w:color="auto" w:fill="D1D1D1" w:themeFill="background2" w:themeFillShade="E6"/>
          </w:tcPr>
          <w:p w14:paraId="31A1C99F" w14:textId="77777777" w:rsidR="00F178F8" w:rsidRDefault="00F178F8" w:rsidP="00D00C06">
            <w:pPr>
              <w:ind w:leftChars="0" w:left="0" w:firstLineChars="0" w:firstLine="0"/>
            </w:pPr>
          </w:p>
        </w:tc>
        <w:tc>
          <w:tcPr>
            <w:tcW w:w="1128" w:type="dxa"/>
            <w:tcBorders>
              <w:left w:val="single" w:sz="18" w:space="0" w:color="auto"/>
              <w:bottom w:val="single" w:sz="18" w:space="0" w:color="auto"/>
            </w:tcBorders>
          </w:tcPr>
          <w:p w14:paraId="64CD3744" w14:textId="77777777" w:rsidR="00F178F8" w:rsidRDefault="00F178F8" w:rsidP="00D00C06">
            <w:pPr>
              <w:ind w:leftChars="0" w:left="0" w:firstLineChars="0" w:firstLine="0"/>
            </w:pPr>
          </w:p>
        </w:tc>
        <w:tc>
          <w:tcPr>
            <w:tcW w:w="1129" w:type="dxa"/>
            <w:tcBorders>
              <w:bottom w:val="single" w:sz="18" w:space="0" w:color="auto"/>
            </w:tcBorders>
          </w:tcPr>
          <w:p w14:paraId="56A4293A" w14:textId="77777777" w:rsidR="00F178F8" w:rsidRDefault="00F178F8" w:rsidP="00D00C06">
            <w:pPr>
              <w:ind w:leftChars="0" w:left="0" w:firstLineChars="0" w:firstLine="0"/>
            </w:pPr>
          </w:p>
        </w:tc>
        <w:tc>
          <w:tcPr>
            <w:tcW w:w="1128" w:type="dxa"/>
            <w:tcBorders>
              <w:bottom w:val="single" w:sz="18" w:space="0" w:color="auto"/>
              <w:right w:val="single" w:sz="18" w:space="0" w:color="auto"/>
            </w:tcBorders>
          </w:tcPr>
          <w:p w14:paraId="26C0B00E" w14:textId="20A78B9F" w:rsidR="00F178F8" w:rsidRDefault="00F178F8" w:rsidP="00D00C06">
            <w:pPr>
              <w:ind w:leftChars="0" w:left="0" w:firstLineChars="0" w:firstLine="0"/>
            </w:pPr>
          </w:p>
        </w:tc>
        <w:tc>
          <w:tcPr>
            <w:tcW w:w="1128" w:type="dxa"/>
            <w:tcBorders>
              <w:left w:val="single" w:sz="18" w:space="0" w:color="auto"/>
            </w:tcBorders>
          </w:tcPr>
          <w:p w14:paraId="492ED404" w14:textId="77777777" w:rsidR="00F178F8" w:rsidRDefault="00F178F8" w:rsidP="00D00C06">
            <w:pPr>
              <w:ind w:leftChars="0" w:left="0" w:firstLineChars="0" w:firstLine="0"/>
            </w:pPr>
          </w:p>
        </w:tc>
        <w:tc>
          <w:tcPr>
            <w:tcW w:w="1129" w:type="dxa"/>
          </w:tcPr>
          <w:p w14:paraId="24886982" w14:textId="77777777" w:rsidR="00F178F8" w:rsidRDefault="00F178F8" w:rsidP="00D00C06">
            <w:pPr>
              <w:ind w:leftChars="0" w:left="0" w:firstLineChars="0" w:firstLine="0"/>
            </w:pPr>
          </w:p>
        </w:tc>
      </w:tr>
    </w:tbl>
    <w:p w14:paraId="548CFA81" w14:textId="77777777" w:rsidR="00D00C06" w:rsidRDefault="00D00C06" w:rsidP="004F06D6">
      <w:pPr>
        <w:ind w:leftChars="0" w:left="0" w:firstLineChars="0" w:firstLine="0"/>
      </w:pPr>
    </w:p>
    <w:p w14:paraId="2915C289" w14:textId="0CF1BF27" w:rsidR="002A14AC" w:rsidRDefault="002A14AC" w:rsidP="002A14AC">
      <w:r>
        <w:rPr>
          <w:rFonts w:hint="eastAsia"/>
        </w:rPr>
        <w:t>生物への影響の</w:t>
      </w:r>
      <w:r w:rsidR="003A3BDD">
        <w:rPr>
          <w:rFonts w:hint="eastAsia"/>
        </w:rPr>
        <w:t>期間</w:t>
      </w:r>
      <w:r>
        <w:rPr>
          <w:rFonts w:hint="eastAsia"/>
        </w:rPr>
        <w:t>を考える場合に考慮しておくことは、</w:t>
      </w:r>
      <w:r w:rsidR="008B487A">
        <w:rPr>
          <w:rFonts w:hint="eastAsia"/>
        </w:rPr>
        <w:t>中間環境要素が変化する</w:t>
      </w:r>
      <w:r w:rsidR="0094614C">
        <w:rPr>
          <w:rFonts w:hint="eastAsia"/>
        </w:rPr>
        <w:t>時期と</w:t>
      </w:r>
      <w:r w:rsidR="008B487A">
        <w:rPr>
          <w:rFonts w:hint="eastAsia"/>
        </w:rPr>
        <w:t>VECへの</w:t>
      </w:r>
      <w:r w:rsidR="0094614C">
        <w:rPr>
          <w:rFonts w:hint="eastAsia"/>
        </w:rPr>
        <w:t>影響が</w:t>
      </w:r>
      <w:r w:rsidR="00522042">
        <w:rPr>
          <w:rFonts w:hint="eastAsia"/>
        </w:rPr>
        <w:t>表出</w:t>
      </w:r>
      <w:r w:rsidR="0094614C">
        <w:rPr>
          <w:rFonts w:hint="eastAsia"/>
        </w:rPr>
        <w:t>する時期のタイムラグである。</w:t>
      </w:r>
      <w:r w:rsidR="00AF7B9E">
        <w:rPr>
          <w:rFonts w:hint="eastAsia"/>
        </w:rPr>
        <w:t>VECの種類によっては、</w:t>
      </w:r>
      <w:r>
        <w:rPr>
          <w:rFonts w:hint="eastAsia"/>
        </w:rPr>
        <w:t>中間環境要素</w:t>
      </w:r>
      <w:r w:rsidR="00CA60D2">
        <w:rPr>
          <w:rFonts w:hint="eastAsia"/>
        </w:rPr>
        <w:t>が</w:t>
      </w:r>
      <w:r>
        <w:rPr>
          <w:rFonts w:hint="eastAsia"/>
        </w:rPr>
        <w:t>変化</w:t>
      </w:r>
      <w:r w:rsidR="00CA60D2">
        <w:rPr>
          <w:rFonts w:hint="eastAsia"/>
        </w:rPr>
        <w:t>しても、</w:t>
      </w:r>
      <w:r w:rsidR="0042246F">
        <w:rPr>
          <w:rFonts w:hint="eastAsia"/>
        </w:rPr>
        <w:t>VEC</w:t>
      </w:r>
      <w:r>
        <w:rPr>
          <w:rFonts w:hint="eastAsia"/>
        </w:rPr>
        <w:t>が</w:t>
      </w:r>
      <w:r w:rsidR="00AF7B9E">
        <w:rPr>
          <w:rFonts w:hint="eastAsia"/>
        </w:rPr>
        <w:t>すぐには反応せず、</w:t>
      </w:r>
      <w:r w:rsidR="00571645">
        <w:rPr>
          <w:rFonts w:hint="eastAsia"/>
        </w:rPr>
        <w:t>時間を</w:t>
      </w:r>
      <w:r w:rsidR="00AF7B9E">
        <w:rPr>
          <w:rFonts w:hint="eastAsia"/>
        </w:rPr>
        <w:t>かけて緩やかに</w:t>
      </w:r>
      <w:r>
        <w:rPr>
          <w:rFonts w:hint="eastAsia"/>
        </w:rPr>
        <w:t>反応する</w:t>
      </w:r>
      <w:r w:rsidR="009C0FE6">
        <w:rPr>
          <w:rFonts w:hint="eastAsia"/>
        </w:rPr>
        <w:t>こともある</w:t>
      </w:r>
      <w:r>
        <w:rPr>
          <w:rFonts w:hint="eastAsia"/>
        </w:rPr>
        <w:t>。</w:t>
      </w:r>
      <w:r w:rsidR="009C0FE6">
        <w:rPr>
          <w:rFonts w:hint="eastAsia"/>
        </w:rPr>
        <w:t>特に</w:t>
      </w:r>
      <w:r>
        <w:rPr>
          <w:rFonts w:hint="eastAsia"/>
        </w:rPr>
        <w:t>環境の変化に対する耐性の高い植物は数年から数十年かけてゆっくり反応する。</w:t>
      </w:r>
      <w:r w:rsidR="00104578">
        <w:rPr>
          <w:rFonts w:hint="eastAsia"/>
        </w:rPr>
        <w:t>例えば、</w:t>
      </w:r>
      <w:r>
        <w:rPr>
          <w:rFonts w:hint="eastAsia"/>
        </w:rPr>
        <w:t>地下水位の年間変動幅の変化に対して樹勢を弱めていくような</w:t>
      </w:r>
      <w:r w:rsidR="0088262B">
        <w:rPr>
          <w:rFonts w:hint="eastAsia"/>
        </w:rPr>
        <w:t>ヤナギ類</w:t>
      </w:r>
      <w:r>
        <w:rPr>
          <w:rFonts w:hint="eastAsia"/>
        </w:rPr>
        <w:t>の場合、</w:t>
      </w:r>
      <w:r w:rsidR="00DB656F">
        <w:rPr>
          <w:rFonts w:hint="eastAsia"/>
        </w:rPr>
        <w:t>枯死</w:t>
      </w:r>
      <w:r>
        <w:rPr>
          <w:rFonts w:hint="eastAsia"/>
        </w:rPr>
        <w:t>するまで30年以上</w:t>
      </w:r>
      <w:r w:rsidR="0088262B">
        <w:rPr>
          <w:rFonts w:hint="eastAsia"/>
        </w:rPr>
        <w:t>もか</w:t>
      </w:r>
      <w:r w:rsidR="00651A42">
        <w:rPr>
          <w:rFonts w:hint="eastAsia"/>
        </w:rPr>
        <w:t>か</w:t>
      </w:r>
      <w:r w:rsidR="001E799F">
        <w:rPr>
          <w:rFonts w:hint="eastAsia"/>
        </w:rPr>
        <w:t>り、</w:t>
      </w:r>
      <w:r w:rsidR="004A0346">
        <w:rPr>
          <w:rFonts w:hint="eastAsia"/>
        </w:rPr>
        <w:t>あまりの反応の遅さに近隣住民でさえ因果関係</w:t>
      </w:r>
      <w:r w:rsidR="00651A42">
        <w:rPr>
          <w:rFonts w:hint="eastAsia"/>
        </w:rPr>
        <w:t>に気づけなかった例もある</w:t>
      </w:r>
      <w:r>
        <w:rPr>
          <w:rFonts w:hint="eastAsia"/>
        </w:rPr>
        <w:t>。タイムラグの大きな生物を対象にした累積的影響を考える場合は、長期的な視点で</w:t>
      </w:r>
      <w:r w:rsidR="00CA6A89">
        <w:rPr>
          <w:rFonts w:hint="eastAsia"/>
        </w:rPr>
        <w:t>調査対象期間を設定する</w:t>
      </w:r>
      <w:r>
        <w:rPr>
          <w:rFonts w:hint="eastAsia"/>
        </w:rPr>
        <w:t>必要があ</w:t>
      </w:r>
      <w:r w:rsidR="00712DD1">
        <w:rPr>
          <w:rFonts w:hint="eastAsia"/>
        </w:rPr>
        <w:t>る</w:t>
      </w:r>
      <w:r>
        <w:rPr>
          <w:rFonts w:hint="eastAsia"/>
        </w:rPr>
        <w:t>。</w:t>
      </w:r>
    </w:p>
    <w:p w14:paraId="2F81469A" w14:textId="705B1FE7" w:rsidR="00423AA2" w:rsidRDefault="00423AA2" w:rsidP="002A14AC"/>
    <w:p w14:paraId="2A546A24" w14:textId="78A7D7F2" w:rsidR="002A14AC" w:rsidRPr="00056A16" w:rsidRDefault="002A14AC" w:rsidP="002A14AC">
      <w:pPr>
        <w:pStyle w:val="3"/>
      </w:pPr>
      <w:r>
        <w:rPr>
          <w:rFonts w:hint="eastAsia"/>
        </w:rPr>
        <w:t>（</w:t>
      </w:r>
      <w:r w:rsidR="00E83464">
        <w:rPr>
          <w:rFonts w:hint="eastAsia"/>
        </w:rPr>
        <w:t>５</w:t>
      </w:r>
      <w:r>
        <w:rPr>
          <w:rFonts w:hint="eastAsia"/>
        </w:rPr>
        <w:t>）</w:t>
      </w:r>
      <w:r w:rsidRPr="00056A16">
        <w:rPr>
          <w:rFonts w:hint="eastAsia"/>
        </w:rPr>
        <w:t>累積的影響評価の検討エリア</w:t>
      </w:r>
    </w:p>
    <w:p w14:paraId="0378C1F8" w14:textId="20EC765B" w:rsidR="002A14AC" w:rsidRDefault="002A14AC" w:rsidP="002A14AC">
      <w:r>
        <w:rPr>
          <w:rFonts w:hint="eastAsia"/>
        </w:rPr>
        <w:t>累積的影響</w:t>
      </w:r>
      <w:r w:rsidR="0077686C">
        <w:rPr>
          <w:rFonts w:hint="eastAsia"/>
        </w:rPr>
        <w:t>で</w:t>
      </w:r>
      <w:r>
        <w:rPr>
          <w:rFonts w:hint="eastAsia"/>
        </w:rPr>
        <w:t>検討</w:t>
      </w:r>
      <w:r w:rsidR="0077686C">
        <w:rPr>
          <w:rFonts w:hint="eastAsia"/>
        </w:rPr>
        <w:t>する</w:t>
      </w:r>
      <w:r>
        <w:rPr>
          <w:rFonts w:hint="eastAsia"/>
        </w:rPr>
        <w:t>エリアは</w:t>
      </w:r>
      <w:r w:rsidR="00BA0E9B">
        <w:rPr>
          <w:rFonts w:hint="eastAsia"/>
        </w:rPr>
        <w:t>VEC</w:t>
      </w:r>
      <w:r>
        <w:rPr>
          <w:rFonts w:hint="eastAsia"/>
        </w:rPr>
        <w:t>や中間環境要素の特性によって異な</w:t>
      </w:r>
      <w:r w:rsidR="00BA0E9B">
        <w:rPr>
          <w:rFonts w:hint="eastAsia"/>
        </w:rPr>
        <w:t>る</w:t>
      </w:r>
      <w:r>
        <w:rPr>
          <w:rFonts w:hint="eastAsia"/>
        </w:rPr>
        <w:t>。</w:t>
      </w:r>
      <w:r w:rsidR="006160AA">
        <w:rPr>
          <w:rFonts w:hint="eastAsia"/>
        </w:rPr>
        <w:t>大気汚染が累積する範囲と水質汚濁が累積する範囲、</w:t>
      </w:r>
      <w:r w:rsidR="0041697B">
        <w:rPr>
          <w:rFonts w:hint="eastAsia"/>
        </w:rPr>
        <w:t>森林生態系への影響が累積する範囲はそれぞれ異なるからである。</w:t>
      </w:r>
      <w:r w:rsidR="00B308A6">
        <w:rPr>
          <w:rFonts w:hint="eastAsia"/>
        </w:rPr>
        <w:t>次に示す図は</w:t>
      </w:r>
      <w:r w:rsidR="008A77D4">
        <w:rPr>
          <w:rFonts w:hint="eastAsia"/>
        </w:rPr>
        <w:t>事業</w:t>
      </w:r>
      <w:r w:rsidR="00D0361B">
        <w:rPr>
          <w:rFonts w:hint="eastAsia"/>
        </w:rPr>
        <w:t>Xの累積的影響評価を行うと仮定し、</w:t>
      </w:r>
      <w:r w:rsidR="00295AF8">
        <w:rPr>
          <w:rFonts w:hint="eastAsia"/>
        </w:rPr>
        <w:t>VECによって検討範囲が異なる状況を模式化したものである。</w:t>
      </w:r>
      <w:r w:rsidR="005939B1">
        <w:rPr>
          <w:rFonts w:hint="eastAsia"/>
        </w:rPr>
        <w:t>左の図は</w:t>
      </w:r>
      <w:r w:rsidR="00D0361B">
        <w:rPr>
          <w:rFonts w:hint="eastAsia"/>
        </w:rPr>
        <w:t>VECが</w:t>
      </w:r>
      <w:r w:rsidR="004607AD">
        <w:rPr>
          <w:rFonts w:hint="eastAsia"/>
        </w:rPr>
        <w:t>水質であり、検討するエリアは流域全体としているため、</w:t>
      </w:r>
      <w:r w:rsidR="00492BF1">
        <w:rPr>
          <w:rFonts w:hint="eastAsia"/>
        </w:rPr>
        <w:t>既存の事業である古い鉱山</w:t>
      </w:r>
      <w:r w:rsidR="003D5AD8">
        <w:rPr>
          <w:rFonts w:hint="eastAsia"/>
        </w:rPr>
        <w:t>と将来実施される予定の事業Yが検討エリア内に含まれている。一方、</w:t>
      </w:r>
      <w:r w:rsidR="00200CA6">
        <w:rPr>
          <w:rFonts w:hint="eastAsia"/>
        </w:rPr>
        <w:t>右の図は</w:t>
      </w:r>
      <w:r w:rsidR="00235F83">
        <w:rPr>
          <w:rFonts w:hint="eastAsia"/>
        </w:rPr>
        <w:t>VECが景観であり、</w:t>
      </w:r>
      <w:r w:rsidR="003E11E6">
        <w:rPr>
          <w:rFonts w:hint="eastAsia"/>
        </w:rPr>
        <w:t>検討するエリアは</w:t>
      </w:r>
      <w:r w:rsidR="001F232B">
        <w:rPr>
          <w:rFonts w:hint="eastAsia"/>
        </w:rPr>
        <w:t>I-15という道路から見える範囲となるため</w:t>
      </w:r>
      <w:r w:rsidR="00E350FC">
        <w:rPr>
          <w:rFonts w:hint="eastAsia"/>
        </w:rPr>
        <w:t>古い鉱山</w:t>
      </w:r>
      <w:r w:rsidR="001F232B">
        <w:rPr>
          <w:rFonts w:hint="eastAsia"/>
        </w:rPr>
        <w:t>が検討範囲から除外されている。</w:t>
      </w:r>
      <w:r w:rsidR="007B7F1F">
        <w:rPr>
          <w:rFonts w:hint="eastAsia"/>
        </w:rPr>
        <w:t>このように、検討範囲はVEC一つ一つに対して設定する必要がある。</w:t>
      </w:r>
    </w:p>
    <w:p w14:paraId="0FAA56E1" w14:textId="77777777" w:rsidR="008C2965" w:rsidRDefault="008C2965" w:rsidP="002A14AC"/>
    <w:p w14:paraId="711DFA09" w14:textId="082A6619" w:rsidR="00703429" w:rsidRPr="00135FC9" w:rsidRDefault="006218EF" w:rsidP="009D526A">
      <w:pPr>
        <w:pStyle w:val="af7"/>
      </w:pPr>
      <w:r>
        <w:rPr>
          <w:noProof/>
        </w:rPr>
        <w:lastRenderedPageBreak/>
        <w:drawing>
          <wp:anchor distT="0" distB="0" distL="114300" distR="114300" simplePos="0" relativeHeight="251664384" behindDoc="0" locked="0" layoutInCell="1" allowOverlap="1" wp14:anchorId="13053B77" wp14:editId="1EC0446E">
            <wp:simplePos x="0" y="0"/>
            <wp:positionH relativeFrom="column">
              <wp:posOffset>3194685</wp:posOffset>
            </wp:positionH>
            <wp:positionV relativeFrom="paragraph">
              <wp:posOffset>760</wp:posOffset>
            </wp:positionV>
            <wp:extent cx="2938761" cy="3627701"/>
            <wp:effectExtent l="0" t="0" r="0" b="0"/>
            <wp:wrapNone/>
            <wp:docPr id="419662682" name="図 39"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2682" name="図 39" descr="ダイアグラム&#10;&#10;AI によって生成されたコンテンツは間違っている可能性がありま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8761" cy="362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26A">
        <w:t xml:space="preserve">図3 - </w:t>
      </w:r>
      <w:r w:rsidR="00F87640">
        <w:fldChar w:fldCharType="begin"/>
      </w:r>
      <w:r w:rsidR="00F87640">
        <w:instrText xml:space="preserve"> SEQ 図3_- \* ARABIC </w:instrText>
      </w:r>
      <w:r w:rsidR="00F87640">
        <w:fldChar w:fldCharType="separate"/>
      </w:r>
      <w:r w:rsidR="00F87640">
        <w:rPr>
          <w:noProof/>
        </w:rPr>
        <w:t>5</w:t>
      </w:r>
      <w:r w:rsidR="00F87640">
        <w:rPr>
          <w:noProof/>
        </w:rPr>
        <w:fldChar w:fldCharType="end"/>
      </w:r>
      <w:r w:rsidR="00CD1B63" w:rsidRPr="00135FC9">
        <w:rPr>
          <w:rFonts w:hint="eastAsia"/>
        </w:rPr>
        <w:t xml:space="preserve">　</w:t>
      </w:r>
      <w:r w:rsidR="003D24A9" w:rsidRPr="00135FC9">
        <w:rPr>
          <w:rFonts w:hint="eastAsia"/>
        </w:rPr>
        <w:t>VECによって異なる検討</w:t>
      </w:r>
      <w:r w:rsidR="00BF52BA" w:rsidRPr="00135FC9">
        <w:rPr>
          <w:rFonts w:hint="eastAsia"/>
        </w:rPr>
        <w:t>する</w:t>
      </w:r>
      <w:r w:rsidR="003D24A9" w:rsidRPr="00135FC9">
        <w:rPr>
          <w:rFonts w:hint="eastAsia"/>
        </w:rPr>
        <w:t>エリア</w:t>
      </w:r>
    </w:p>
    <w:p w14:paraId="5C1BDF79" w14:textId="5D9B7EFC" w:rsidR="00703429" w:rsidRDefault="00082F2B" w:rsidP="002A14AC">
      <w:r>
        <w:rPr>
          <w:noProof/>
        </w:rPr>
        <w:drawing>
          <wp:anchor distT="0" distB="0" distL="114300" distR="114300" simplePos="0" relativeHeight="251666432" behindDoc="0" locked="0" layoutInCell="1" allowOverlap="1" wp14:anchorId="7850E3B9" wp14:editId="6476C5E5">
            <wp:simplePos x="0" y="0"/>
            <wp:positionH relativeFrom="column">
              <wp:posOffset>546100</wp:posOffset>
            </wp:positionH>
            <wp:positionV relativeFrom="paragraph">
              <wp:posOffset>169545</wp:posOffset>
            </wp:positionV>
            <wp:extent cx="2572385" cy="3286553"/>
            <wp:effectExtent l="0" t="0" r="0" b="9525"/>
            <wp:wrapNone/>
            <wp:docPr id="24090710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94" t="3317" r="9857" b="3455"/>
                    <a:stretch/>
                  </pic:blipFill>
                  <pic:spPr bwMode="auto">
                    <a:xfrm>
                      <a:off x="0" y="0"/>
                      <a:ext cx="2574161" cy="3288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3429" w:rsidRPr="00733AE2">
        <w:rPr>
          <w:rFonts w:hint="eastAsia"/>
          <w:noProof/>
        </w:rPr>
        <mc:AlternateContent>
          <mc:Choice Requires="wpc">
            <w:drawing>
              <wp:inline distT="0" distB="0" distL="0" distR="0" wp14:anchorId="71505CFD" wp14:editId="3DEA03BD">
                <wp:extent cx="5476240" cy="3669475"/>
                <wp:effectExtent l="0" t="0" r="0" b="7620"/>
                <wp:docPr id="1653420292"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90157715" name="Rectangle 1590157715"/>
                        <wps:cNvSpPr/>
                        <wps:spPr>
                          <a:xfrm>
                            <a:off x="0" y="7578"/>
                            <a:ext cx="5440680" cy="3589061"/>
                          </a:xfrm>
                          <a:prstGeom prst="rect">
                            <a:avLst/>
                          </a:prstGeom>
                          <a:solidFill>
                            <a:srgbClr val="006699"/>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BDD880" id="Canvas 4" o:spid="_x0000_s1026" editas="canvas" style="width:431.2pt;height:288.95pt;mso-position-horizontal-relative:char;mso-position-vertical-relative:line" coordsize="54762,3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">
                <v:shape id="_x0000_s1027" type="#_x0000_t75" style="position:absolute;width:54762;height:36690;visibility:visible;mso-wrap-style:square" filled="t">
                  <v:fill o:detectmouseclick="t"/>
                  <v:path o:connecttype="none"/>
                </v:shape>
                <v:rect id="Rectangle 1590157715" o:spid="_x0000_s1028" style="position:absolute;top:75;width:54406;height:35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" fillcolor="#069" strokecolor="#030e13 [484]" strokeweight="1pt"/>
                <w10:anchorlock/>
              </v:group>
            </w:pict>
          </mc:Fallback>
        </mc:AlternateContent>
      </w:r>
    </w:p>
    <w:p w14:paraId="4AB6073B" w14:textId="54963843" w:rsidR="002A14AC" w:rsidRDefault="002A14AC" w:rsidP="002A14AC"/>
    <w:p w14:paraId="447A74B1" w14:textId="28B90373" w:rsidR="0011609E" w:rsidRDefault="000B0887" w:rsidP="00A25834">
      <w:pPr>
        <w:pStyle w:val="3"/>
      </w:pPr>
      <w:r>
        <w:rPr>
          <w:rFonts w:hint="eastAsia"/>
        </w:rPr>
        <w:t>（</w:t>
      </w:r>
      <w:r w:rsidR="00F7735E">
        <w:rPr>
          <w:rFonts w:hint="eastAsia"/>
        </w:rPr>
        <w:t>７</w:t>
      </w:r>
      <w:r>
        <w:rPr>
          <w:rFonts w:hint="eastAsia"/>
        </w:rPr>
        <w:t>）</w:t>
      </w:r>
      <w:r w:rsidR="00F7735E">
        <w:rPr>
          <w:rFonts w:hint="eastAsia"/>
        </w:rPr>
        <w:t>リスクの累積</w:t>
      </w:r>
    </w:p>
    <w:p w14:paraId="159C9276" w14:textId="062ADF4A" w:rsidR="00F7735E" w:rsidRPr="00F7735E" w:rsidRDefault="0047047C" w:rsidP="00AA7D7F">
      <w:r>
        <w:rPr>
          <w:rFonts w:hint="eastAsia"/>
        </w:rPr>
        <w:t>人間の活動によって累積するものは環境影響や社会影響だけでなく、リスクも累積する。</w:t>
      </w:r>
      <w:r w:rsidR="009030D7">
        <w:rPr>
          <w:rFonts w:hint="eastAsia"/>
        </w:rPr>
        <w:t>例えば有害物質を扱う事業所が流域内に複数ある場合、何らかの事故による有害物質の河川への流出リスクが高まる。</w:t>
      </w:r>
      <w:r w:rsidR="00CC319E">
        <w:rPr>
          <w:rFonts w:hint="eastAsia"/>
        </w:rPr>
        <w:t>複数の道路建設によって森林へのアクセスが</w:t>
      </w:r>
      <w:r w:rsidR="00064A0D">
        <w:rPr>
          <w:rFonts w:hint="eastAsia"/>
        </w:rPr>
        <w:t>向上すると、森林生態系に外来生物が侵入するリスクや不法投棄のリスクも高まる。</w:t>
      </w:r>
      <w:r w:rsidR="00B628DA">
        <w:rPr>
          <w:rFonts w:hint="eastAsia"/>
        </w:rPr>
        <w:t>このようなリスクも累積的影響評価で扱われることがある。</w:t>
      </w:r>
    </w:p>
    <w:p w14:paraId="216B644C" w14:textId="080DF6B0" w:rsidR="000B0887" w:rsidRDefault="00F7735E" w:rsidP="00A25834">
      <w:pPr>
        <w:pStyle w:val="3"/>
      </w:pPr>
      <w:r>
        <w:rPr>
          <w:rFonts w:hint="eastAsia"/>
        </w:rPr>
        <w:t>（６）</w:t>
      </w:r>
      <w:r w:rsidR="005673C4">
        <w:rPr>
          <w:rFonts w:hint="eastAsia"/>
        </w:rPr>
        <w:t>プロジェクト</w:t>
      </w:r>
      <w:r w:rsidR="000B0887">
        <w:rPr>
          <w:rFonts w:hint="eastAsia"/>
        </w:rPr>
        <w:t>EIAの</w:t>
      </w:r>
      <w:r w:rsidR="000B0887" w:rsidRPr="00095290">
        <w:rPr>
          <w:rFonts w:hint="eastAsia"/>
        </w:rPr>
        <w:t>累積的</w:t>
      </w:r>
      <w:r w:rsidR="000B0887">
        <w:rPr>
          <w:rFonts w:hint="eastAsia"/>
        </w:rPr>
        <w:t>影響評価</w:t>
      </w:r>
      <w:r w:rsidR="000C0C92">
        <w:rPr>
          <w:rFonts w:hint="eastAsia"/>
        </w:rPr>
        <w:t>と</w:t>
      </w:r>
      <w:r w:rsidR="00A64785">
        <w:rPr>
          <w:rFonts w:hint="eastAsia"/>
        </w:rPr>
        <w:t>広域の累積的影響評価</w:t>
      </w:r>
    </w:p>
    <w:p w14:paraId="0A36C6E9" w14:textId="635C944F" w:rsidR="000B0887" w:rsidRDefault="000B0887">
      <w:r w:rsidRPr="003A2705">
        <w:rPr>
          <w:rFonts w:hint="eastAsia"/>
        </w:rPr>
        <w:t>累積的影響評価</w:t>
      </w:r>
      <w:r w:rsidR="00A64785">
        <w:rPr>
          <w:rFonts w:hint="eastAsia"/>
        </w:rPr>
        <w:t>に</w:t>
      </w:r>
      <w:r w:rsidRPr="003A2705">
        <w:rPr>
          <w:rFonts w:hint="eastAsia"/>
        </w:rPr>
        <w:t>は</w:t>
      </w:r>
      <w:r w:rsidR="00A64785">
        <w:rPr>
          <w:rFonts w:hint="eastAsia"/>
        </w:rPr>
        <w:t>大きく、</w:t>
      </w:r>
      <w:r w:rsidRPr="003A2705">
        <w:rPr>
          <w:rFonts w:hint="eastAsia"/>
        </w:rPr>
        <w:t>プロジェクトレベルの</w:t>
      </w:r>
      <w:r w:rsidR="00A64785">
        <w:rPr>
          <w:rFonts w:hint="eastAsia"/>
        </w:rPr>
        <w:t>ものと</w:t>
      </w:r>
      <w:r w:rsidR="00564414">
        <w:rPr>
          <w:rFonts w:hint="eastAsia"/>
        </w:rPr>
        <w:t>広域計画レベルの</w:t>
      </w:r>
      <w:r w:rsidR="000121A3">
        <w:rPr>
          <w:rFonts w:hint="eastAsia"/>
        </w:rPr>
        <w:t>ものが存在する。</w:t>
      </w:r>
      <w:r w:rsidR="00D92924">
        <w:rPr>
          <w:rFonts w:hint="eastAsia"/>
        </w:rPr>
        <w:t>プロジェクトレベルのEIA</w:t>
      </w:r>
      <w:r w:rsidR="00080C5A">
        <w:rPr>
          <w:rFonts w:hint="eastAsia"/>
        </w:rPr>
        <w:t>は</w:t>
      </w:r>
      <w:r w:rsidR="00E51706">
        <w:rPr>
          <w:rFonts w:hint="eastAsia"/>
        </w:rPr>
        <w:t>条件によって実施の困難度が変わってくる。</w:t>
      </w:r>
      <w:r w:rsidR="00866BEA">
        <w:rPr>
          <w:rFonts w:hint="eastAsia"/>
        </w:rPr>
        <w:t>計画しているプロジェクトの</w:t>
      </w:r>
      <w:r w:rsidR="001C7841">
        <w:rPr>
          <w:rFonts w:hint="eastAsia"/>
        </w:rPr>
        <w:t>上位計画もしくは</w:t>
      </w:r>
      <w:r w:rsidR="008C247D">
        <w:rPr>
          <w:rFonts w:hint="eastAsia"/>
        </w:rPr>
        <w:t>立地する場所の</w:t>
      </w:r>
      <w:r w:rsidR="001C7841">
        <w:rPr>
          <w:rFonts w:hint="eastAsia"/>
        </w:rPr>
        <w:t>広域計画</w:t>
      </w:r>
      <w:r w:rsidR="008C247D">
        <w:rPr>
          <w:rFonts w:hint="eastAsia"/>
        </w:rPr>
        <w:t>に対して</w:t>
      </w:r>
      <w:r w:rsidR="001C7841">
        <w:rPr>
          <w:rFonts w:hint="eastAsia"/>
        </w:rPr>
        <w:t>累積的影響評価</w:t>
      </w:r>
      <w:r w:rsidR="008C247D">
        <w:rPr>
          <w:rFonts w:hint="eastAsia"/>
        </w:rPr>
        <w:t>を含むSEA</w:t>
      </w:r>
      <w:r w:rsidR="001C7841">
        <w:rPr>
          <w:rFonts w:hint="eastAsia"/>
        </w:rPr>
        <w:t>が実施されている</w:t>
      </w:r>
      <w:r w:rsidR="00E51FDB">
        <w:rPr>
          <w:rFonts w:hint="eastAsia"/>
        </w:rPr>
        <w:t>場合、比較的容易にプロジェクトの累積的</w:t>
      </w:r>
      <w:r w:rsidR="00B475D2">
        <w:rPr>
          <w:rFonts w:hint="eastAsia"/>
        </w:rPr>
        <w:t>影響</w:t>
      </w:r>
      <w:r w:rsidR="00E51FDB">
        <w:rPr>
          <w:rFonts w:hint="eastAsia"/>
        </w:rPr>
        <w:t>評価が可能になる。</w:t>
      </w:r>
      <w:r w:rsidR="00536931">
        <w:rPr>
          <w:rFonts w:hint="eastAsia"/>
        </w:rPr>
        <w:t>しかし、上位計画や</w:t>
      </w:r>
      <w:r w:rsidR="00FC0D86">
        <w:rPr>
          <w:rFonts w:hint="eastAsia"/>
        </w:rPr>
        <w:t>広域計画レベルの</w:t>
      </w:r>
      <w:r w:rsidR="00C72F02">
        <w:rPr>
          <w:rFonts w:hint="eastAsia"/>
        </w:rPr>
        <w:t>累積的影響評価が存在しない状態で、プロジェクトレベルのEIA</w:t>
      </w:r>
      <w:r w:rsidR="00FB2E44">
        <w:rPr>
          <w:rFonts w:hint="eastAsia"/>
        </w:rPr>
        <w:t>を行う場合、</w:t>
      </w:r>
      <w:r w:rsidR="00C939C5">
        <w:rPr>
          <w:rFonts w:hint="eastAsia"/>
        </w:rPr>
        <w:t>調査エリアが広大になり、収集すべき情報も多く</w:t>
      </w:r>
      <w:r w:rsidR="00AE79ED">
        <w:rPr>
          <w:rFonts w:hint="eastAsia"/>
        </w:rPr>
        <w:t>複雑な分析を行う必要があるため、</w:t>
      </w:r>
      <w:r w:rsidR="001A74A9">
        <w:rPr>
          <w:rFonts w:hint="eastAsia"/>
        </w:rPr>
        <w:t>様々な困難が伴う</w:t>
      </w:r>
      <w:r w:rsidR="00C72F02">
        <w:rPr>
          <w:rFonts w:hint="eastAsia"/>
        </w:rPr>
        <w:t>。</w:t>
      </w:r>
      <w:r w:rsidR="00011D34">
        <w:rPr>
          <w:rFonts w:hint="eastAsia"/>
        </w:rPr>
        <w:t>実際、ベースとなる</w:t>
      </w:r>
      <w:r w:rsidR="00631613">
        <w:rPr>
          <w:rFonts w:hint="eastAsia"/>
        </w:rPr>
        <w:t>上位計画や広域計画レベルの累積的評価が存在しない状態で行われたプロジェクトEIAの中の累積的影響評価</w:t>
      </w:r>
      <w:r w:rsidR="004B47CB">
        <w:rPr>
          <w:rFonts w:hint="eastAsia"/>
        </w:rPr>
        <w:t>の内容は、インパクターの積み上げだけを記載した程度の貧弱なものであることが多い。</w:t>
      </w:r>
    </w:p>
    <w:p w14:paraId="50388837" w14:textId="3C39613B" w:rsidR="000121A3" w:rsidRDefault="00647CBB">
      <w:r>
        <w:rPr>
          <w:rFonts w:hint="eastAsia"/>
        </w:rPr>
        <w:lastRenderedPageBreak/>
        <w:t>従来</w:t>
      </w:r>
      <w:r w:rsidR="00A1094B">
        <w:rPr>
          <w:rFonts w:hint="eastAsia"/>
        </w:rPr>
        <w:t>の</w:t>
      </w:r>
      <w:r>
        <w:rPr>
          <w:rFonts w:hint="eastAsia"/>
        </w:rPr>
        <w:t>EIAと</w:t>
      </w:r>
      <w:r w:rsidR="00A1094B">
        <w:rPr>
          <w:rFonts w:hint="eastAsia"/>
        </w:rPr>
        <w:t>個別事業のEIAの中で行う累積的影響評価</w:t>
      </w:r>
      <w:r w:rsidR="00133C6C">
        <w:rPr>
          <w:rFonts w:hint="eastAsia"/>
        </w:rPr>
        <w:t>を比較すると、</w:t>
      </w:r>
      <w:r w:rsidR="000F2B3D">
        <w:rPr>
          <w:rFonts w:hint="eastAsia"/>
        </w:rPr>
        <w:t>予測を行う期間</w:t>
      </w:r>
      <w:r w:rsidR="00814B06">
        <w:rPr>
          <w:rFonts w:hint="eastAsia"/>
        </w:rPr>
        <w:t>は同じであるが、</w:t>
      </w:r>
      <w:r w:rsidR="00E046D9">
        <w:rPr>
          <w:rFonts w:hint="eastAsia"/>
        </w:rPr>
        <w:t>予測対象とする環境要素の選び方や</w:t>
      </w:r>
      <w:r w:rsidR="00B30AFF">
        <w:rPr>
          <w:rFonts w:hint="eastAsia"/>
        </w:rPr>
        <w:t>許容される負荷量の考え方が異なる。</w:t>
      </w:r>
    </w:p>
    <w:bookmarkEnd w:id="26"/>
    <w:p w14:paraId="3D00EFD6" w14:textId="01377156" w:rsidR="00203BD0" w:rsidRPr="00676AB4" w:rsidRDefault="00203BD0" w:rsidP="00AA7D7F"/>
    <w:p w14:paraId="1DD9A3AD" w14:textId="7903E983" w:rsidR="005935F3" w:rsidRPr="005935F3" w:rsidRDefault="005935F3" w:rsidP="00AA7D7F">
      <w:pPr>
        <w:pStyle w:val="af7"/>
      </w:pPr>
      <w:bookmarkStart w:id="29" w:name="_Hlk193820855"/>
      <w:r>
        <w:t xml:space="preserve">表3 - </w:t>
      </w:r>
      <w:r w:rsidR="00597D25">
        <w:fldChar w:fldCharType="begin"/>
      </w:r>
      <w:r w:rsidR="00597D25">
        <w:instrText xml:space="preserve"> SEQ 表3_- \* ARABIC </w:instrText>
      </w:r>
      <w:r w:rsidR="00597D25">
        <w:fldChar w:fldCharType="separate"/>
      </w:r>
      <w:r w:rsidR="00597D25">
        <w:rPr>
          <w:noProof/>
        </w:rPr>
        <w:t>2</w:t>
      </w:r>
      <w:r w:rsidR="00597D25">
        <w:rPr>
          <w:noProof/>
        </w:rPr>
        <w:fldChar w:fldCharType="end"/>
      </w:r>
      <w:r>
        <w:rPr>
          <w:rFonts w:hint="eastAsia"/>
        </w:rPr>
        <w:t xml:space="preserve"> 事業EIAと</w:t>
      </w:r>
      <w:r w:rsidR="000E6BB6">
        <w:rPr>
          <w:rFonts w:hint="eastAsia"/>
        </w:rPr>
        <w:t>事業CEAの違い</w:t>
      </w:r>
    </w:p>
    <w:bookmarkEnd w:id="29"/>
    <w:tbl>
      <w:tblPr>
        <w:tblStyle w:val="ae"/>
        <w:tblW w:w="0" w:type="auto"/>
        <w:tblLook w:val="04A0" w:firstRow="1" w:lastRow="0" w:firstColumn="1" w:lastColumn="0" w:noHBand="0" w:noVBand="1"/>
      </w:tblPr>
      <w:tblGrid>
        <w:gridCol w:w="1129"/>
        <w:gridCol w:w="2869"/>
        <w:gridCol w:w="2869"/>
        <w:gridCol w:w="2869"/>
      </w:tblGrid>
      <w:tr w:rsidR="005B4281" w:rsidRPr="0020133F" w14:paraId="4D61C338" w14:textId="628F9B80" w:rsidTr="00AA7D7F">
        <w:trPr>
          <w:trHeight w:val="283"/>
          <w:tblHeader/>
        </w:trPr>
        <w:tc>
          <w:tcPr>
            <w:tcW w:w="1129" w:type="dxa"/>
          </w:tcPr>
          <w:p w14:paraId="7D700EA4" w14:textId="77777777" w:rsidR="00E66941" w:rsidRPr="00AA7D7F" w:rsidRDefault="00E66941" w:rsidP="00005F9D">
            <w:pPr>
              <w:adjustRightInd w:val="0"/>
              <w:snapToGrid w:val="0"/>
              <w:ind w:leftChars="0" w:left="0" w:firstLineChars="0" w:firstLine="0"/>
              <w:contextualSpacing/>
              <w:jc w:val="center"/>
              <w:rPr>
                <w:b/>
                <w:bCs/>
                <w:sz w:val="18"/>
                <w:szCs w:val="18"/>
              </w:rPr>
            </w:pPr>
          </w:p>
        </w:tc>
        <w:tc>
          <w:tcPr>
            <w:tcW w:w="2869" w:type="dxa"/>
            <w:hideMark/>
          </w:tcPr>
          <w:p w14:paraId="21876C8E" w14:textId="0503CA2F" w:rsidR="00E66941" w:rsidRPr="00AA7D7F" w:rsidRDefault="00E66941" w:rsidP="004F06D6">
            <w:pPr>
              <w:snapToGrid w:val="0"/>
              <w:ind w:leftChars="50" w:left="105" w:firstLineChars="0" w:firstLine="0"/>
              <w:contextualSpacing/>
              <w:jc w:val="center"/>
              <w:rPr>
                <w:sz w:val="18"/>
                <w:szCs w:val="18"/>
              </w:rPr>
            </w:pPr>
            <w:r w:rsidRPr="00AA7D7F">
              <w:rPr>
                <w:rFonts w:hint="eastAsia"/>
                <w:b/>
                <w:bCs/>
                <w:sz w:val="18"/>
                <w:szCs w:val="18"/>
              </w:rPr>
              <w:t>従来型の事業</w:t>
            </w:r>
            <w:r w:rsidRPr="00AA7D7F">
              <w:rPr>
                <w:b/>
                <w:bCs/>
                <w:sz w:val="18"/>
                <w:szCs w:val="18"/>
              </w:rPr>
              <w:t>EIA</w:t>
            </w:r>
          </w:p>
        </w:tc>
        <w:tc>
          <w:tcPr>
            <w:tcW w:w="2869" w:type="dxa"/>
            <w:hideMark/>
          </w:tcPr>
          <w:p w14:paraId="635C3C28" w14:textId="510D6224" w:rsidR="00E66941" w:rsidRPr="00AA7D7F" w:rsidRDefault="00E66941" w:rsidP="004F06D6">
            <w:pPr>
              <w:snapToGrid w:val="0"/>
              <w:ind w:leftChars="50" w:left="105" w:firstLineChars="0" w:firstLine="0"/>
              <w:contextualSpacing/>
              <w:jc w:val="center"/>
              <w:rPr>
                <w:sz w:val="18"/>
                <w:szCs w:val="18"/>
              </w:rPr>
            </w:pPr>
            <w:r w:rsidRPr="00AA7D7F">
              <w:rPr>
                <w:rFonts w:hint="eastAsia"/>
                <w:b/>
                <w:bCs/>
                <w:sz w:val="18"/>
                <w:szCs w:val="18"/>
              </w:rPr>
              <w:t>個別事業の</w:t>
            </w:r>
            <w:r w:rsidRPr="00AA7D7F">
              <w:rPr>
                <w:b/>
                <w:bCs/>
                <w:sz w:val="18"/>
                <w:szCs w:val="18"/>
              </w:rPr>
              <w:t>CEA</w:t>
            </w:r>
          </w:p>
        </w:tc>
        <w:tc>
          <w:tcPr>
            <w:tcW w:w="2869" w:type="dxa"/>
          </w:tcPr>
          <w:p w14:paraId="3A4D7490" w14:textId="384E4C58" w:rsidR="00E66941" w:rsidRPr="00AA7D7F" w:rsidRDefault="00E66941" w:rsidP="00FB5EDC">
            <w:pPr>
              <w:snapToGrid w:val="0"/>
              <w:ind w:leftChars="50" w:left="105" w:firstLineChars="0" w:firstLine="0"/>
              <w:contextualSpacing/>
              <w:jc w:val="center"/>
              <w:rPr>
                <w:b/>
                <w:bCs/>
                <w:sz w:val="18"/>
                <w:szCs w:val="18"/>
              </w:rPr>
            </w:pPr>
            <w:r w:rsidRPr="00AA7D7F">
              <w:rPr>
                <w:rFonts w:hint="eastAsia"/>
                <w:b/>
                <w:bCs/>
                <w:sz w:val="18"/>
                <w:szCs w:val="18"/>
              </w:rPr>
              <w:t>広域の</w:t>
            </w:r>
            <w:r w:rsidRPr="00AA7D7F">
              <w:rPr>
                <w:b/>
                <w:bCs/>
                <w:sz w:val="18"/>
                <w:szCs w:val="18"/>
              </w:rPr>
              <w:t>CEA</w:t>
            </w:r>
          </w:p>
        </w:tc>
      </w:tr>
      <w:tr w:rsidR="005B4281" w:rsidRPr="0020133F" w14:paraId="3A75C369" w14:textId="7CE31760" w:rsidTr="00AA7D7F">
        <w:trPr>
          <w:trHeight w:val="283"/>
        </w:trPr>
        <w:tc>
          <w:tcPr>
            <w:tcW w:w="1129" w:type="dxa"/>
          </w:tcPr>
          <w:p w14:paraId="7434F582" w14:textId="293CAF4E"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インパクター</w:t>
            </w:r>
          </w:p>
        </w:tc>
        <w:tc>
          <w:tcPr>
            <w:tcW w:w="2869" w:type="dxa"/>
            <w:hideMark/>
          </w:tcPr>
          <w:p w14:paraId="1D86B901" w14:textId="5E03E3FE"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対象事業のみ</w:t>
            </w:r>
          </w:p>
        </w:tc>
        <w:tc>
          <w:tcPr>
            <w:tcW w:w="2869" w:type="dxa"/>
            <w:hideMark/>
          </w:tcPr>
          <w:p w14:paraId="54741CB3" w14:textId="1210DED4"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対象事業と他の事業</w:t>
            </w:r>
          </w:p>
        </w:tc>
        <w:tc>
          <w:tcPr>
            <w:tcW w:w="2869" w:type="dxa"/>
          </w:tcPr>
          <w:p w14:paraId="2F04B7A3" w14:textId="1BA40397" w:rsidR="00E66941" w:rsidRPr="00AA7D7F" w:rsidRDefault="00302F74" w:rsidP="004F06D6">
            <w:pPr>
              <w:snapToGrid w:val="0"/>
              <w:ind w:leftChars="50" w:left="105" w:firstLineChars="0" w:firstLine="0"/>
              <w:contextualSpacing/>
              <w:rPr>
                <w:sz w:val="18"/>
                <w:szCs w:val="18"/>
              </w:rPr>
            </w:pPr>
            <w:r w:rsidRPr="00AA7D7F">
              <w:rPr>
                <w:rFonts w:hint="eastAsia"/>
                <w:sz w:val="18"/>
                <w:szCs w:val="18"/>
              </w:rPr>
              <w:t>エリア内の開発行為</w:t>
            </w:r>
          </w:p>
        </w:tc>
      </w:tr>
      <w:tr w:rsidR="00B66469" w:rsidRPr="00B66469" w14:paraId="19D3A8E6" w14:textId="77777777" w:rsidTr="00AA7D7F">
        <w:trPr>
          <w:trHeight w:val="283"/>
        </w:trPr>
        <w:tc>
          <w:tcPr>
            <w:tcW w:w="1129" w:type="dxa"/>
          </w:tcPr>
          <w:p w14:paraId="01FE2D92" w14:textId="0060C1D3" w:rsidR="00B66469" w:rsidRPr="00AA7D7F" w:rsidRDefault="00B66469" w:rsidP="00005F9D">
            <w:pPr>
              <w:adjustRightInd w:val="0"/>
              <w:snapToGrid w:val="0"/>
              <w:ind w:leftChars="0" w:left="0" w:firstLineChars="0" w:firstLine="0"/>
              <w:contextualSpacing/>
              <w:rPr>
                <w:b/>
                <w:bCs/>
                <w:sz w:val="18"/>
                <w:szCs w:val="18"/>
              </w:rPr>
            </w:pPr>
            <w:r w:rsidRPr="00AA7D7F">
              <w:rPr>
                <w:rFonts w:hint="eastAsia"/>
                <w:b/>
                <w:bCs/>
                <w:sz w:val="18"/>
                <w:szCs w:val="18"/>
              </w:rPr>
              <w:t>対象とする行為</w:t>
            </w:r>
          </w:p>
        </w:tc>
        <w:tc>
          <w:tcPr>
            <w:tcW w:w="2869" w:type="dxa"/>
          </w:tcPr>
          <w:p w14:paraId="0F26EE0B" w14:textId="06B4DCAA" w:rsidR="00B66469" w:rsidRPr="00B66469" w:rsidRDefault="00817AB9" w:rsidP="004F06D6">
            <w:pPr>
              <w:snapToGrid w:val="0"/>
              <w:ind w:leftChars="50" w:left="105" w:firstLineChars="0" w:firstLine="0"/>
              <w:contextualSpacing/>
              <w:rPr>
                <w:sz w:val="18"/>
                <w:szCs w:val="18"/>
              </w:rPr>
            </w:pPr>
            <w:r>
              <w:rPr>
                <w:rFonts w:hint="eastAsia"/>
                <w:sz w:val="18"/>
                <w:szCs w:val="18"/>
              </w:rPr>
              <w:t>個別開発事業</w:t>
            </w:r>
          </w:p>
        </w:tc>
        <w:tc>
          <w:tcPr>
            <w:tcW w:w="2869" w:type="dxa"/>
          </w:tcPr>
          <w:p w14:paraId="6386D1B8" w14:textId="1C8CA6CD" w:rsidR="00B66469" w:rsidRPr="00B66469" w:rsidRDefault="00817AB9" w:rsidP="004F06D6">
            <w:pPr>
              <w:snapToGrid w:val="0"/>
              <w:ind w:leftChars="50" w:left="105" w:firstLineChars="0" w:firstLine="0"/>
              <w:contextualSpacing/>
              <w:rPr>
                <w:sz w:val="18"/>
                <w:szCs w:val="18"/>
              </w:rPr>
            </w:pPr>
            <w:r>
              <w:rPr>
                <w:rFonts w:hint="eastAsia"/>
                <w:sz w:val="18"/>
                <w:szCs w:val="18"/>
              </w:rPr>
              <w:t>個別開発事業</w:t>
            </w:r>
          </w:p>
        </w:tc>
        <w:tc>
          <w:tcPr>
            <w:tcW w:w="2869" w:type="dxa"/>
          </w:tcPr>
          <w:p w14:paraId="462879C1" w14:textId="72A2A2E2" w:rsidR="00B66469" w:rsidRPr="00B66469" w:rsidRDefault="00EC4D59" w:rsidP="004F06D6">
            <w:pPr>
              <w:snapToGrid w:val="0"/>
              <w:ind w:leftChars="50" w:left="105" w:firstLineChars="0" w:firstLine="0"/>
              <w:contextualSpacing/>
              <w:rPr>
                <w:sz w:val="18"/>
                <w:szCs w:val="18"/>
              </w:rPr>
            </w:pPr>
            <w:r>
              <w:rPr>
                <w:rFonts w:hint="eastAsia"/>
                <w:sz w:val="18"/>
                <w:szCs w:val="18"/>
              </w:rPr>
              <w:t>広域土地利用計画、公園管理計画など。過去の影響の累積だけを分析する場合は、対象とする計画が存在しなくても構わない</w:t>
            </w:r>
          </w:p>
        </w:tc>
      </w:tr>
      <w:tr w:rsidR="00546C4F" w:rsidRPr="00B66469" w14:paraId="774DE688" w14:textId="77777777" w:rsidTr="00AA7D7F">
        <w:trPr>
          <w:trHeight w:val="283"/>
        </w:trPr>
        <w:tc>
          <w:tcPr>
            <w:tcW w:w="1129" w:type="dxa"/>
          </w:tcPr>
          <w:p w14:paraId="6B4B45CF" w14:textId="770D15C0" w:rsidR="00546C4F" w:rsidRPr="00AA7D7F" w:rsidRDefault="00546C4F" w:rsidP="00005F9D">
            <w:pPr>
              <w:adjustRightInd w:val="0"/>
              <w:snapToGrid w:val="0"/>
              <w:ind w:leftChars="0" w:left="0" w:firstLineChars="0" w:firstLine="0"/>
              <w:contextualSpacing/>
              <w:rPr>
                <w:b/>
                <w:bCs/>
                <w:sz w:val="18"/>
                <w:szCs w:val="18"/>
              </w:rPr>
            </w:pPr>
            <w:r w:rsidRPr="00AA7D7F">
              <w:rPr>
                <w:rFonts w:hint="eastAsia"/>
                <w:b/>
                <w:bCs/>
                <w:sz w:val="18"/>
                <w:szCs w:val="18"/>
              </w:rPr>
              <w:t>影響評価実施者</w:t>
            </w:r>
          </w:p>
        </w:tc>
        <w:tc>
          <w:tcPr>
            <w:tcW w:w="2869" w:type="dxa"/>
          </w:tcPr>
          <w:p w14:paraId="41C1FC2D" w14:textId="2C6DCC15" w:rsidR="00546C4F" w:rsidRDefault="00546C4F" w:rsidP="004F06D6">
            <w:pPr>
              <w:snapToGrid w:val="0"/>
              <w:ind w:leftChars="50" w:left="105" w:firstLineChars="0" w:firstLine="0"/>
              <w:contextualSpacing/>
              <w:rPr>
                <w:sz w:val="18"/>
                <w:szCs w:val="18"/>
              </w:rPr>
            </w:pPr>
            <w:r>
              <w:rPr>
                <w:rFonts w:hint="eastAsia"/>
                <w:sz w:val="18"/>
                <w:szCs w:val="18"/>
              </w:rPr>
              <w:t>事業計画者</w:t>
            </w:r>
          </w:p>
        </w:tc>
        <w:tc>
          <w:tcPr>
            <w:tcW w:w="2869" w:type="dxa"/>
          </w:tcPr>
          <w:p w14:paraId="49F42C6E" w14:textId="1F5205C0" w:rsidR="00546C4F" w:rsidRDefault="00546C4F" w:rsidP="004F06D6">
            <w:pPr>
              <w:snapToGrid w:val="0"/>
              <w:ind w:leftChars="50" w:left="105" w:firstLineChars="0" w:firstLine="0"/>
              <w:contextualSpacing/>
              <w:rPr>
                <w:sz w:val="18"/>
                <w:szCs w:val="18"/>
              </w:rPr>
            </w:pPr>
            <w:r>
              <w:rPr>
                <w:rFonts w:hint="eastAsia"/>
                <w:sz w:val="18"/>
                <w:szCs w:val="18"/>
              </w:rPr>
              <w:t>事業計画者</w:t>
            </w:r>
          </w:p>
        </w:tc>
        <w:tc>
          <w:tcPr>
            <w:tcW w:w="2869" w:type="dxa"/>
          </w:tcPr>
          <w:p w14:paraId="375948E2" w14:textId="3ED7FCF7" w:rsidR="00546C4F" w:rsidRDefault="00F61D83" w:rsidP="004F06D6">
            <w:pPr>
              <w:snapToGrid w:val="0"/>
              <w:ind w:leftChars="50" w:left="105" w:firstLineChars="0" w:firstLine="0"/>
              <w:contextualSpacing/>
              <w:rPr>
                <w:sz w:val="18"/>
                <w:szCs w:val="18"/>
              </w:rPr>
            </w:pPr>
            <w:r>
              <w:rPr>
                <w:rFonts w:hint="eastAsia"/>
                <w:sz w:val="18"/>
                <w:szCs w:val="18"/>
              </w:rPr>
              <w:t>行政など広域エリアや公園を管理する組織</w:t>
            </w:r>
          </w:p>
        </w:tc>
      </w:tr>
      <w:tr w:rsidR="005B4281" w:rsidRPr="0020133F" w14:paraId="27A0933A" w14:textId="2DCC99D1" w:rsidTr="00AA7D7F">
        <w:trPr>
          <w:trHeight w:val="283"/>
        </w:trPr>
        <w:tc>
          <w:tcPr>
            <w:tcW w:w="1129" w:type="dxa"/>
          </w:tcPr>
          <w:p w14:paraId="034468BE" w14:textId="097ACDAE"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検討する影響の期間</w:t>
            </w:r>
          </w:p>
        </w:tc>
        <w:tc>
          <w:tcPr>
            <w:tcW w:w="2869" w:type="dxa"/>
            <w:hideMark/>
          </w:tcPr>
          <w:p w14:paraId="46BBEFBD" w14:textId="40FF9007" w:rsidR="00E66941" w:rsidRPr="00AA7D7F" w:rsidRDefault="003C1AC6" w:rsidP="004F06D6">
            <w:pPr>
              <w:snapToGrid w:val="0"/>
              <w:ind w:leftChars="50" w:left="105" w:firstLineChars="0" w:firstLine="0"/>
              <w:contextualSpacing/>
              <w:rPr>
                <w:sz w:val="18"/>
                <w:szCs w:val="18"/>
              </w:rPr>
            </w:pPr>
            <w:r w:rsidRPr="00AA7D7F">
              <w:rPr>
                <w:rFonts w:hint="eastAsia"/>
                <w:sz w:val="18"/>
                <w:szCs w:val="18"/>
              </w:rPr>
              <w:t>対象</w:t>
            </w:r>
            <w:r w:rsidR="00E66941" w:rsidRPr="00AA7D7F">
              <w:rPr>
                <w:rFonts w:hint="eastAsia"/>
                <w:sz w:val="18"/>
                <w:szCs w:val="18"/>
              </w:rPr>
              <w:t>事業が工事</w:t>
            </w:r>
            <w:r w:rsidRPr="00AA7D7F">
              <w:rPr>
                <w:rFonts w:hint="eastAsia"/>
                <w:sz w:val="18"/>
                <w:szCs w:val="18"/>
              </w:rPr>
              <w:t>、</w:t>
            </w:r>
            <w:r w:rsidR="00E66941" w:rsidRPr="00AA7D7F">
              <w:rPr>
                <w:rFonts w:hint="eastAsia"/>
                <w:sz w:val="18"/>
                <w:szCs w:val="18"/>
              </w:rPr>
              <w:t>供用</w:t>
            </w:r>
            <w:r w:rsidRPr="00AA7D7F">
              <w:rPr>
                <w:rFonts w:hint="eastAsia"/>
                <w:sz w:val="18"/>
                <w:szCs w:val="18"/>
              </w:rPr>
              <w:t>、閉鎖を行う期間</w:t>
            </w:r>
          </w:p>
        </w:tc>
        <w:tc>
          <w:tcPr>
            <w:tcW w:w="2869" w:type="dxa"/>
            <w:hideMark/>
          </w:tcPr>
          <w:p w14:paraId="32E907E4" w14:textId="27452B38" w:rsidR="00E66941" w:rsidRPr="00AA7D7F" w:rsidRDefault="003C1AC6" w:rsidP="004F06D6">
            <w:pPr>
              <w:snapToGrid w:val="0"/>
              <w:ind w:leftChars="50" w:left="105" w:firstLineChars="0" w:firstLine="0"/>
              <w:contextualSpacing/>
              <w:rPr>
                <w:sz w:val="18"/>
                <w:szCs w:val="18"/>
              </w:rPr>
            </w:pPr>
            <w:r w:rsidRPr="00AA7D7F">
              <w:rPr>
                <w:rFonts w:hint="eastAsia"/>
                <w:sz w:val="18"/>
                <w:szCs w:val="18"/>
              </w:rPr>
              <w:t>対象事業が工事、供用、閉鎖を行う期間</w:t>
            </w:r>
          </w:p>
        </w:tc>
        <w:tc>
          <w:tcPr>
            <w:tcW w:w="2869" w:type="dxa"/>
          </w:tcPr>
          <w:p w14:paraId="1D35A951" w14:textId="568D583A" w:rsidR="00E66941" w:rsidRPr="00AA7D7F" w:rsidRDefault="00302F74" w:rsidP="004F06D6">
            <w:pPr>
              <w:snapToGrid w:val="0"/>
              <w:ind w:leftChars="50" w:left="105" w:firstLineChars="0" w:firstLine="0"/>
              <w:contextualSpacing/>
              <w:rPr>
                <w:sz w:val="18"/>
                <w:szCs w:val="18"/>
              </w:rPr>
            </w:pPr>
            <w:r w:rsidRPr="00AA7D7F">
              <w:rPr>
                <w:rFonts w:hint="eastAsia"/>
                <w:sz w:val="18"/>
                <w:szCs w:val="18"/>
              </w:rPr>
              <w:t>期間は限定しない</w:t>
            </w:r>
            <w:r w:rsidR="00871A9F" w:rsidRPr="00AA7D7F">
              <w:rPr>
                <w:sz w:val="18"/>
                <w:szCs w:val="18"/>
              </w:rPr>
              <w:t>(</w:t>
            </w:r>
            <w:r w:rsidR="00871A9F" w:rsidRPr="00AA7D7F">
              <w:rPr>
                <w:rFonts w:hint="eastAsia"/>
                <w:sz w:val="18"/>
                <w:szCs w:val="18"/>
              </w:rPr>
              <w:t>過去－現在－将来</w:t>
            </w:r>
            <w:r w:rsidR="00871A9F" w:rsidRPr="00AA7D7F">
              <w:rPr>
                <w:sz w:val="18"/>
                <w:szCs w:val="18"/>
              </w:rPr>
              <w:t>)を含む</w:t>
            </w:r>
          </w:p>
        </w:tc>
      </w:tr>
      <w:tr w:rsidR="005B4281" w:rsidRPr="0020133F" w14:paraId="4F9B81DE" w14:textId="70110FF6" w:rsidTr="00AA7D7F">
        <w:trPr>
          <w:trHeight w:val="283"/>
        </w:trPr>
        <w:tc>
          <w:tcPr>
            <w:tcW w:w="1129" w:type="dxa"/>
          </w:tcPr>
          <w:p w14:paraId="12C1AD68" w14:textId="125BE6C1"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検討エリア</w:t>
            </w:r>
          </w:p>
        </w:tc>
        <w:tc>
          <w:tcPr>
            <w:tcW w:w="2869" w:type="dxa"/>
            <w:hideMark/>
          </w:tcPr>
          <w:p w14:paraId="32B4FC21" w14:textId="2E04CD10"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概ね項目共通</w:t>
            </w:r>
            <w:r w:rsidR="00081D85" w:rsidRPr="00AA7D7F">
              <w:rPr>
                <w:sz w:val="18"/>
                <w:szCs w:val="18"/>
              </w:rPr>
              <w:t>(事業計画地とその周辺)</w:t>
            </w:r>
          </w:p>
        </w:tc>
        <w:tc>
          <w:tcPr>
            <w:tcW w:w="2869" w:type="dxa"/>
            <w:hideMark/>
          </w:tcPr>
          <w:p w14:paraId="64394FCF" w14:textId="44B2232C" w:rsidR="00E66941" w:rsidRPr="00AA7D7F" w:rsidRDefault="00E66941" w:rsidP="004F06D6">
            <w:pPr>
              <w:snapToGrid w:val="0"/>
              <w:ind w:leftChars="50" w:left="105" w:firstLineChars="0" w:firstLine="0"/>
              <w:contextualSpacing/>
              <w:rPr>
                <w:sz w:val="18"/>
                <w:szCs w:val="18"/>
              </w:rPr>
            </w:pPr>
            <w:r w:rsidRPr="00AA7D7F">
              <w:rPr>
                <w:sz w:val="18"/>
                <w:szCs w:val="18"/>
              </w:rPr>
              <w:t>VECごとに異なる</w:t>
            </w:r>
          </w:p>
        </w:tc>
        <w:tc>
          <w:tcPr>
            <w:tcW w:w="2869" w:type="dxa"/>
          </w:tcPr>
          <w:p w14:paraId="599E3837" w14:textId="307AB98B" w:rsidR="00E66941" w:rsidRPr="00AA7D7F" w:rsidRDefault="00081D85" w:rsidP="004F06D6">
            <w:pPr>
              <w:snapToGrid w:val="0"/>
              <w:ind w:leftChars="50" w:left="105" w:firstLineChars="0" w:firstLine="0"/>
              <w:contextualSpacing/>
              <w:rPr>
                <w:sz w:val="18"/>
                <w:szCs w:val="18"/>
              </w:rPr>
            </w:pPr>
            <w:r w:rsidRPr="00AA7D7F">
              <w:rPr>
                <w:sz w:val="18"/>
                <w:szCs w:val="18"/>
              </w:rPr>
              <w:t>VECごとに異なる</w:t>
            </w:r>
          </w:p>
        </w:tc>
      </w:tr>
      <w:tr w:rsidR="005B4281" w:rsidRPr="0020133F" w14:paraId="4D10003D" w14:textId="650CCFAE" w:rsidTr="00AA7D7F">
        <w:trPr>
          <w:trHeight w:val="283"/>
        </w:trPr>
        <w:tc>
          <w:tcPr>
            <w:tcW w:w="1129" w:type="dxa"/>
          </w:tcPr>
          <w:p w14:paraId="0EB4DB02" w14:textId="7497A2F3"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調査項目</w:t>
            </w:r>
          </w:p>
        </w:tc>
        <w:tc>
          <w:tcPr>
            <w:tcW w:w="2869" w:type="dxa"/>
          </w:tcPr>
          <w:p w14:paraId="04D5B01B" w14:textId="2397D28C"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影響の大きさにかかわらず影響を受ける項目</w:t>
            </w:r>
            <w:r w:rsidR="007B3AF3" w:rsidRPr="00AA7D7F">
              <w:rPr>
                <w:rFonts w:hint="eastAsia"/>
                <w:sz w:val="18"/>
                <w:szCs w:val="18"/>
              </w:rPr>
              <w:t>が対象</w:t>
            </w:r>
          </w:p>
        </w:tc>
        <w:tc>
          <w:tcPr>
            <w:tcW w:w="2869" w:type="dxa"/>
          </w:tcPr>
          <w:p w14:paraId="14D1BB6D" w14:textId="1274F81D"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重大な累積的影響を受ける可能性のあるもの</w:t>
            </w:r>
            <w:r w:rsidRPr="00AA7D7F">
              <w:rPr>
                <w:sz w:val="18"/>
                <w:szCs w:val="18"/>
              </w:rPr>
              <w:t>(VECs)</w:t>
            </w:r>
            <w:r w:rsidR="007B3AF3" w:rsidRPr="00AA7D7F">
              <w:rPr>
                <w:rFonts w:hint="eastAsia"/>
                <w:sz w:val="18"/>
                <w:szCs w:val="18"/>
              </w:rPr>
              <w:t>が対象</w:t>
            </w:r>
          </w:p>
        </w:tc>
        <w:tc>
          <w:tcPr>
            <w:tcW w:w="2869" w:type="dxa"/>
          </w:tcPr>
          <w:p w14:paraId="37883DCC" w14:textId="3D241505" w:rsidR="00E66941" w:rsidRPr="00AA7D7F" w:rsidRDefault="007B3AF3" w:rsidP="004F06D6">
            <w:pPr>
              <w:snapToGrid w:val="0"/>
              <w:ind w:leftChars="50" w:left="105" w:firstLineChars="0" w:firstLine="0"/>
              <w:contextualSpacing/>
              <w:rPr>
                <w:sz w:val="18"/>
                <w:szCs w:val="18"/>
              </w:rPr>
            </w:pPr>
            <w:r w:rsidRPr="00AA7D7F">
              <w:rPr>
                <w:rFonts w:hint="eastAsia"/>
                <w:sz w:val="18"/>
                <w:szCs w:val="18"/>
              </w:rPr>
              <w:t>重大な累積的影響を受ける可能性のあるもの</w:t>
            </w:r>
            <w:r w:rsidRPr="00AA7D7F">
              <w:rPr>
                <w:sz w:val="18"/>
                <w:szCs w:val="18"/>
              </w:rPr>
              <w:t>(VECs)が対象</w:t>
            </w:r>
          </w:p>
        </w:tc>
      </w:tr>
      <w:tr w:rsidR="00B838A1" w:rsidRPr="0020133F" w14:paraId="7BA5C848" w14:textId="77777777" w:rsidTr="00AA7D7F">
        <w:trPr>
          <w:trHeight w:val="283"/>
        </w:trPr>
        <w:tc>
          <w:tcPr>
            <w:tcW w:w="1129" w:type="dxa"/>
          </w:tcPr>
          <w:p w14:paraId="48AB98AF" w14:textId="6EF78E93" w:rsidR="00B838A1" w:rsidRPr="00AA7D7F" w:rsidRDefault="00B838A1" w:rsidP="00005F9D">
            <w:pPr>
              <w:adjustRightInd w:val="0"/>
              <w:snapToGrid w:val="0"/>
              <w:ind w:leftChars="0" w:left="0" w:firstLineChars="0" w:firstLine="0"/>
              <w:contextualSpacing/>
              <w:rPr>
                <w:b/>
                <w:bCs/>
                <w:sz w:val="18"/>
                <w:szCs w:val="18"/>
              </w:rPr>
            </w:pPr>
            <w:r w:rsidRPr="00AA7D7F">
              <w:rPr>
                <w:rFonts w:hint="eastAsia"/>
                <w:b/>
                <w:bCs/>
                <w:sz w:val="18"/>
                <w:szCs w:val="18"/>
              </w:rPr>
              <w:t>調査方法</w:t>
            </w:r>
          </w:p>
        </w:tc>
        <w:tc>
          <w:tcPr>
            <w:tcW w:w="2869" w:type="dxa"/>
          </w:tcPr>
          <w:p w14:paraId="7A0D52AE" w14:textId="072C758D" w:rsidR="00B838A1" w:rsidRPr="00AA7D7F" w:rsidRDefault="00B838A1" w:rsidP="004F06D6">
            <w:pPr>
              <w:snapToGrid w:val="0"/>
              <w:ind w:leftChars="50" w:left="105" w:firstLineChars="0" w:firstLine="0"/>
              <w:contextualSpacing/>
              <w:rPr>
                <w:sz w:val="18"/>
                <w:szCs w:val="18"/>
              </w:rPr>
            </w:pPr>
            <w:r w:rsidRPr="00AA7D7F">
              <w:rPr>
                <w:rFonts w:hint="eastAsia"/>
                <w:sz w:val="18"/>
                <w:szCs w:val="18"/>
              </w:rPr>
              <w:t>現地調査</w:t>
            </w:r>
          </w:p>
        </w:tc>
        <w:tc>
          <w:tcPr>
            <w:tcW w:w="2869" w:type="dxa"/>
          </w:tcPr>
          <w:p w14:paraId="6C29C6A2" w14:textId="08FB6CB8" w:rsidR="00B838A1" w:rsidRPr="00AA7D7F" w:rsidRDefault="00B838A1" w:rsidP="004F06D6">
            <w:pPr>
              <w:snapToGrid w:val="0"/>
              <w:ind w:leftChars="50" w:left="105" w:firstLineChars="0" w:firstLine="0"/>
              <w:contextualSpacing/>
              <w:rPr>
                <w:sz w:val="18"/>
                <w:szCs w:val="18"/>
              </w:rPr>
            </w:pPr>
            <w:r w:rsidRPr="00AA7D7F">
              <w:rPr>
                <w:rFonts w:hint="eastAsia"/>
                <w:sz w:val="18"/>
                <w:szCs w:val="18"/>
              </w:rPr>
              <w:t>文献調査</w:t>
            </w:r>
            <w:r w:rsidR="00511A22" w:rsidRPr="00AA7D7F">
              <w:rPr>
                <w:sz w:val="18"/>
                <w:szCs w:val="18"/>
              </w:rPr>
              <w:t>(データ収集)</w:t>
            </w:r>
          </w:p>
        </w:tc>
        <w:tc>
          <w:tcPr>
            <w:tcW w:w="2869" w:type="dxa"/>
          </w:tcPr>
          <w:p w14:paraId="19B62493" w14:textId="3573418B" w:rsidR="00B838A1" w:rsidRPr="00AA7D7F" w:rsidRDefault="00511A22" w:rsidP="004F06D6">
            <w:pPr>
              <w:snapToGrid w:val="0"/>
              <w:ind w:leftChars="50" w:left="105" w:firstLineChars="0" w:firstLine="0"/>
              <w:contextualSpacing/>
              <w:rPr>
                <w:sz w:val="18"/>
                <w:szCs w:val="18"/>
              </w:rPr>
            </w:pPr>
            <w:r w:rsidRPr="00AA7D7F">
              <w:rPr>
                <w:rFonts w:hint="eastAsia"/>
                <w:sz w:val="18"/>
                <w:szCs w:val="18"/>
              </w:rPr>
              <w:t>文献調査</w:t>
            </w:r>
            <w:r w:rsidRPr="00AA7D7F">
              <w:rPr>
                <w:sz w:val="18"/>
                <w:szCs w:val="18"/>
              </w:rPr>
              <w:t>(データ収集)</w:t>
            </w:r>
          </w:p>
        </w:tc>
      </w:tr>
      <w:tr w:rsidR="00FB5EDC" w:rsidRPr="00FB5EDC" w14:paraId="65332274" w14:textId="77777777" w:rsidTr="00AA7D7F">
        <w:trPr>
          <w:trHeight w:val="283"/>
        </w:trPr>
        <w:tc>
          <w:tcPr>
            <w:tcW w:w="1129" w:type="dxa"/>
          </w:tcPr>
          <w:p w14:paraId="20E7AF35" w14:textId="77777777"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選定生物種</w:t>
            </w:r>
          </w:p>
        </w:tc>
        <w:tc>
          <w:tcPr>
            <w:tcW w:w="2869" w:type="dxa"/>
            <w:hideMark/>
          </w:tcPr>
          <w:p w14:paraId="73394118" w14:textId="18ACD074" w:rsidR="00E66941" w:rsidRPr="00AA7D7F" w:rsidRDefault="00E66941" w:rsidP="0090684F">
            <w:pPr>
              <w:snapToGrid w:val="0"/>
              <w:ind w:leftChars="50" w:left="105" w:firstLineChars="0" w:firstLine="0"/>
              <w:contextualSpacing/>
              <w:rPr>
                <w:sz w:val="18"/>
                <w:szCs w:val="18"/>
              </w:rPr>
            </w:pPr>
            <w:r w:rsidRPr="00AA7D7F">
              <w:rPr>
                <w:rFonts w:hint="eastAsia"/>
                <w:sz w:val="18"/>
                <w:szCs w:val="18"/>
              </w:rPr>
              <w:t>上位・典型・特殊・希少種など</w:t>
            </w:r>
            <w:r w:rsidRPr="00AA7D7F">
              <w:rPr>
                <w:sz w:val="18"/>
                <w:szCs w:val="18"/>
              </w:rPr>
              <w:t>(事業計画地とその周辺に現在分布している種に限る)</w:t>
            </w:r>
          </w:p>
        </w:tc>
        <w:tc>
          <w:tcPr>
            <w:tcW w:w="2869" w:type="dxa"/>
            <w:hideMark/>
          </w:tcPr>
          <w:p w14:paraId="76832270" w14:textId="444D28BB" w:rsidR="00E66941" w:rsidRPr="00AA7D7F" w:rsidRDefault="00E66941" w:rsidP="0090684F">
            <w:pPr>
              <w:snapToGrid w:val="0"/>
              <w:ind w:leftChars="50" w:left="105" w:firstLineChars="0" w:firstLine="0"/>
              <w:contextualSpacing/>
              <w:rPr>
                <w:sz w:val="18"/>
                <w:szCs w:val="18"/>
              </w:rPr>
            </w:pPr>
            <w:r w:rsidRPr="00AA7D7F">
              <w:rPr>
                <w:rFonts w:hint="eastAsia"/>
                <w:sz w:val="18"/>
                <w:szCs w:val="18"/>
              </w:rPr>
              <w:t>累積的影響を受ける種</w:t>
            </w:r>
            <w:r w:rsidRPr="00AA7D7F">
              <w:rPr>
                <w:sz w:val="18"/>
                <w:szCs w:val="18"/>
              </w:rPr>
              <w:t>(</w:t>
            </w:r>
            <w:r w:rsidRPr="00AA7D7F">
              <w:rPr>
                <w:rFonts w:hint="eastAsia"/>
                <w:sz w:val="18"/>
                <w:szCs w:val="18"/>
              </w:rPr>
              <w:t>地域に分布していることや過去に分布していたことが分かっているが、現時点で事業計画地とその周辺で確認できない種も選定可能</w:t>
            </w:r>
            <w:r w:rsidRPr="00AA7D7F">
              <w:rPr>
                <w:sz w:val="18"/>
                <w:szCs w:val="18"/>
              </w:rPr>
              <w:t>)</w:t>
            </w:r>
          </w:p>
        </w:tc>
        <w:tc>
          <w:tcPr>
            <w:tcW w:w="2869" w:type="dxa"/>
          </w:tcPr>
          <w:p w14:paraId="42E9BD4E" w14:textId="74529897" w:rsidR="00E66941" w:rsidRPr="00AA7D7F" w:rsidRDefault="00951CB1" w:rsidP="0090684F">
            <w:pPr>
              <w:snapToGrid w:val="0"/>
              <w:ind w:leftChars="50" w:left="105" w:firstLineChars="0" w:firstLine="0"/>
              <w:contextualSpacing/>
              <w:rPr>
                <w:sz w:val="18"/>
                <w:szCs w:val="18"/>
              </w:rPr>
            </w:pPr>
            <w:r w:rsidRPr="00AA7D7F">
              <w:rPr>
                <w:rFonts w:hint="eastAsia"/>
                <w:sz w:val="18"/>
                <w:szCs w:val="18"/>
              </w:rPr>
              <w:t>累積的影響を受け</w:t>
            </w:r>
            <w:r w:rsidR="005B4281" w:rsidRPr="00AA7D7F">
              <w:rPr>
                <w:rFonts w:hint="eastAsia"/>
                <w:sz w:val="18"/>
                <w:szCs w:val="18"/>
              </w:rPr>
              <w:t>た</w:t>
            </w:r>
            <w:r w:rsidRPr="00AA7D7F">
              <w:rPr>
                <w:rFonts w:hint="eastAsia"/>
                <w:sz w:val="18"/>
                <w:szCs w:val="18"/>
              </w:rPr>
              <w:t>種</w:t>
            </w:r>
            <w:r w:rsidR="005B4281" w:rsidRPr="00AA7D7F">
              <w:rPr>
                <w:rFonts w:hint="eastAsia"/>
                <w:sz w:val="18"/>
                <w:szCs w:val="18"/>
              </w:rPr>
              <w:t>・将来累積的影響を受ける可能性のある種</w:t>
            </w:r>
          </w:p>
        </w:tc>
      </w:tr>
      <w:tr w:rsidR="005B4281" w:rsidRPr="0020133F" w14:paraId="1473123A" w14:textId="6FECDE1F" w:rsidTr="00AA7D7F">
        <w:trPr>
          <w:trHeight w:val="283"/>
        </w:trPr>
        <w:tc>
          <w:tcPr>
            <w:tcW w:w="1129" w:type="dxa"/>
          </w:tcPr>
          <w:p w14:paraId="0EC58C14" w14:textId="07F1BB4F"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調査内容</w:t>
            </w:r>
          </w:p>
        </w:tc>
        <w:tc>
          <w:tcPr>
            <w:tcW w:w="2869" w:type="dxa"/>
          </w:tcPr>
          <w:p w14:paraId="79E61479" w14:textId="05977DE6"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現時点の汚染の程度や存在の有無</w:t>
            </w:r>
          </w:p>
        </w:tc>
        <w:tc>
          <w:tcPr>
            <w:tcW w:w="2869" w:type="dxa"/>
          </w:tcPr>
          <w:p w14:paraId="0AAC70E1" w14:textId="072134F5"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汚染の分布の変化、環境要素間の関係、生息条件、回復力や潜在力</w:t>
            </w:r>
          </w:p>
        </w:tc>
        <w:tc>
          <w:tcPr>
            <w:tcW w:w="2869" w:type="dxa"/>
          </w:tcPr>
          <w:p w14:paraId="6D123D60" w14:textId="7D03B8D9" w:rsidR="00E66941" w:rsidRPr="00AA7D7F" w:rsidRDefault="00582AAA" w:rsidP="004F06D6">
            <w:pPr>
              <w:snapToGrid w:val="0"/>
              <w:ind w:leftChars="50" w:left="105" w:firstLineChars="0" w:firstLine="0"/>
              <w:contextualSpacing/>
              <w:rPr>
                <w:sz w:val="18"/>
                <w:szCs w:val="18"/>
              </w:rPr>
            </w:pPr>
            <w:r w:rsidRPr="00AA7D7F">
              <w:rPr>
                <w:rFonts w:hint="eastAsia"/>
                <w:sz w:val="18"/>
                <w:szCs w:val="18"/>
              </w:rPr>
              <w:t>汚染の分布の変化、環境要素間の関係、生息条件、回復力や潜在力</w:t>
            </w:r>
          </w:p>
        </w:tc>
      </w:tr>
      <w:tr w:rsidR="005B4281" w:rsidRPr="0020133F" w14:paraId="203F2358" w14:textId="0BD110A5" w:rsidTr="00AA7D7F">
        <w:trPr>
          <w:trHeight w:val="283"/>
        </w:trPr>
        <w:tc>
          <w:tcPr>
            <w:tcW w:w="1129" w:type="dxa"/>
          </w:tcPr>
          <w:p w14:paraId="71EFD4FA" w14:textId="02CD7095"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分析内容</w:t>
            </w:r>
          </w:p>
        </w:tc>
        <w:tc>
          <w:tcPr>
            <w:tcW w:w="2869" w:type="dxa"/>
          </w:tcPr>
          <w:p w14:paraId="1D8EEE2D" w14:textId="0379C7BA"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対象生物とその生息環境を調べる</w:t>
            </w:r>
          </w:p>
        </w:tc>
        <w:tc>
          <w:tcPr>
            <w:tcW w:w="2869" w:type="dxa"/>
          </w:tcPr>
          <w:p w14:paraId="0F53E32E" w14:textId="77777777"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生物の生息や環境課題と過去の人間活動との関係を分析する</w:t>
            </w:r>
          </w:p>
        </w:tc>
        <w:tc>
          <w:tcPr>
            <w:tcW w:w="2869" w:type="dxa"/>
          </w:tcPr>
          <w:p w14:paraId="6E783C71" w14:textId="7604539F" w:rsidR="00E66941" w:rsidRPr="00AA7D7F" w:rsidRDefault="009718FB" w:rsidP="004F06D6">
            <w:pPr>
              <w:snapToGrid w:val="0"/>
              <w:ind w:leftChars="50" w:left="105" w:firstLineChars="0" w:firstLine="0"/>
              <w:contextualSpacing/>
              <w:rPr>
                <w:sz w:val="18"/>
                <w:szCs w:val="18"/>
              </w:rPr>
            </w:pPr>
            <w:r w:rsidRPr="00AA7D7F">
              <w:rPr>
                <w:rFonts w:hint="eastAsia"/>
                <w:sz w:val="18"/>
                <w:szCs w:val="18"/>
              </w:rPr>
              <w:t>生物の生息や環境課題と過去の人間活動との関係を分析する</w:t>
            </w:r>
          </w:p>
        </w:tc>
      </w:tr>
      <w:tr w:rsidR="005B4281" w:rsidRPr="0020133F" w14:paraId="705848B9" w14:textId="55DBB717" w:rsidTr="00AA7D7F">
        <w:trPr>
          <w:trHeight w:val="283"/>
        </w:trPr>
        <w:tc>
          <w:tcPr>
            <w:tcW w:w="1129" w:type="dxa"/>
          </w:tcPr>
          <w:p w14:paraId="1BA56C03" w14:textId="2C5F2D4E"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保全目標</w:t>
            </w:r>
          </w:p>
        </w:tc>
        <w:tc>
          <w:tcPr>
            <w:tcW w:w="2869" w:type="dxa"/>
          </w:tcPr>
          <w:p w14:paraId="2ECD705F" w14:textId="5BAA8390" w:rsidR="00E66941" w:rsidRPr="00AA7D7F" w:rsidRDefault="00E66941" w:rsidP="00AA7D7F">
            <w:pPr>
              <w:tabs>
                <w:tab w:val="left" w:pos="2376"/>
              </w:tabs>
              <w:snapToGrid w:val="0"/>
              <w:ind w:leftChars="50" w:left="105" w:firstLineChars="0" w:firstLine="0"/>
              <w:contextualSpacing/>
              <w:rPr>
                <w:sz w:val="18"/>
                <w:szCs w:val="18"/>
              </w:rPr>
            </w:pPr>
            <w:r w:rsidRPr="00AA7D7F">
              <w:rPr>
                <w:rFonts w:hint="eastAsia"/>
                <w:sz w:val="18"/>
                <w:szCs w:val="18"/>
              </w:rPr>
              <w:t>現状非悪化・環境基準遵守</w:t>
            </w:r>
          </w:p>
        </w:tc>
        <w:tc>
          <w:tcPr>
            <w:tcW w:w="2869" w:type="dxa"/>
          </w:tcPr>
          <w:p w14:paraId="1A5CACA7" w14:textId="739B20CD" w:rsidR="00E66941" w:rsidRPr="00AA7D7F" w:rsidRDefault="00410288" w:rsidP="003F4486">
            <w:pPr>
              <w:snapToGrid w:val="0"/>
              <w:ind w:leftChars="50" w:left="105" w:firstLineChars="0" w:firstLine="0"/>
              <w:contextualSpacing/>
              <w:rPr>
                <w:sz w:val="18"/>
                <w:szCs w:val="18"/>
              </w:rPr>
            </w:pPr>
            <w:r>
              <w:rPr>
                <w:rFonts w:hint="eastAsia"/>
                <w:sz w:val="18"/>
                <w:szCs w:val="18"/>
              </w:rPr>
              <w:t>計画する事業が与える負荷により、</w:t>
            </w:r>
            <w:r w:rsidR="00E66941" w:rsidRPr="00AA7D7F">
              <w:rPr>
                <w:rFonts w:hint="eastAsia"/>
                <w:sz w:val="18"/>
                <w:szCs w:val="18"/>
              </w:rPr>
              <w:t>地域の環境容量</w:t>
            </w:r>
            <w:r w:rsidR="007E7ECD" w:rsidRPr="00AA7D7F">
              <w:rPr>
                <w:sz w:val="18"/>
                <w:szCs w:val="18"/>
              </w:rPr>
              <w:t>(</w:t>
            </w:r>
            <w:r w:rsidR="007E7ECD" w:rsidRPr="00AA7D7F">
              <w:rPr>
                <w:rFonts w:hint="eastAsia"/>
                <w:sz w:val="18"/>
                <w:szCs w:val="18"/>
              </w:rPr>
              <w:t>閾値</w:t>
            </w:r>
            <w:r w:rsidR="007E7ECD" w:rsidRPr="00AA7D7F">
              <w:rPr>
                <w:sz w:val="18"/>
                <w:szCs w:val="18"/>
              </w:rPr>
              <w:t>)</w:t>
            </w:r>
            <w:r w:rsidR="00E66941" w:rsidRPr="00AA7D7F">
              <w:rPr>
                <w:rFonts w:hint="eastAsia"/>
                <w:sz w:val="18"/>
                <w:szCs w:val="18"/>
              </w:rPr>
              <w:t>を超えてはならない</w:t>
            </w:r>
          </w:p>
        </w:tc>
        <w:tc>
          <w:tcPr>
            <w:tcW w:w="2869" w:type="dxa"/>
          </w:tcPr>
          <w:p w14:paraId="690BC17F" w14:textId="753CF93B" w:rsidR="00E66941" w:rsidRPr="00AA7D7F" w:rsidRDefault="00410288" w:rsidP="003F4486">
            <w:pPr>
              <w:snapToGrid w:val="0"/>
              <w:ind w:leftChars="50" w:left="105" w:firstLineChars="0" w:firstLine="0"/>
              <w:contextualSpacing/>
              <w:rPr>
                <w:sz w:val="18"/>
                <w:szCs w:val="18"/>
              </w:rPr>
            </w:pPr>
            <w:r>
              <w:rPr>
                <w:rFonts w:hint="eastAsia"/>
                <w:sz w:val="18"/>
                <w:szCs w:val="18"/>
              </w:rPr>
              <w:t>複数の事業が与える負荷により、</w:t>
            </w:r>
            <w:r w:rsidR="007E7ECD" w:rsidRPr="00AA7D7F">
              <w:rPr>
                <w:rFonts w:hint="eastAsia"/>
                <w:sz w:val="18"/>
                <w:szCs w:val="18"/>
              </w:rPr>
              <w:t>地域の環境容量</w:t>
            </w:r>
            <w:r w:rsidR="007E7ECD" w:rsidRPr="00AA7D7F">
              <w:rPr>
                <w:sz w:val="18"/>
                <w:szCs w:val="18"/>
              </w:rPr>
              <w:t>(閾値)を超えてはならない</w:t>
            </w:r>
          </w:p>
        </w:tc>
      </w:tr>
      <w:tr w:rsidR="005B4281" w:rsidRPr="0020133F" w14:paraId="37034271" w14:textId="2295602C" w:rsidTr="00AA7D7F">
        <w:trPr>
          <w:trHeight w:val="283"/>
        </w:trPr>
        <w:tc>
          <w:tcPr>
            <w:tcW w:w="1129" w:type="dxa"/>
          </w:tcPr>
          <w:p w14:paraId="38C10483" w14:textId="75911AAF"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モニタリング</w:t>
            </w:r>
          </w:p>
        </w:tc>
        <w:tc>
          <w:tcPr>
            <w:tcW w:w="2869" w:type="dxa"/>
          </w:tcPr>
          <w:p w14:paraId="6D9EDD32" w14:textId="493B49F9" w:rsidR="00E66941" w:rsidRPr="00AA7D7F" w:rsidRDefault="00E66941" w:rsidP="00AA7D7F">
            <w:pPr>
              <w:tabs>
                <w:tab w:val="right" w:pos="2899"/>
              </w:tabs>
              <w:snapToGrid w:val="0"/>
              <w:ind w:leftChars="50" w:left="105" w:firstLineChars="0" w:firstLine="0"/>
              <w:contextualSpacing/>
              <w:rPr>
                <w:sz w:val="18"/>
                <w:szCs w:val="18"/>
              </w:rPr>
            </w:pPr>
            <w:r w:rsidRPr="00AA7D7F">
              <w:rPr>
                <w:rFonts w:hint="eastAsia"/>
                <w:sz w:val="18"/>
                <w:szCs w:val="18"/>
              </w:rPr>
              <w:t>対象事業のみ</w:t>
            </w:r>
            <w:r w:rsidRPr="00AA7D7F">
              <w:rPr>
                <w:sz w:val="18"/>
                <w:szCs w:val="18"/>
              </w:rPr>
              <w:tab/>
            </w:r>
          </w:p>
        </w:tc>
        <w:tc>
          <w:tcPr>
            <w:tcW w:w="2869" w:type="dxa"/>
          </w:tcPr>
          <w:p w14:paraId="0298B277" w14:textId="21463BE8" w:rsidR="00E66941" w:rsidRPr="00AA7D7F" w:rsidRDefault="00E66941" w:rsidP="00AA7D7F">
            <w:pPr>
              <w:tabs>
                <w:tab w:val="center" w:pos="2639"/>
              </w:tabs>
              <w:snapToGrid w:val="0"/>
              <w:ind w:leftChars="50" w:left="105" w:firstLineChars="0" w:firstLine="0"/>
              <w:contextualSpacing/>
              <w:rPr>
                <w:sz w:val="18"/>
                <w:szCs w:val="18"/>
              </w:rPr>
            </w:pPr>
            <w:r w:rsidRPr="00AA7D7F">
              <w:rPr>
                <w:rFonts w:hint="eastAsia"/>
                <w:sz w:val="18"/>
                <w:szCs w:val="18"/>
              </w:rPr>
              <w:t>事業による負荷エリアのみ</w:t>
            </w:r>
          </w:p>
        </w:tc>
        <w:tc>
          <w:tcPr>
            <w:tcW w:w="2869" w:type="dxa"/>
          </w:tcPr>
          <w:p w14:paraId="5797337A" w14:textId="7EFB5C22" w:rsidR="00E66941" w:rsidRPr="00AA7D7F" w:rsidRDefault="007E7ECD" w:rsidP="00303EB9">
            <w:pPr>
              <w:tabs>
                <w:tab w:val="center" w:pos="2639"/>
              </w:tabs>
              <w:snapToGrid w:val="0"/>
              <w:ind w:leftChars="50" w:left="105" w:firstLineChars="0" w:firstLine="0"/>
              <w:contextualSpacing/>
              <w:rPr>
                <w:sz w:val="18"/>
                <w:szCs w:val="18"/>
              </w:rPr>
            </w:pPr>
            <w:r w:rsidRPr="00AA7D7F">
              <w:rPr>
                <w:rFonts w:hint="eastAsia"/>
                <w:sz w:val="18"/>
                <w:szCs w:val="18"/>
              </w:rPr>
              <w:t>地域全体</w:t>
            </w:r>
          </w:p>
        </w:tc>
      </w:tr>
      <w:tr w:rsidR="005B4281" w:rsidRPr="0020133F" w14:paraId="6815E403" w14:textId="613CCA99" w:rsidTr="00AA7D7F">
        <w:trPr>
          <w:trHeight w:val="283"/>
        </w:trPr>
        <w:tc>
          <w:tcPr>
            <w:tcW w:w="1129" w:type="dxa"/>
          </w:tcPr>
          <w:p w14:paraId="4112FAC7" w14:textId="599B009F" w:rsidR="00E66941" w:rsidRPr="00AA7D7F" w:rsidRDefault="00E66941" w:rsidP="00005F9D">
            <w:pPr>
              <w:adjustRightInd w:val="0"/>
              <w:snapToGrid w:val="0"/>
              <w:ind w:leftChars="0" w:left="0" w:firstLineChars="0" w:firstLine="0"/>
              <w:contextualSpacing/>
              <w:rPr>
                <w:b/>
                <w:bCs/>
                <w:sz w:val="18"/>
                <w:szCs w:val="18"/>
              </w:rPr>
            </w:pPr>
            <w:r w:rsidRPr="00AA7D7F">
              <w:rPr>
                <w:rFonts w:hint="eastAsia"/>
                <w:b/>
                <w:bCs/>
                <w:sz w:val="18"/>
                <w:szCs w:val="18"/>
              </w:rPr>
              <w:t>環境管理</w:t>
            </w:r>
          </w:p>
        </w:tc>
        <w:tc>
          <w:tcPr>
            <w:tcW w:w="2869" w:type="dxa"/>
          </w:tcPr>
          <w:p w14:paraId="1318C046" w14:textId="1E74E842" w:rsidR="00E66941" w:rsidRPr="00AA7D7F" w:rsidRDefault="00E66941" w:rsidP="004F06D6">
            <w:pPr>
              <w:snapToGrid w:val="0"/>
              <w:ind w:leftChars="50" w:left="105" w:firstLineChars="0" w:firstLine="0"/>
              <w:contextualSpacing/>
              <w:rPr>
                <w:sz w:val="18"/>
                <w:szCs w:val="18"/>
              </w:rPr>
            </w:pPr>
            <w:r w:rsidRPr="00AA7D7F">
              <w:rPr>
                <w:rFonts w:hint="eastAsia"/>
                <w:sz w:val="18"/>
                <w:szCs w:val="18"/>
              </w:rPr>
              <w:t>対象事業</w:t>
            </w:r>
            <w:r w:rsidR="0056227B" w:rsidRPr="00AA7D7F">
              <w:rPr>
                <w:rFonts w:hint="eastAsia"/>
                <w:sz w:val="18"/>
                <w:szCs w:val="18"/>
              </w:rPr>
              <w:t>の保全目標を達成するよう管理</w:t>
            </w:r>
          </w:p>
        </w:tc>
        <w:tc>
          <w:tcPr>
            <w:tcW w:w="2869" w:type="dxa"/>
          </w:tcPr>
          <w:p w14:paraId="3794F208" w14:textId="05FEEF91" w:rsidR="00E66941" w:rsidRPr="00AA7D7F" w:rsidRDefault="0056227B" w:rsidP="004F06D6">
            <w:pPr>
              <w:snapToGrid w:val="0"/>
              <w:ind w:leftChars="50" w:left="105" w:firstLineChars="0" w:firstLine="0"/>
              <w:contextualSpacing/>
              <w:rPr>
                <w:sz w:val="18"/>
                <w:szCs w:val="18"/>
              </w:rPr>
            </w:pPr>
            <w:r w:rsidRPr="00AA7D7F">
              <w:rPr>
                <w:rFonts w:hint="eastAsia"/>
                <w:sz w:val="18"/>
                <w:szCs w:val="18"/>
              </w:rPr>
              <w:t>広域環境管理目標を達成するよう管理</w:t>
            </w:r>
            <w:r w:rsidR="0020133F" w:rsidRPr="00AA7D7F">
              <w:rPr>
                <w:sz w:val="18"/>
                <w:szCs w:val="18"/>
              </w:rPr>
              <w:t>(将来他の事業の追加による</w:t>
            </w:r>
            <w:r w:rsidR="0020133F" w:rsidRPr="00AA7D7F">
              <w:rPr>
                <w:rFonts w:hint="eastAsia"/>
                <w:sz w:val="18"/>
                <w:szCs w:val="18"/>
              </w:rPr>
              <w:t>管理強化の可能性あり</w:t>
            </w:r>
            <w:r w:rsidR="0020133F" w:rsidRPr="00AA7D7F">
              <w:rPr>
                <w:sz w:val="18"/>
                <w:szCs w:val="18"/>
              </w:rPr>
              <w:t>)</w:t>
            </w:r>
          </w:p>
        </w:tc>
        <w:tc>
          <w:tcPr>
            <w:tcW w:w="2869" w:type="dxa"/>
          </w:tcPr>
          <w:p w14:paraId="74354883" w14:textId="168EE0FB" w:rsidR="00E66941" w:rsidRPr="00AA7D7F" w:rsidRDefault="0020133F" w:rsidP="004F06D6">
            <w:pPr>
              <w:snapToGrid w:val="0"/>
              <w:ind w:leftChars="50" w:left="105" w:firstLineChars="0" w:firstLine="0"/>
              <w:contextualSpacing/>
              <w:rPr>
                <w:sz w:val="18"/>
                <w:szCs w:val="18"/>
              </w:rPr>
            </w:pPr>
            <w:r w:rsidRPr="00AA7D7F">
              <w:rPr>
                <w:rFonts w:hint="eastAsia"/>
                <w:sz w:val="18"/>
                <w:szCs w:val="18"/>
              </w:rPr>
              <w:t>地域の環境容量</w:t>
            </w:r>
            <w:r w:rsidRPr="00AA7D7F">
              <w:rPr>
                <w:sz w:val="18"/>
                <w:szCs w:val="18"/>
              </w:rPr>
              <w:t>(閾値)を超え</w:t>
            </w:r>
            <w:r w:rsidR="00C84C95">
              <w:rPr>
                <w:rFonts w:hint="eastAsia"/>
                <w:sz w:val="18"/>
                <w:szCs w:val="18"/>
              </w:rPr>
              <w:t>ないよう管理</w:t>
            </w:r>
          </w:p>
        </w:tc>
      </w:tr>
    </w:tbl>
    <w:p w14:paraId="63682B0A" w14:textId="77777777" w:rsidR="00EE3165" w:rsidRPr="00E001C6" w:rsidRDefault="00EE3165" w:rsidP="004F06D6"/>
    <w:p w14:paraId="70EA55F9" w14:textId="77777777" w:rsidR="00A64178" w:rsidRPr="008912E2" w:rsidRDefault="00A64178" w:rsidP="008912E2"/>
    <w:p w14:paraId="7971C5A4" w14:textId="77777777" w:rsidR="00A25834" w:rsidRDefault="00A25834" w:rsidP="00682D34"/>
    <w:p w14:paraId="1D8B6FEA" w14:textId="2DFACBA1" w:rsidR="00E86C66" w:rsidRDefault="00E86C66" w:rsidP="00FD4AFE">
      <w:pPr>
        <w:pStyle w:val="2"/>
        <w:keepNext/>
      </w:pPr>
      <w:bookmarkStart w:id="30" w:name="_Toc192237412"/>
      <w:r>
        <w:rPr>
          <w:rFonts w:hint="eastAsia"/>
        </w:rPr>
        <w:lastRenderedPageBreak/>
        <w:t>２．我が国の制度に位置づけるにあたっての課題</w:t>
      </w:r>
      <w:bookmarkEnd w:id="30"/>
    </w:p>
    <w:p w14:paraId="2A614937" w14:textId="544B218F" w:rsidR="00E86C66" w:rsidRDefault="006876A3" w:rsidP="002861D8">
      <w:pPr>
        <w:pStyle w:val="3"/>
      </w:pPr>
      <w:r>
        <w:rPr>
          <w:rFonts w:hint="eastAsia"/>
        </w:rPr>
        <w:t>（１）</w:t>
      </w:r>
      <w:r w:rsidR="00F44569">
        <w:rPr>
          <w:rFonts w:hint="eastAsia"/>
        </w:rPr>
        <w:t>国や自治体の制度の中で運用する可能性</w:t>
      </w:r>
    </w:p>
    <w:p w14:paraId="028A438C" w14:textId="378C6708" w:rsidR="006876A3" w:rsidRDefault="00AF469B">
      <w:pPr>
        <w:pStyle w:val="4"/>
      </w:pPr>
      <w:r>
        <w:rPr>
          <w:rFonts w:hint="eastAsia"/>
        </w:rPr>
        <w:t xml:space="preserve">ア. </w:t>
      </w:r>
      <w:r w:rsidR="006876A3">
        <w:rPr>
          <w:rFonts w:hint="eastAsia"/>
        </w:rPr>
        <w:t>環境影響評価法</w:t>
      </w:r>
    </w:p>
    <w:p w14:paraId="65F9FC5D" w14:textId="77777777" w:rsidR="00CE4E5F" w:rsidRDefault="009F6D53" w:rsidP="009E5C6F">
      <w:r>
        <w:rPr>
          <w:rFonts w:hint="eastAsia"/>
        </w:rPr>
        <w:t>累積的影響評価を環境影響評価法の中で</w:t>
      </w:r>
      <w:r w:rsidR="003A4A2A">
        <w:rPr>
          <w:rFonts w:hint="eastAsia"/>
        </w:rPr>
        <w:t>運用するには二つの方法が</w:t>
      </w:r>
      <w:r w:rsidR="00684D72">
        <w:rPr>
          <w:rFonts w:hint="eastAsia"/>
        </w:rPr>
        <w:t>考えられる</w:t>
      </w:r>
      <w:r w:rsidR="003A4A2A">
        <w:rPr>
          <w:rFonts w:hint="eastAsia"/>
        </w:rPr>
        <w:t>。一つは戦略的環境アセスメントを法制度化し、その中で</w:t>
      </w:r>
      <w:r w:rsidR="00E92DAA">
        <w:rPr>
          <w:rFonts w:hint="eastAsia"/>
        </w:rPr>
        <w:t>広域的な累積的影響評価を行</w:t>
      </w:r>
      <w:r w:rsidR="00751E58">
        <w:rPr>
          <w:rFonts w:hint="eastAsia"/>
        </w:rPr>
        <w:t>ったうえで、ゾーニングや閾値を参考にしながら</w:t>
      </w:r>
      <w:r w:rsidR="00E92DAA">
        <w:rPr>
          <w:rFonts w:hint="eastAsia"/>
        </w:rPr>
        <w:t>現行の</w:t>
      </w:r>
      <w:r w:rsidR="00296BD0">
        <w:rPr>
          <w:rFonts w:hint="eastAsia"/>
        </w:rPr>
        <w:t>事業を対象とした</w:t>
      </w:r>
      <w:r w:rsidR="00E92DAA">
        <w:rPr>
          <w:rFonts w:hint="eastAsia"/>
        </w:rPr>
        <w:t>環境アセスメント</w:t>
      </w:r>
      <w:r w:rsidR="00751E58">
        <w:rPr>
          <w:rFonts w:hint="eastAsia"/>
        </w:rPr>
        <w:t>の中で累積的影響評価を行うという方法。もう一つの方法は、</w:t>
      </w:r>
      <w:r w:rsidR="00CB0059">
        <w:rPr>
          <w:rFonts w:hint="eastAsia"/>
        </w:rPr>
        <w:t>広域的な累積的影響評価は環境アセスメント制度外で行い、</w:t>
      </w:r>
      <w:r w:rsidR="003A4E83">
        <w:rPr>
          <w:rFonts w:hint="eastAsia"/>
        </w:rPr>
        <w:t>広域的な累積的影響評価の結果を参考にしながら</w:t>
      </w:r>
      <w:r w:rsidR="002D5877">
        <w:rPr>
          <w:rFonts w:hint="eastAsia"/>
        </w:rPr>
        <w:t>現行の環境アセスメントの中で累積的影響評価を行うという方法である。</w:t>
      </w:r>
    </w:p>
    <w:p w14:paraId="06CF8FC3" w14:textId="746D9475" w:rsidR="00F13C7B" w:rsidRDefault="009E5C6F" w:rsidP="009E5C6F">
      <w:r>
        <w:rPr>
          <w:rFonts w:hint="eastAsia"/>
        </w:rPr>
        <w:t>カナダでは</w:t>
      </w:r>
      <w:r w:rsidR="00863877">
        <w:rPr>
          <w:rFonts w:hint="eastAsia"/>
        </w:rPr>
        <w:t>、</w:t>
      </w:r>
      <w:r w:rsidR="00391267">
        <w:rPr>
          <w:rFonts w:hint="eastAsia"/>
        </w:rPr>
        <w:t>影響評価法(</w:t>
      </w:r>
      <w:r w:rsidR="008D4914" w:rsidRPr="008D4914">
        <w:t>The Impact Assessment Act</w:t>
      </w:r>
      <w:r w:rsidR="00391267">
        <w:rPr>
          <w:rFonts w:hint="eastAsia"/>
        </w:rPr>
        <w:t>:</w:t>
      </w:r>
      <w:r w:rsidR="008D4914" w:rsidRPr="008D4914">
        <w:t xml:space="preserve"> IAA)</w:t>
      </w:r>
      <w:r w:rsidR="00991F8C">
        <w:rPr>
          <w:rFonts w:hint="eastAsia"/>
        </w:rPr>
        <w:t>で戦略レベルの累積的影響評価を規定してい</w:t>
      </w:r>
      <w:r w:rsidR="003F49C7">
        <w:rPr>
          <w:rFonts w:hint="eastAsia"/>
        </w:rPr>
        <w:t>る</w:t>
      </w:r>
      <w:r w:rsidR="00991F8C">
        <w:rPr>
          <w:rFonts w:hint="eastAsia"/>
        </w:rPr>
        <w:t>が、</w:t>
      </w:r>
      <w:r w:rsidR="00E90AAA">
        <w:rPr>
          <w:rFonts w:hint="eastAsia"/>
        </w:rPr>
        <w:t>同法に</w:t>
      </w:r>
      <w:r w:rsidR="005945D9">
        <w:rPr>
          <w:rFonts w:hint="eastAsia"/>
        </w:rPr>
        <w:t>義務付けられ</w:t>
      </w:r>
      <w:r w:rsidR="00C24738">
        <w:rPr>
          <w:rFonts w:hint="eastAsia"/>
        </w:rPr>
        <w:t>た形で実施される</w:t>
      </w:r>
      <w:r w:rsidR="00391267">
        <w:rPr>
          <w:rFonts w:hint="eastAsia"/>
        </w:rPr>
        <w:t>累積的影響評価はわずかしかない</w:t>
      </w:r>
      <w:r w:rsidR="006A1937">
        <w:rPr>
          <w:rFonts w:hint="eastAsia"/>
        </w:rPr>
        <w:t>。</w:t>
      </w:r>
      <w:r w:rsidR="00D41586">
        <w:rPr>
          <w:rFonts w:hint="eastAsia"/>
        </w:rPr>
        <w:t>カナダで行われている地域累積的影響評価(</w:t>
      </w:r>
      <w:r w:rsidR="00D41586" w:rsidRPr="00D41586">
        <w:t>Regional Cumulative Effects Assessments</w:t>
      </w:r>
      <w:r w:rsidR="00D41586">
        <w:rPr>
          <w:rFonts w:hint="eastAsia"/>
        </w:rPr>
        <w:t>:</w:t>
      </w:r>
      <w:r w:rsidR="00D41586" w:rsidRPr="00D41586">
        <w:t xml:space="preserve"> RCEAs</w:t>
      </w:r>
      <w:r w:rsidR="00D41586">
        <w:rPr>
          <w:rFonts w:hint="eastAsia"/>
        </w:rPr>
        <w:t>)</w:t>
      </w:r>
      <w:r w:rsidR="007C4071">
        <w:rPr>
          <w:rFonts w:hint="eastAsia"/>
        </w:rPr>
        <w:t>のほとんどの例</w:t>
      </w:r>
      <w:r w:rsidR="00D41586">
        <w:rPr>
          <w:rFonts w:hint="eastAsia"/>
        </w:rPr>
        <w:t>は、</w:t>
      </w:r>
      <w:r w:rsidR="007B6474">
        <w:rPr>
          <w:rFonts w:hint="eastAsia"/>
        </w:rPr>
        <w:t>州の環境法や</w:t>
      </w:r>
      <w:r w:rsidR="0035515C">
        <w:rPr>
          <w:rFonts w:hint="eastAsia"/>
        </w:rPr>
        <w:t>閣僚政策指令、</w:t>
      </w:r>
      <w:r w:rsidR="0035515C" w:rsidRPr="0035515C">
        <w:rPr>
          <w:rFonts w:hint="eastAsia"/>
        </w:rPr>
        <w:t>先住民グループとの協働による閣僚政策決定</w:t>
      </w:r>
      <w:r w:rsidR="00F13C7B">
        <w:rPr>
          <w:rFonts w:hint="eastAsia"/>
        </w:rPr>
        <w:t>に基づいて行われている</w:t>
      </w:r>
      <w:r w:rsidR="003F49C7">
        <w:rPr>
          <w:rFonts w:hint="eastAsia"/>
        </w:rPr>
        <w:t>(次表参照)</w:t>
      </w:r>
      <w:r w:rsidR="00F13C7B">
        <w:rPr>
          <w:rFonts w:hint="eastAsia"/>
        </w:rPr>
        <w:t>。</w:t>
      </w:r>
    </w:p>
    <w:p w14:paraId="308230EA" w14:textId="77777777" w:rsidR="004F7CC3" w:rsidRDefault="004F7CC3" w:rsidP="009E5C6F"/>
    <w:p w14:paraId="4ABD3F3A" w14:textId="6EA5CBF7" w:rsidR="00F13C7B" w:rsidRDefault="00602915" w:rsidP="004F06D6">
      <w:pPr>
        <w:pStyle w:val="af7"/>
      </w:pPr>
      <w:r>
        <w:rPr>
          <w:rFonts w:hint="eastAsia"/>
        </w:rPr>
        <w:t xml:space="preserve">　</w:t>
      </w:r>
      <w:r w:rsidR="00974E77">
        <w:t xml:space="preserve">表3 - </w:t>
      </w:r>
      <w:r w:rsidR="00974E77">
        <w:fldChar w:fldCharType="begin"/>
      </w:r>
      <w:r w:rsidR="00974E77">
        <w:instrText xml:space="preserve"> SEQ 表3_- \* ARABIC </w:instrText>
      </w:r>
      <w:r w:rsidR="00974E77">
        <w:fldChar w:fldCharType="separate"/>
      </w:r>
      <w:r w:rsidR="00974E77">
        <w:rPr>
          <w:noProof/>
        </w:rPr>
        <w:t>3</w:t>
      </w:r>
      <w:r w:rsidR="00974E77">
        <w:rPr>
          <w:noProof/>
        </w:rPr>
        <w:fldChar w:fldCharType="end"/>
      </w:r>
      <w:r w:rsidR="00974E77">
        <w:rPr>
          <w:rFonts w:hint="eastAsia"/>
        </w:rPr>
        <w:t xml:space="preserve"> </w:t>
      </w:r>
      <w:r w:rsidR="004F7CC3">
        <w:rPr>
          <w:rFonts w:hint="eastAsia"/>
        </w:rPr>
        <w:t>カナダで行われている地域</w:t>
      </w:r>
      <w:del w:id="31" w:author="辻阪吟子" w:date="2025-03-31T11:40:00Z" w16du:dateUtc="2025-03-31T02:40:00Z">
        <w:r w:rsidR="004F7CC3" w:rsidDel="00002450">
          <w:rPr>
            <w:rFonts w:hint="eastAsia"/>
          </w:rPr>
          <w:delText>累積影響</w:delText>
        </w:r>
      </w:del>
      <w:ins w:id="32" w:author="辻阪吟子" w:date="2025-03-31T11:40:00Z" w16du:dateUtc="2025-03-31T02:40:00Z">
        <w:r w:rsidR="00002450">
          <w:rPr>
            <w:rFonts w:hint="eastAsia"/>
          </w:rPr>
          <w:t>累積的影響</w:t>
        </w:r>
      </w:ins>
      <w:r w:rsidR="004F7CC3">
        <w:rPr>
          <w:rFonts w:hint="eastAsia"/>
        </w:rPr>
        <w:t>評価の実施主体と根拠法制・政策など</w:t>
      </w:r>
    </w:p>
    <w:tbl>
      <w:tblPr>
        <w:tblStyle w:val="ae"/>
        <w:tblW w:w="0" w:type="auto"/>
        <w:tblInd w:w="567" w:type="dxa"/>
        <w:tblLook w:val="04A0" w:firstRow="1" w:lastRow="0" w:firstColumn="1" w:lastColumn="0" w:noHBand="0" w:noVBand="1"/>
      </w:tblPr>
      <w:tblGrid>
        <w:gridCol w:w="2392"/>
        <w:gridCol w:w="3777"/>
        <w:gridCol w:w="3000"/>
      </w:tblGrid>
      <w:tr w:rsidR="00505EF7" w:rsidRPr="00D31151" w14:paraId="12262E03" w14:textId="77777777" w:rsidTr="00651E07">
        <w:trPr>
          <w:tblHeader/>
        </w:trPr>
        <w:tc>
          <w:tcPr>
            <w:tcW w:w="0" w:type="auto"/>
          </w:tcPr>
          <w:p w14:paraId="3C0E710B" w14:textId="68D34280" w:rsidR="00D97366" w:rsidRPr="004F06D6" w:rsidRDefault="00D97366" w:rsidP="004F06D6">
            <w:pPr>
              <w:snapToGrid w:val="0"/>
              <w:ind w:leftChars="0" w:left="0" w:firstLineChars="0" w:firstLine="0"/>
              <w:contextualSpacing/>
              <w:jc w:val="center"/>
              <w:rPr>
                <w:b/>
                <w:bCs/>
                <w:sz w:val="20"/>
                <w:szCs w:val="21"/>
              </w:rPr>
            </w:pPr>
            <w:r w:rsidRPr="004F06D6">
              <w:rPr>
                <w:rFonts w:hint="eastAsia"/>
                <w:b/>
                <w:bCs/>
                <w:sz w:val="20"/>
              </w:rPr>
              <w:t>実施主体</w:t>
            </w:r>
          </w:p>
        </w:tc>
        <w:tc>
          <w:tcPr>
            <w:tcW w:w="0" w:type="auto"/>
          </w:tcPr>
          <w:p w14:paraId="1113918F" w14:textId="1E1967A2" w:rsidR="00D97366" w:rsidRPr="004F06D6" w:rsidRDefault="00D97366" w:rsidP="004F06D6">
            <w:pPr>
              <w:snapToGrid w:val="0"/>
              <w:ind w:leftChars="0" w:left="0" w:firstLineChars="0" w:firstLine="0"/>
              <w:contextualSpacing/>
              <w:jc w:val="center"/>
              <w:rPr>
                <w:b/>
                <w:bCs/>
                <w:sz w:val="20"/>
                <w:szCs w:val="21"/>
              </w:rPr>
            </w:pPr>
            <w:r w:rsidRPr="004F06D6">
              <w:rPr>
                <w:rFonts w:hint="eastAsia"/>
                <w:b/>
                <w:bCs/>
                <w:sz w:val="20"/>
              </w:rPr>
              <w:t>根拠</w:t>
            </w:r>
            <w:r w:rsidR="00A72D54" w:rsidRPr="004F06D6">
              <w:rPr>
                <w:rFonts w:hint="eastAsia"/>
                <w:b/>
                <w:bCs/>
                <w:sz w:val="20"/>
              </w:rPr>
              <w:t>となる</w:t>
            </w:r>
            <w:r w:rsidRPr="004F06D6">
              <w:rPr>
                <w:rFonts w:hint="eastAsia"/>
                <w:b/>
                <w:bCs/>
                <w:sz w:val="20"/>
              </w:rPr>
              <w:t>法令</w:t>
            </w:r>
            <w:r w:rsidR="001B60C5" w:rsidRPr="004F06D6">
              <w:rPr>
                <w:rFonts w:hint="eastAsia"/>
                <w:b/>
                <w:bCs/>
                <w:sz w:val="20"/>
              </w:rPr>
              <w:t>・</w:t>
            </w:r>
            <w:r w:rsidR="00A72D54" w:rsidRPr="004F06D6">
              <w:rPr>
                <w:rFonts w:hint="eastAsia"/>
                <w:b/>
                <w:bCs/>
                <w:sz w:val="20"/>
              </w:rPr>
              <w:t>とりきめ</w:t>
            </w:r>
          </w:p>
        </w:tc>
        <w:tc>
          <w:tcPr>
            <w:tcW w:w="0" w:type="auto"/>
          </w:tcPr>
          <w:p w14:paraId="36C3D744" w14:textId="4723EC3A" w:rsidR="00D97366" w:rsidRPr="004F06D6" w:rsidRDefault="002B57AB" w:rsidP="004F06D6">
            <w:pPr>
              <w:snapToGrid w:val="0"/>
              <w:ind w:leftChars="0" w:left="0" w:firstLineChars="0" w:firstLine="0"/>
              <w:contextualSpacing/>
              <w:jc w:val="center"/>
              <w:rPr>
                <w:b/>
                <w:bCs/>
                <w:sz w:val="20"/>
                <w:szCs w:val="21"/>
              </w:rPr>
            </w:pPr>
            <w:r w:rsidRPr="004F06D6">
              <w:rPr>
                <w:rFonts w:hint="eastAsia"/>
                <w:b/>
                <w:bCs/>
                <w:sz w:val="20"/>
              </w:rPr>
              <w:t>事例</w:t>
            </w:r>
          </w:p>
        </w:tc>
      </w:tr>
      <w:tr w:rsidR="00505EF7" w:rsidRPr="00D31151" w14:paraId="3672F2E0" w14:textId="77777777" w:rsidTr="004F06D6">
        <w:tc>
          <w:tcPr>
            <w:tcW w:w="0" w:type="auto"/>
          </w:tcPr>
          <w:p w14:paraId="5DBFE88D" w14:textId="2014B945" w:rsidR="00D97366" w:rsidRPr="004F06D6" w:rsidRDefault="000A0CA6" w:rsidP="004F06D6">
            <w:pPr>
              <w:snapToGrid w:val="0"/>
              <w:ind w:leftChars="0" w:left="0" w:firstLineChars="0" w:firstLine="0"/>
              <w:contextualSpacing/>
              <w:rPr>
                <w:sz w:val="20"/>
                <w:szCs w:val="21"/>
              </w:rPr>
            </w:pPr>
            <w:r>
              <w:rPr>
                <w:rFonts w:hint="eastAsia"/>
                <w:sz w:val="20"/>
              </w:rPr>
              <w:t>州政府</w:t>
            </w:r>
          </w:p>
        </w:tc>
        <w:tc>
          <w:tcPr>
            <w:tcW w:w="0" w:type="auto"/>
          </w:tcPr>
          <w:p w14:paraId="264963A8" w14:textId="13F794AA" w:rsidR="00BD6AEB" w:rsidRPr="004F06D6" w:rsidRDefault="00EE7D98" w:rsidP="004F06D6">
            <w:pPr>
              <w:snapToGrid w:val="0"/>
              <w:ind w:leftChars="0" w:left="0" w:firstLineChars="0" w:firstLine="0"/>
              <w:contextualSpacing/>
              <w:rPr>
                <w:sz w:val="20"/>
                <w:szCs w:val="21"/>
              </w:rPr>
            </w:pPr>
            <w:hyperlink r:id="rId12" w:history="1">
              <w:r w:rsidRPr="007A2785">
                <w:rPr>
                  <w:rStyle w:val="af0"/>
                  <w:rFonts w:hint="eastAsia"/>
                  <w:sz w:val="20"/>
                </w:rPr>
                <w:t xml:space="preserve">British Colombia </w:t>
              </w:r>
              <w:r w:rsidR="00EC3AF4" w:rsidRPr="007A2785">
                <w:rPr>
                  <w:rStyle w:val="af0"/>
                  <w:sz w:val="20"/>
                </w:rPr>
                <w:t>Cumulative Effects Framework</w:t>
              </w:r>
            </w:hyperlink>
            <w:r w:rsidR="007A2785">
              <w:rPr>
                <w:rFonts w:hint="eastAsia"/>
                <w:sz w:val="20"/>
              </w:rPr>
              <w:t xml:space="preserve"> (2021)</w:t>
            </w:r>
          </w:p>
        </w:tc>
        <w:tc>
          <w:tcPr>
            <w:tcW w:w="0" w:type="auto"/>
          </w:tcPr>
          <w:p w14:paraId="6880F63A" w14:textId="75C0C477" w:rsidR="00437F4B" w:rsidRPr="004F06D6" w:rsidRDefault="00505EF7" w:rsidP="007D7C5C">
            <w:pPr>
              <w:snapToGrid w:val="0"/>
              <w:ind w:leftChars="0" w:left="0" w:firstLineChars="0" w:firstLine="0"/>
              <w:contextualSpacing/>
              <w:rPr>
                <w:sz w:val="20"/>
                <w:szCs w:val="21"/>
              </w:rPr>
            </w:pPr>
            <w:hyperlink r:id="rId13" w:history="1">
              <w:r w:rsidRPr="00EE0A80">
                <w:rPr>
                  <w:rStyle w:val="af0"/>
                  <w:sz w:val="20"/>
                  <w:szCs w:val="21"/>
                </w:rPr>
                <w:t>Cumulative Effects Assessments by Region</w:t>
              </w:r>
            </w:hyperlink>
          </w:p>
        </w:tc>
      </w:tr>
      <w:tr w:rsidR="00505EF7" w:rsidRPr="00D31151" w14:paraId="2B0FD7BD" w14:textId="77777777" w:rsidTr="004F06D6">
        <w:tc>
          <w:tcPr>
            <w:tcW w:w="0" w:type="auto"/>
          </w:tcPr>
          <w:p w14:paraId="72DC531D" w14:textId="2D44E598" w:rsidR="00D97366" w:rsidRPr="004F06D6" w:rsidRDefault="00404556" w:rsidP="004F06D6">
            <w:pPr>
              <w:snapToGrid w:val="0"/>
              <w:ind w:leftChars="0" w:left="0" w:firstLineChars="0" w:firstLine="0"/>
              <w:contextualSpacing/>
              <w:rPr>
                <w:sz w:val="20"/>
                <w:szCs w:val="21"/>
              </w:rPr>
            </w:pPr>
            <w:r w:rsidRPr="004F06D6">
              <w:rPr>
                <w:rFonts w:hint="eastAsia"/>
                <w:sz w:val="20"/>
              </w:rPr>
              <w:t>カナダ環境・気候変動省</w:t>
            </w:r>
            <w:r w:rsidR="000D19D3" w:rsidRPr="004F06D6">
              <w:rPr>
                <w:sz w:val="20"/>
              </w:rPr>
              <w:t>(Minister of Environment and Climate Change)</w:t>
            </w:r>
          </w:p>
        </w:tc>
        <w:tc>
          <w:tcPr>
            <w:tcW w:w="0" w:type="auto"/>
          </w:tcPr>
          <w:p w14:paraId="7D73FDBD" w14:textId="77777777" w:rsidR="00D97366" w:rsidRPr="004F06D6" w:rsidRDefault="00B41740" w:rsidP="004F06D6">
            <w:pPr>
              <w:snapToGrid w:val="0"/>
              <w:ind w:leftChars="0" w:left="0" w:firstLineChars="0" w:firstLine="0"/>
              <w:contextualSpacing/>
              <w:rPr>
                <w:sz w:val="20"/>
                <w:szCs w:val="21"/>
              </w:rPr>
            </w:pPr>
            <w:r w:rsidRPr="004F06D6">
              <w:rPr>
                <w:rFonts w:hint="eastAsia"/>
                <w:sz w:val="20"/>
              </w:rPr>
              <w:t>内閣または閣僚の決定</w:t>
            </w:r>
            <w:r w:rsidR="001B60C5" w:rsidRPr="004F06D6">
              <w:rPr>
                <w:sz w:val="20"/>
              </w:rPr>
              <w:t>(法令に基づかない)</w:t>
            </w:r>
          </w:p>
          <w:p w14:paraId="70367E6B" w14:textId="271B2039" w:rsidR="001A651E" w:rsidRPr="004F06D6" w:rsidRDefault="00B84D5E" w:rsidP="004F06D6">
            <w:pPr>
              <w:snapToGrid w:val="0"/>
              <w:ind w:leftChars="0" w:left="0" w:firstLineChars="0" w:firstLine="0"/>
              <w:contextualSpacing/>
              <w:rPr>
                <w:sz w:val="20"/>
                <w:szCs w:val="21"/>
              </w:rPr>
            </w:pPr>
            <w:r w:rsidRPr="004F06D6">
              <w:rPr>
                <w:rFonts w:hint="eastAsia"/>
                <w:sz w:val="20"/>
              </w:rPr>
              <w:t>関係者間の覚書</w:t>
            </w:r>
            <w:r w:rsidR="001A651E" w:rsidRPr="004F06D6">
              <w:rPr>
                <w:sz w:val="20"/>
              </w:rPr>
              <w:t>:</w:t>
            </w:r>
            <w:r w:rsidR="00C94DED" w:rsidRPr="004F06D6">
              <w:rPr>
                <w:sz w:val="20"/>
              </w:rPr>
              <w:t>(</w:t>
            </w:r>
            <w:r w:rsidR="001A651E" w:rsidRPr="004F06D6">
              <w:rPr>
                <w:sz w:val="20"/>
              </w:rPr>
              <w:t xml:space="preserve"> Impact Assessment Agency of Canada (IAAC)</w:t>
            </w:r>
            <w:r w:rsidR="000905A3" w:rsidRPr="004F06D6">
              <w:rPr>
                <w:sz w:val="20"/>
              </w:rPr>
              <w:t>,</w:t>
            </w:r>
            <w:r w:rsidR="00C94DED" w:rsidRPr="004F06D6">
              <w:rPr>
                <w:sz w:val="20"/>
              </w:rPr>
              <w:t xml:space="preserve"> </w:t>
            </w:r>
            <w:r w:rsidR="001A651E" w:rsidRPr="004F06D6">
              <w:rPr>
                <w:sz w:val="20"/>
              </w:rPr>
              <w:t>Canada–Newfoundland and Labrador Offshore Petroleum Board (C-NLOPB)</w:t>
            </w:r>
            <w:r w:rsidR="000905A3" w:rsidRPr="004F06D6">
              <w:rPr>
                <w:sz w:val="20"/>
              </w:rPr>
              <w:t xml:space="preserve"> </w:t>
            </w:r>
            <w:r w:rsidR="00C94DED" w:rsidRPr="004F06D6">
              <w:rPr>
                <w:rFonts w:hint="eastAsia"/>
                <w:sz w:val="20"/>
              </w:rPr>
              <w:t>と</w:t>
            </w:r>
          </w:p>
          <w:p w14:paraId="096D7447" w14:textId="54C71A53" w:rsidR="001A651E" w:rsidRPr="004F06D6" w:rsidRDefault="001A651E" w:rsidP="004F06D6">
            <w:pPr>
              <w:snapToGrid w:val="0"/>
              <w:ind w:leftChars="0" w:left="0" w:firstLineChars="0" w:firstLine="0"/>
              <w:contextualSpacing/>
              <w:rPr>
                <w:sz w:val="20"/>
                <w:szCs w:val="21"/>
              </w:rPr>
            </w:pPr>
            <w:r w:rsidRPr="004F06D6">
              <w:rPr>
                <w:sz w:val="20"/>
              </w:rPr>
              <w:t>Government of Newfoundland and Labrador</w:t>
            </w:r>
            <w:r w:rsidR="00C94DED" w:rsidRPr="004F06D6">
              <w:rPr>
                <w:sz w:val="20"/>
              </w:rPr>
              <w:t>)</w:t>
            </w:r>
          </w:p>
        </w:tc>
        <w:tc>
          <w:tcPr>
            <w:tcW w:w="0" w:type="auto"/>
          </w:tcPr>
          <w:p w14:paraId="47127B45" w14:textId="35F63E52" w:rsidR="00D97366" w:rsidRPr="004F06D6" w:rsidRDefault="00DF1A3C" w:rsidP="004F06D6">
            <w:pPr>
              <w:snapToGrid w:val="0"/>
              <w:ind w:leftChars="0" w:left="0" w:firstLineChars="0" w:firstLine="0"/>
              <w:contextualSpacing/>
              <w:rPr>
                <w:sz w:val="20"/>
                <w:szCs w:val="21"/>
              </w:rPr>
            </w:pPr>
            <w:hyperlink r:id="rId14" w:history="1">
              <w:r w:rsidRPr="00FC1D88">
                <w:rPr>
                  <w:rStyle w:val="af0"/>
                  <w:sz w:val="20"/>
                  <w:szCs w:val="21"/>
                </w:rPr>
                <w:t xml:space="preserve">Regional </w:t>
              </w:r>
              <w:r w:rsidRPr="00FC1D88">
                <w:rPr>
                  <w:rStyle w:val="af0"/>
                  <w:sz w:val="20"/>
                </w:rPr>
                <w:t>Assessment of Offshore Oil and Gas Exploratory Drilling (Newfoundland and Labrador)</w:t>
              </w:r>
            </w:hyperlink>
          </w:p>
        </w:tc>
      </w:tr>
      <w:tr w:rsidR="00505EF7" w:rsidRPr="00D31151" w14:paraId="09E4BFF6" w14:textId="77777777" w:rsidTr="004F06D6">
        <w:tc>
          <w:tcPr>
            <w:tcW w:w="0" w:type="auto"/>
          </w:tcPr>
          <w:p w14:paraId="19D4470D" w14:textId="05C95228" w:rsidR="00D97366" w:rsidRPr="004F06D6" w:rsidRDefault="00404556" w:rsidP="004F06D6">
            <w:pPr>
              <w:snapToGrid w:val="0"/>
              <w:ind w:leftChars="0" w:left="0" w:firstLineChars="0" w:firstLine="0"/>
              <w:contextualSpacing/>
              <w:rPr>
                <w:sz w:val="20"/>
                <w:szCs w:val="21"/>
              </w:rPr>
            </w:pPr>
            <w:r w:rsidRPr="004F06D6">
              <w:rPr>
                <w:rFonts w:hint="eastAsia"/>
                <w:sz w:val="20"/>
              </w:rPr>
              <w:t>先住民政府</w:t>
            </w:r>
          </w:p>
        </w:tc>
        <w:tc>
          <w:tcPr>
            <w:tcW w:w="0" w:type="auto"/>
          </w:tcPr>
          <w:p w14:paraId="7FB68BF2" w14:textId="59F540A9" w:rsidR="00D97366" w:rsidRPr="004F06D6" w:rsidRDefault="00B41740" w:rsidP="004F06D6">
            <w:pPr>
              <w:snapToGrid w:val="0"/>
              <w:ind w:leftChars="0" w:left="0" w:firstLineChars="0" w:firstLine="0"/>
              <w:contextualSpacing/>
              <w:rPr>
                <w:sz w:val="20"/>
                <w:szCs w:val="21"/>
              </w:rPr>
            </w:pPr>
            <w:r w:rsidRPr="004F06D6">
              <w:rPr>
                <w:rFonts w:hint="eastAsia"/>
                <w:sz w:val="20"/>
              </w:rPr>
              <w:t>先住民との</w:t>
            </w:r>
            <w:r w:rsidR="00370CA9" w:rsidRPr="004F06D6">
              <w:rPr>
                <w:rFonts w:hint="eastAsia"/>
                <w:sz w:val="20"/>
              </w:rPr>
              <w:t>協力協定</w:t>
            </w:r>
            <w:r w:rsidR="00370CA9" w:rsidRPr="004F06D6">
              <w:rPr>
                <w:sz w:val="20"/>
              </w:rPr>
              <w:t>(</w:t>
            </w:r>
            <w:r w:rsidR="00CC1AE6" w:rsidRPr="004F06D6">
              <w:rPr>
                <w:sz w:val="20"/>
              </w:rPr>
              <w:t>C</w:t>
            </w:r>
            <w:r w:rsidR="00370CA9" w:rsidRPr="004F06D6">
              <w:rPr>
                <w:sz w:val="20"/>
              </w:rPr>
              <w:t>ollaborative agreements with Indigenous communities)</w:t>
            </w:r>
          </w:p>
        </w:tc>
        <w:tc>
          <w:tcPr>
            <w:tcW w:w="0" w:type="auto"/>
          </w:tcPr>
          <w:p w14:paraId="1923B508" w14:textId="7572849E" w:rsidR="00D97366" w:rsidRPr="004F06D6" w:rsidRDefault="00A46D39" w:rsidP="004F06D6">
            <w:pPr>
              <w:snapToGrid w:val="0"/>
              <w:ind w:leftChars="0" w:left="0" w:firstLineChars="0" w:firstLine="0"/>
              <w:contextualSpacing/>
              <w:rPr>
                <w:sz w:val="20"/>
                <w:szCs w:val="21"/>
              </w:rPr>
            </w:pPr>
            <w:hyperlink r:id="rId15" w:history="1">
              <w:r w:rsidRPr="00A82637">
                <w:rPr>
                  <w:rStyle w:val="af0"/>
                  <w:sz w:val="20"/>
                  <w:szCs w:val="21"/>
                </w:rPr>
                <w:t>Ring of Fire Regional Assessment (Ontario)</w:t>
              </w:r>
            </w:hyperlink>
          </w:p>
        </w:tc>
      </w:tr>
      <w:tr w:rsidR="00505EF7" w:rsidRPr="00D31151" w14:paraId="5B202CAF" w14:textId="77777777" w:rsidTr="004F06D6">
        <w:tc>
          <w:tcPr>
            <w:tcW w:w="0" w:type="auto"/>
          </w:tcPr>
          <w:p w14:paraId="36BA305D" w14:textId="7F3E066F" w:rsidR="00404556" w:rsidRPr="004F06D6" w:rsidRDefault="00841ED0" w:rsidP="004F06D6">
            <w:pPr>
              <w:snapToGrid w:val="0"/>
              <w:ind w:leftChars="0" w:left="0" w:firstLineChars="0" w:firstLine="0"/>
              <w:contextualSpacing/>
              <w:rPr>
                <w:sz w:val="20"/>
                <w:szCs w:val="21"/>
              </w:rPr>
            </w:pPr>
            <w:r>
              <w:rPr>
                <w:rFonts w:hint="eastAsia"/>
                <w:sz w:val="20"/>
              </w:rPr>
              <w:t>カナダ政府</w:t>
            </w:r>
          </w:p>
        </w:tc>
        <w:tc>
          <w:tcPr>
            <w:tcW w:w="0" w:type="auto"/>
          </w:tcPr>
          <w:p w14:paraId="1FDE3355" w14:textId="0B1CE816" w:rsidR="00E203BA" w:rsidRPr="004F06D6" w:rsidRDefault="00F30A0F" w:rsidP="004F06D6">
            <w:pPr>
              <w:snapToGrid w:val="0"/>
              <w:ind w:leftChars="0" w:left="0" w:firstLineChars="0" w:firstLine="0"/>
              <w:contextualSpacing/>
              <w:rPr>
                <w:sz w:val="20"/>
                <w:szCs w:val="21"/>
              </w:rPr>
            </w:pPr>
            <w:r>
              <w:rPr>
                <w:rFonts w:hint="eastAsia"/>
                <w:sz w:val="20"/>
              </w:rPr>
              <w:t>IUCNの要請に基づきカナダ政府が行ったSEA</w:t>
            </w:r>
            <w:r w:rsidR="00841ED0">
              <w:rPr>
                <w:rFonts w:hint="eastAsia"/>
                <w:sz w:val="20"/>
              </w:rPr>
              <w:t>(CEAを含む)</w:t>
            </w:r>
            <w:r>
              <w:rPr>
                <w:rFonts w:hint="eastAsia"/>
                <w:sz w:val="20"/>
              </w:rPr>
              <w:t>が、カナダ国内の独立コンサルタント</w:t>
            </w:r>
            <w:r w:rsidR="00FA1216">
              <w:rPr>
                <w:rFonts w:hint="eastAsia"/>
                <w:sz w:val="20"/>
              </w:rPr>
              <w:t>で編成された</w:t>
            </w:r>
            <w:r>
              <w:rPr>
                <w:rFonts w:hint="eastAsia"/>
                <w:sz w:val="20"/>
              </w:rPr>
              <w:t>チーム</w:t>
            </w:r>
            <w:r w:rsidR="00FA1216">
              <w:rPr>
                <w:rFonts w:hint="eastAsia"/>
                <w:sz w:val="20"/>
              </w:rPr>
              <w:t>により実施された。</w:t>
            </w:r>
          </w:p>
        </w:tc>
        <w:tc>
          <w:tcPr>
            <w:tcW w:w="0" w:type="auto"/>
          </w:tcPr>
          <w:p w14:paraId="43FFA837" w14:textId="46948312" w:rsidR="00737B4F" w:rsidRPr="00737B4F" w:rsidRDefault="00737B4F" w:rsidP="00737B4F">
            <w:pPr>
              <w:snapToGrid w:val="0"/>
              <w:ind w:leftChars="0" w:left="0" w:firstLineChars="0" w:firstLine="0"/>
              <w:contextualSpacing/>
              <w:rPr>
                <w:rStyle w:val="af0"/>
                <w:sz w:val="20"/>
                <w:szCs w:val="21"/>
              </w:rPr>
            </w:pPr>
            <w:r>
              <w:rPr>
                <w:sz w:val="20"/>
              </w:rPr>
              <w:fldChar w:fldCharType="begin"/>
            </w:r>
            <w:r>
              <w:rPr>
                <w:sz w:val="20"/>
              </w:rPr>
              <w:instrText>HYPERLINK "https://iaac-aeic.gc.ca/050/documents/p65505/125104E.pdf"</w:instrText>
            </w:r>
            <w:r>
              <w:rPr>
                <w:sz w:val="20"/>
              </w:rPr>
            </w:r>
            <w:r>
              <w:rPr>
                <w:sz w:val="20"/>
              </w:rPr>
              <w:fldChar w:fldCharType="separate"/>
            </w:r>
            <w:r w:rsidRPr="00737B4F">
              <w:rPr>
                <w:rStyle w:val="af0"/>
                <w:sz w:val="20"/>
                <w:szCs w:val="21"/>
              </w:rPr>
              <w:t>Strategic Environmental Assessment of Wood Buffalo National Park</w:t>
            </w:r>
          </w:p>
          <w:p w14:paraId="2A640BA9" w14:textId="6F00382E" w:rsidR="00404556" w:rsidRPr="004F06D6" w:rsidRDefault="00737B4F" w:rsidP="00737B4F">
            <w:pPr>
              <w:snapToGrid w:val="0"/>
              <w:ind w:leftChars="0" w:left="0" w:firstLineChars="0" w:firstLine="0"/>
              <w:contextualSpacing/>
              <w:rPr>
                <w:sz w:val="20"/>
                <w:szCs w:val="21"/>
              </w:rPr>
            </w:pPr>
            <w:r w:rsidRPr="00737B4F">
              <w:rPr>
                <w:rStyle w:val="af0"/>
                <w:sz w:val="20"/>
              </w:rPr>
              <w:t>World Heritage Site</w:t>
            </w:r>
            <w:r>
              <w:rPr>
                <w:sz w:val="20"/>
              </w:rPr>
              <w:fldChar w:fldCharType="end"/>
            </w:r>
          </w:p>
        </w:tc>
      </w:tr>
    </w:tbl>
    <w:p w14:paraId="2D521F93" w14:textId="77777777" w:rsidR="00F13C7B" w:rsidRDefault="00F13C7B" w:rsidP="009E5C6F"/>
    <w:p w14:paraId="5D748575" w14:textId="6497E059" w:rsidR="002F3A6F" w:rsidRDefault="00FB3220" w:rsidP="007B06FC">
      <w:r>
        <w:rPr>
          <w:rFonts w:hint="eastAsia"/>
        </w:rPr>
        <w:t>公害系の環境要素に限られるが、広域の累積的影響も個別の累積的影響も行政が行っている例もある。</w:t>
      </w:r>
      <w:r w:rsidR="0011629B">
        <w:rPr>
          <w:rFonts w:hint="eastAsia"/>
        </w:rPr>
        <w:t>米国ミネソタ州</w:t>
      </w:r>
      <w:r w:rsidR="009B12CA">
        <w:rPr>
          <w:rFonts w:hint="eastAsia"/>
        </w:rPr>
        <w:t>では、個別事業の累積的影響評価の実施を行政に義務付けている。</w:t>
      </w:r>
      <w:hyperlink r:id="rId16" w:history="1">
        <w:r w:rsidR="00E94B9E" w:rsidRPr="00E94B9E">
          <w:rPr>
            <w:rStyle w:val="af0"/>
            <w:rFonts w:hint="eastAsia"/>
          </w:rPr>
          <w:t>ミネソタ州規則</w:t>
        </w:r>
      </w:hyperlink>
      <w:r w:rsidR="005E56E3">
        <w:rPr>
          <w:rFonts w:hint="eastAsia"/>
        </w:rPr>
        <w:t xml:space="preserve"> </w:t>
      </w:r>
      <w:r w:rsidR="00B37C3C">
        <w:rPr>
          <w:rFonts w:hint="eastAsia"/>
        </w:rPr>
        <w:t>(2024)</w:t>
      </w:r>
      <w:r w:rsidR="00F46426">
        <w:rPr>
          <w:rFonts w:hint="eastAsia"/>
        </w:rPr>
        <w:t>によると</w:t>
      </w:r>
      <w:r w:rsidR="004A35E0">
        <w:rPr>
          <w:rFonts w:hint="eastAsia"/>
        </w:rPr>
        <w:t>、</w:t>
      </w:r>
      <w:r w:rsidR="001F6A54">
        <w:rPr>
          <w:rFonts w:hint="eastAsia"/>
        </w:rPr>
        <w:t>事業者は新設や</w:t>
      </w:r>
      <w:r w:rsidR="007B06FC">
        <w:rPr>
          <w:rFonts w:hint="eastAsia"/>
        </w:rPr>
        <w:t>拡張事業の</w:t>
      </w:r>
      <w:r w:rsidR="001F6A54">
        <w:rPr>
          <w:rFonts w:hint="eastAsia"/>
        </w:rPr>
        <w:t>認可</w:t>
      </w:r>
      <w:r w:rsidR="007B06FC">
        <w:rPr>
          <w:rFonts w:hint="eastAsia"/>
        </w:rPr>
        <w:t>(Air Permit)</w:t>
      </w:r>
      <w:r w:rsidR="001F6A54">
        <w:rPr>
          <w:rFonts w:hint="eastAsia"/>
        </w:rPr>
        <w:t>を取得するにあたり、ミネソ</w:t>
      </w:r>
      <w:r w:rsidR="001F6A54">
        <w:rPr>
          <w:rFonts w:hint="eastAsia"/>
        </w:rPr>
        <w:lastRenderedPageBreak/>
        <w:t>タ公害規制局</w:t>
      </w:r>
      <w:r w:rsidR="00F46426">
        <w:rPr>
          <w:rFonts w:hint="eastAsia"/>
        </w:rPr>
        <w:t>(MPCA)</w:t>
      </w:r>
      <w:r w:rsidR="00722AF1">
        <w:rPr>
          <w:rFonts w:hint="eastAsia"/>
        </w:rPr>
        <w:t>による</w:t>
      </w:r>
      <w:r w:rsidR="00576BE1">
        <w:rPr>
          <w:rFonts w:hint="eastAsia"/>
        </w:rPr>
        <w:t>累積的影響評価</w:t>
      </w:r>
      <w:r w:rsidR="00722AF1">
        <w:rPr>
          <w:rFonts w:hint="eastAsia"/>
        </w:rPr>
        <w:t>が必要とされる。</w:t>
      </w:r>
      <w:r w:rsidR="002B4F7F">
        <w:rPr>
          <w:rFonts w:hint="eastAsia"/>
        </w:rPr>
        <w:t>累積的評価実施にあたり、</w:t>
      </w:r>
      <w:r w:rsidR="000A7310">
        <w:rPr>
          <w:rFonts w:hint="eastAsia"/>
        </w:rPr>
        <w:t>必要なデータが常に同じところに集積され、</w:t>
      </w:r>
      <w:r w:rsidR="006322E7">
        <w:rPr>
          <w:rFonts w:hint="eastAsia"/>
        </w:rPr>
        <w:t>事業者に大きな負荷を与えることなく</w:t>
      </w:r>
      <w:r w:rsidR="000A7310">
        <w:rPr>
          <w:rFonts w:hint="eastAsia"/>
        </w:rPr>
        <w:t>容易に影響評価を行うことができるという点で、効率的な手法であると言える。</w:t>
      </w:r>
    </w:p>
    <w:p w14:paraId="19C0D178" w14:textId="1D5192AC" w:rsidR="005442BC" w:rsidRDefault="00712A2C" w:rsidP="00621811">
      <w:r>
        <w:rPr>
          <w:rFonts w:hint="eastAsia"/>
        </w:rPr>
        <w:t>法制度に基づく場合でも基づかない場合でも、</w:t>
      </w:r>
      <w:r w:rsidR="005C43A2">
        <w:rPr>
          <w:rFonts w:hint="eastAsia"/>
        </w:rPr>
        <w:t>広域的な累積的影響評価が存在しない状態で、現行の事業を対象としたEIAの中に累積的影響を組み入れるのは、</w:t>
      </w:r>
      <w:r w:rsidR="003C7146">
        <w:rPr>
          <w:rFonts w:hint="eastAsia"/>
        </w:rPr>
        <w:t>事業者への負担も大きく</w:t>
      </w:r>
      <w:r w:rsidR="00296BD0">
        <w:rPr>
          <w:rFonts w:hint="eastAsia"/>
        </w:rPr>
        <w:t>現実的ではない。</w:t>
      </w:r>
      <w:r w:rsidR="00621811">
        <w:rPr>
          <w:rFonts w:hint="eastAsia"/>
        </w:rPr>
        <w:t>収集したガイドラインの中でも、プロジェクトEIA</w:t>
      </w:r>
      <w:r w:rsidR="00057717">
        <w:rPr>
          <w:rFonts w:hint="eastAsia"/>
        </w:rPr>
        <w:t>の中で行う累積的影響評価の</w:t>
      </w:r>
      <w:r w:rsidR="00621811">
        <w:rPr>
          <w:rFonts w:hint="eastAsia"/>
        </w:rPr>
        <w:t>実務上の課題として</w:t>
      </w:r>
      <w:r w:rsidR="00057717">
        <w:rPr>
          <w:rFonts w:hint="eastAsia"/>
        </w:rPr>
        <w:t>、</w:t>
      </w:r>
      <w:r w:rsidR="005442BC">
        <w:rPr>
          <w:rFonts w:hint="eastAsia"/>
        </w:rPr>
        <w:t>データの不足や技術面での限界</w:t>
      </w:r>
      <w:r w:rsidR="001C3B26">
        <w:rPr>
          <w:rFonts w:hint="eastAsia"/>
        </w:rPr>
        <w:t>への言及が</w:t>
      </w:r>
      <w:r w:rsidR="00057717">
        <w:rPr>
          <w:rFonts w:hint="eastAsia"/>
        </w:rPr>
        <w:t>複数存在した</w:t>
      </w:r>
      <w:r w:rsidR="005442BC">
        <w:rPr>
          <w:rFonts w:hint="eastAsia"/>
        </w:rPr>
        <w:t>。</w:t>
      </w:r>
      <w:r w:rsidR="001D72AF">
        <w:rPr>
          <w:rFonts w:hint="eastAsia"/>
        </w:rPr>
        <w:t>広域での累積的影響評価が行われていない場合、事業者が他の事業とその負荷に関する情報を収集し、さらに自分たちの事業による環境負荷を加えて予測評価をするというのは、労力的にも技術的に困難が伴う。事業者が単独で膨大な情報を収集して分析するというのはかなり困難な作業であると思われる。実際米国で実施されているEIAの報告書の中で記載されている累積的影響もインパクトの累積だけに言及して終わるようなものもある。前提となる広域での累積的影響評価が存在しない状態で、個別事業の事業者に累積的影響評価を課すのは困難であろう。</w:t>
      </w:r>
      <w:r w:rsidR="005442BC">
        <w:rPr>
          <w:rFonts w:hint="eastAsia"/>
        </w:rPr>
        <w:t>あらかじめ空間計画に対するSEAで累積的影響評価が行われ、影響の程度が限界に近付いているエリアが明確になっていたり、流域全体の累積的影響評価が行われているエリアの中で、プロジェクトEIAの累積的影響評価を行うのであれば、事業者に大きな負担をかけることなく累積的影響評価を行うことが可能である。</w:t>
      </w:r>
    </w:p>
    <w:p w14:paraId="23D09871" w14:textId="77777777" w:rsidR="006C2EC7" w:rsidRPr="005442BC" w:rsidRDefault="006C2EC7" w:rsidP="00621811"/>
    <w:p w14:paraId="1CE9C06C" w14:textId="5C71877F" w:rsidR="00A0586C" w:rsidRDefault="00AF469B" w:rsidP="00035430">
      <w:pPr>
        <w:pStyle w:val="4"/>
      </w:pPr>
      <w:r>
        <w:rPr>
          <w:rFonts w:hint="eastAsia"/>
        </w:rPr>
        <w:t xml:space="preserve">イ. </w:t>
      </w:r>
      <w:r w:rsidR="00A0586C">
        <w:rPr>
          <w:rFonts w:hint="eastAsia"/>
        </w:rPr>
        <w:t>生物多様性戦略・環境基本計画</w:t>
      </w:r>
    </w:p>
    <w:p w14:paraId="5EF8FEA4" w14:textId="7C3BE08B" w:rsidR="00531DB8" w:rsidRDefault="00EB015E" w:rsidP="00DA2E42">
      <w:r>
        <w:rPr>
          <w:rFonts w:hint="eastAsia"/>
        </w:rPr>
        <w:t>広域の累積的影響評価は、</w:t>
      </w:r>
      <w:r w:rsidR="006C2EC7">
        <w:rPr>
          <w:rFonts w:hint="eastAsia"/>
        </w:rPr>
        <w:t>地方自治体が</w:t>
      </w:r>
      <w:r w:rsidR="004441F5">
        <w:rPr>
          <w:rFonts w:hint="eastAsia"/>
        </w:rPr>
        <w:t>地域の</w:t>
      </w:r>
      <w:r>
        <w:rPr>
          <w:rFonts w:hint="eastAsia"/>
        </w:rPr>
        <w:t>生物多様性</w:t>
      </w:r>
      <w:r w:rsidR="00BE707C">
        <w:rPr>
          <w:rFonts w:hint="eastAsia"/>
        </w:rPr>
        <w:t>地域</w:t>
      </w:r>
      <w:r>
        <w:rPr>
          <w:rFonts w:hint="eastAsia"/>
        </w:rPr>
        <w:t>戦略</w:t>
      </w:r>
      <w:r w:rsidR="00BE707C">
        <w:rPr>
          <w:rFonts w:hint="eastAsia"/>
        </w:rPr>
        <w:t>策定</w:t>
      </w:r>
      <w:r>
        <w:rPr>
          <w:rFonts w:hint="eastAsia"/>
        </w:rPr>
        <w:t>の中で行うことも可能</w:t>
      </w:r>
      <w:r w:rsidR="006C2EC7">
        <w:rPr>
          <w:rFonts w:hint="eastAsia"/>
        </w:rPr>
        <w:t>である</w:t>
      </w:r>
      <w:r>
        <w:rPr>
          <w:rFonts w:hint="eastAsia"/>
        </w:rPr>
        <w:t>。</w:t>
      </w:r>
      <w:r w:rsidR="001F67C0" w:rsidRPr="001F67C0">
        <w:rPr>
          <w:rFonts w:hint="eastAsia"/>
        </w:rPr>
        <w:t>「生物多様性基本法」（平成</w:t>
      </w:r>
      <w:r w:rsidR="001F67C0" w:rsidRPr="001F67C0">
        <w:t>20年法律第58号）</w:t>
      </w:r>
      <w:r w:rsidR="001F67C0">
        <w:rPr>
          <w:rFonts w:hint="eastAsia"/>
        </w:rPr>
        <w:t>は、</w:t>
      </w:r>
      <w:r w:rsidR="000D1B90">
        <w:rPr>
          <w:rFonts w:hint="eastAsia"/>
        </w:rPr>
        <w:t>第6条地方自治体の責務として</w:t>
      </w:r>
      <w:r w:rsidR="00A75B00">
        <w:rPr>
          <w:rFonts w:hint="eastAsia"/>
        </w:rPr>
        <w:t>「</w:t>
      </w:r>
      <w:r w:rsidR="00A75B00" w:rsidRPr="00A75B00">
        <w:rPr>
          <w:rFonts w:hint="eastAsia"/>
        </w:rPr>
        <w:t>地域の実情に応じた施策を実施する努力義務</w:t>
      </w:r>
      <w:r w:rsidR="00A75B00">
        <w:rPr>
          <w:rFonts w:hint="eastAsia"/>
        </w:rPr>
        <w:t>」</w:t>
      </w:r>
      <w:r w:rsidR="002972AE">
        <w:rPr>
          <w:rFonts w:hint="eastAsia"/>
        </w:rPr>
        <w:t>が示されており、</w:t>
      </w:r>
      <w:r w:rsidR="00722AC9">
        <w:rPr>
          <w:rFonts w:hint="eastAsia"/>
        </w:rPr>
        <w:t>都道府県や市町村レベルでの</w:t>
      </w:r>
      <w:r w:rsidR="00722AC9" w:rsidRPr="00722AC9">
        <w:rPr>
          <w:rFonts w:hint="eastAsia"/>
        </w:rPr>
        <w:t>、「地域戦略（地域版生物多様性戦略）」</w:t>
      </w:r>
      <w:r w:rsidR="00F23D31">
        <w:rPr>
          <w:rFonts w:hint="eastAsia"/>
        </w:rPr>
        <w:t>の策定が推奨されている</w:t>
      </w:r>
      <w:r w:rsidR="00A75B00">
        <w:rPr>
          <w:rFonts w:hint="eastAsia"/>
        </w:rPr>
        <w:t>。</w:t>
      </w:r>
      <w:r w:rsidR="00DF1D97">
        <w:rPr>
          <w:rFonts w:hint="eastAsia"/>
        </w:rPr>
        <w:t>地域戦略では、</w:t>
      </w:r>
      <w:r w:rsidR="006A3703">
        <w:rPr>
          <w:rFonts w:hint="eastAsia"/>
        </w:rPr>
        <w:t>地域の生物多様性の歴史と</w:t>
      </w:r>
      <w:r w:rsidR="0050342D">
        <w:rPr>
          <w:rFonts w:hint="eastAsia"/>
        </w:rPr>
        <w:t>将来のリスクを分析したうえで、ネイチャーポジティブや生態系回復に適する場所を特定する必要があ</w:t>
      </w:r>
      <w:r w:rsidR="00692550">
        <w:rPr>
          <w:rFonts w:hint="eastAsia"/>
        </w:rPr>
        <w:t>る</w:t>
      </w:r>
      <w:r w:rsidR="0050342D">
        <w:rPr>
          <w:rFonts w:hint="eastAsia"/>
        </w:rPr>
        <w:t>。</w:t>
      </w:r>
      <w:r w:rsidR="006E703E">
        <w:rPr>
          <w:rFonts w:hint="eastAsia"/>
        </w:rPr>
        <w:t>このような作業を行う上で、これまでの環境影響の累積を特定</w:t>
      </w:r>
      <w:r w:rsidR="00046212">
        <w:rPr>
          <w:rFonts w:hint="eastAsia"/>
        </w:rPr>
        <w:t>する</w:t>
      </w:r>
      <w:r w:rsidR="006E703E">
        <w:rPr>
          <w:rFonts w:hint="eastAsia"/>
        </w:rPr>
        <w:t>累積的影響評価は</w:t>
      </w:r>
      <w:r w:rsidR="00046212">
        <w:rPr>
          <w:rFonts w:hint="eastAsia"/>
        </w:rPr>
        <w:t>非常に有効なツールとして機能するはずである。</w:t>
      </w:r>
      <w:r w:rsidR="00BA3834">
        <w:rPr>
          <w:rFonts w:hint="eastAsia"/>
        </w:rPr>
        <w:t>また、累積的影響評価</w:t>
      </w:r>
      <w:r w:rsidR="009604B2">
        <w:rPr>
          <w:rFonts w:hint="eastAsia"/>
        </w:rPr>
        <w:t>は、一度実施して終わるのもではなく、モニタリングを継続して改訂を続けていくものである。そのため、累積的影響評価の結果は</w:t>
      </w:r>
      <w:r w:rsidR="00BA3834">
        <w:rPr>
          <w:rFonts w:hint="eastAsia"/>
        </w:rPr>
        <w:t>環境基本計画や地域の生物多様性戦略にも生かすことができる。</w:t>
      </w:r>
      <w:r w:rsidR="00932596">
        <w:rPr>
          <w:rFonts w:hint="eastAsia"/>
        </w:rPr>
        <w:t>地方自治体がこのような形で累積的影響評価を行えば、個別事業の環境影響評価の中でも累積的影響評価を容易に行えるようになる。</w:t>
      </w:r>
    </w:p>
    <w:p w14:paraId="504AC20B" w14:textId="25E53B70" w:rsidR="00C91D15" w:rsidRDefault="00C91D15" w:rsidP="00DA2E42">
      <w:r>
        <w:rPr>
          <w:rFonts w:hint="eastAsia"/>
        </w:rPr>
        <w:t>広域の累積的影響評価は地方自治体の環境基本計画の中でも実行可能である。</w:t>
      </w:r>
      <w:r w:rsidRPr="00C91D15">
        <w:rPr>
          <w:rFonts w:hint="eastAsia"/>
        </w:rPr>
        <w:t>「環境基本法」（平成</w:t>
      </w:r>
      <w:r w:rsidRPr="00C91D15">
        <w:t>5年法律第91号）</w:t>
      </w:r>
      <w:r w:rsidR="009477A5">
        <w:rPr>
          <w:rFonts w:hint="eastAsia"/>
        </w:rPr>
        <w:t>の</w:t>
      </w:r>
      <w:r w:rsidR="009477A5" w:rsidRPr="009477A5">
        <w:rPr>
          <w:rFonts w:hint="eastAsia"/>
        </w:rPr>
        <w:t>第</w:t>
      </w:r>
      <w:r w:rsidR="009477A5" w:rsidRPr="009477A5">
        <w:t>26条（地方公共団体の責務）</w:t>
      </w:r>
      <w:r w:rsidR="009477A5">
        <w:rPr>
          <w:rFonts w:hint="eastAsia"/>
        </w:rPr>
        <w:t>では</w:t>
      </w:r>
      <w:r w:rsidR="0054639E">
        <w:rPr>
          <w:rFonts w:hint="eastAsia"/>
        </w:rPr>
        <w:t>「</w:t>
      </w:r>
      <w:r w:rsidR="0054639E" w:rsidRPr="0054639E">
        <w:rPr>
          <w:rFonts w:hint="eastAsia"/>
        </w:rPr>
        <w:t>地方公共団体は、この法律の趣旨にのっとり、その区域の自然的社会的条件に応じて、環境の保全に関する施策を策定し、及び実施する責務を有する。</w:t>
      </w:r>
      <w:r w:rsidR="0054639E">
        <w:rPr>
          <w:rFonts w:hint="eastAsia"/>
        </w:rPr>
        <w:t>」とされ、</w:t>
      </w:r>
      <w:r w:rsidR="0054639E" w:rsidRPr="0054639E">
        <w:rPr>
          <w:rFonts w:hint="eastAsia"/>
        </w:rPr>
        <w:t>第</w:t>
      </w:r>
      <w:r w:rsidR="0054639E" w:rsidRPr="0054639E">
        <w:t>27条（地方公共団体による環境基本計画）</w:t>
      </w:r>
      <w:r w:rsidR="0054639E">
        <w:rPr>
          <w:rFonts w:hint="eastAsia"/>
        </w:rPr>
        <w:t>では</w:t>
      </w:r>
      <w:r w:rsidR="00D746B7">
        <w:rPr>
          <w:rFonts w:hint="eastAsia"/>
        </w:rPr>
        <w:t>「</w:t>
      </w:r>
      <w:r w:rsidR="00D746B7" w:rsidRPr="00D746B7">
        <w:rPr>
          <w:rFonts w:hint="eastAsia"/>
        </w:rPr>
        <w:t>地方公共団体は、環境の保全に関する施策を総合的かつ計画的に推進するため、環境の保全に関する計画（いわゆる「地方環境基本計画」）を定めるよう努めなければならない。</w:t>
      </w:r>
      <w:r w:rsidR="00D746B7">
        <w:rPr>
          <w:rFonts w:hint="eastAsia"/>
        </w:rPr>
        <w:t>」とされてい</w:t>
      </w:r>
      <w:r w:rsidR="00417E33">
        <w:rPr>
          <w:rFonts w:hint="eastAsia"/>
        </w:rPr>
        <w:t>る</w:t>
      </w:r>
      <w:r w:rsidR="00D746B7">
        <w:rPr>
          <w:rFonts w:hint="eastAsia"/>
        </w:rPr>
        <w:t>。</w:t>
      </w:r>
      <w:r w:rsidR="00F517BC">
        <w:rPr>
          <w:rFonts w:hint="eastAsia"/>
        </w:rPr>
        <w:t>環境基本計画では、生物多様性だけでなく、</w:t>
      </w:r>
      <w:r w:rsidR="00F517BC" w:rsidRPr="00F517BC">
        <w:rPr>
          <w:rFonts w:hint="eastAsia"/>
        </w:rPr>
        <w:t>地球温暖化対策、ごみ減量、環境教育、地域再生</w:t>
      </w:r>
      <w:r w:rsidR="00F517BC">
        <w:rPr>
          <w:rFonts w:hint="eastAsia"/>
        </w:rPr>
        <w:t>も</w:t>
      </w:r>
      <w:r w:rsidR="0072685D">
        <w:rPr>
          <w:rFonts w:hint="eastAsia"/>
        </w:rPr>
        <w:t>対象としており、</w:t>
      </w:r>
      <w:r w:rsidR="00D5724F">
        <w:rPr>
          <w:rFonts w:hint="eastAsia"/>
        </w:rPr>
        <w:t>広範な環境要素に対して累積的影響評価を行うことで、より具体的な計画策定につなげることができるはずである。</w:t>
      </w:r>
    </w:p>
    <w:p w14:paraId="6B7011E1" w14:textId="20223766" w:rsidR="00DA2E42" w:rsidRDefault="0074022F" w:rsidP="00DA2E42">
      <w:r>
        <w:rPr>
          <w:rFonts w:hint="eastAsia"/>
        </w:rPr>
        <w:lastRenderedPageBreak/>
        <w:t>実際、</w:t>
      </w:r>
      <w:r w:rsidR="0036138F">
        <w:rPr>
          <w:rFonts w:hint="eastAsia"/>
        </w:rPr>
        <w:t>地方自治体が</w:t>
      </w:r>
      <w:r w:rsidR="004441F5">
        <w:rPr>
          <w:rFonts w:hint="eastAsia"/>
        </w:rPr>
        <w:t>、地域の生物多様性戦略や環境基本計画の中で累積的影響評価を行っていくためには、地方自治体で</w:t>
      </w:r>
      <w:r w:rsidR="00A63CB4">
        <w:rPr>
          <w:rFonts w:hint="eastAsia"/>
        </w:rPr>
        <w:t>環境の情報と開発の情報を過去から現在まで地図上で整理し、その関係を分析しなければならない。</w:t>
      </w:r>
      <w:r w:rsidR="007A14FF">
        <w:rPr>
          <w:rFonts w:hint="eastAsia"/>
        </w:rPr>
        <w:t>地方自治体の中にこれらの作業ができる</w:t>
      </w:r>
      <w:r w:rsidR="00874DAB">
        <w:rPr>
          <w:rFonts w:hint="eastAsia"/>
        </w:rPr>
        <w:t>職員や部署があるところはあまり多くない。また、</w:t>
      </w:r>
      <w:r w:rsidR="00822E62">
        <w:rPr>
          <w:rFonts w:hint="eastAsia"/>
        </w:rPr>
        <w:t>国内の環境</w:t>
      </w:r>
      <w:r w:rsidR="00874DAB">
        <w:rPr>
          <w:rFonts w:hint="eastAsia"/>
        </w:rPr>
        <w:t>コンサルタント</w:t>
      </w:r>
      <w:r w:rsidR="00822E62">
        <w:rPr>
          <w:rFonts w:hint="eastAsia"/>
        </w:rPr>
        <w:t>で、</w:t>
      </w:r>
      <w:r w:rsidR="00822E62" w:rsidRPr="00822E62">
        <w:rPr>
          <w:rFonts w:hint="eastAsia"/>
        </w:rPr>
        <w:t>種分布モデル（</w:t>
      </w:r>
      <w:r w:rsidR="00822E62" w:rsidRPr="00822E62">
        <w:t>SDM: Species Distribution Modeling）</w:t>
      </w:r>
      <w:r w:rsidR="00822E62">
        <w:rPr>
          <w:rFonts w:hint="eastAsia"/>
        </w:rPr>
        <w:t>や</w:t>
      </w:r>
      <w:r w:rsidR="00822E62" w:rsidRPr="00822E62">
        <w:rPr>
          <w:rFonts w:hint="eastAsia"/>
        </w:rPr>
        <w:t>生態ニッチモデリング（</w:t>
      </w:r>
      <w:r w:rsidR="00822E62" w:rsidRPr="00822E62">
        <w:t>ENM: Ecological Niche Modeling）</w:t>
      </w:r>
      <w:r w:rsidR="00BC2011">
        <w:rPr>
          <w:rFonts w:hint="eastAsia"/>
        </w:rPr>
        <w:t>を扱えるところは</w:t>
      </w:r>
      <w:r w:rsidR="00692550">
        <w:rPr>
          <w:rFonts w:hint="eastAsia"/>
        </w:rPr>
        <w:t>ごく限られる</w:t>
      </w:r>
      <w:r w:rsidR="00BC2011">
        <w:rPr>
          <w:rFonts w:hint="eastAsia"/>
        </w:rPr>
        <w:t>ため、</w:t>
      </w:r>
      <w:r w:rsidR="009B5135">
        <w:rPr>
          <w:rFonts w:hint="eastAsia"/>
        </w:rPr>
        <w:t>地方自治体が自力で累積的影響評価を行うには技術的な課題が存在する。</w:t>
      </w:r>
      <w:r w:rsidR="0057291B">
        <w:rPr>
          <w:rFonts w:hint="eastAsia"/>
        </w:rPr>
        <w:t>これらの課題が克服できれば、</w:t>
      </w:r>
      <w:r w:rsidR="00CF2A23">
        <w:rPr>
          <w:rFonts w:hint="eastAsia"/>
        </w:rPr>
        <w:t>地方自治体が</w:t>
      </w:r>
      <w:r w:rsidR="002836A6">
        <w:rPr>
          <w:rFonts w:hint="eastAsia"/>
        </w:rPr>
        <w:t>累積的影響評価を行うことは可能である。</w:t>
      </w:r>
    </w:p>
    <w:p w14:paraId="24F7C9B9" w14:textId="77777777" w:rsidR="002836A6" w:rsidRPr="00DA2E42" w:rsidRDefault="002836A6" w:rsidP="004F06D6"/>
    <w:p w14:paraId="1FF228E0" w14:textId="51DD5AEA" w:rsidR="006D1F87" w:rsidRDefault="009C0B45" w:rsidP="002836A6">
      <w:pPr>
        <w:pStyle w:val="4"/>
        <w:tabs>
          <w:tab w:val="left" w:pos="3972"/>
        </w:tabs>
      </w:pPr>
      <w:r>
        <w:rPr>
          <w:rFonts w:hint="eastAsia"/>
        </w:rPr>
        <w:t>ウ．</w:t>
      </w:r>
      <w:r w:rsidR="006D1F87">
        <w:rPr>
          <w:rFonts w:hint="eastAsia"/>
        </w:rPr>
        <w:t>都市計画</w:t>
      </w:r>
      <w:r w:rsidR="00C2721B">
        <w:rPr>
          <w:rFonts w:hint="eastAsia"/>
        </w:rPr>
        <w:t>・都道府県計画</w:t>
      </w:r>
      <w:r w:rsidR="002836A6">
        <w:tab/>
      </w:r>
    </w:p>
    <w:p w14:paraId="7BF4E8E1" w14:textId="1D22E724" w:rsidR="002836A6" w:rsidRDefault="008E0691" w:rsidP="002836A6">
      <w:r>
        <w:rPr>
          <w:rFonts w:hint="eastAsia"/>
        </w:rPr>
        <w:t>地方自治体が</w:t>
      </w:r>
      <w:r w:rsidR="0062140A">
        <w:rPr>
          <w:rFonts w:hint="eastAsia"/>
        </w:rPr>
        <w:t>行う</w:t>
      </w:r>
      <w:r>
        <w:rPr>
          <w:rFonts w:hint="eastAsia"/>
        </w:rPr>
        <w:t>都市計画</w:t>
      </w:r>
      <w:r w:rsidR="0062140A">
        <w:rPr>
          <w:rFonts w:hint="eastAsia"/>
        </w:rPr>
        <w:t>の中で、累積的影響評価</w:t>
      </w:r>
      <w:r w:rsidR="00E95B99">
        <w:rPr>
          <w:rFonts w:hint="eastAsia"/>
        </w:rPr>
        <w:t>のツールを活用</w:t>
      </w:r>
      <w:r w:rsidR="0062140A">
        <w:rPr>
          <w:rFonts w:hint="eastAsia"/>
        </w:rPr>
        <w:t>する</w:t>
      </w:r>
      <w:r w:rsidR="00AF643C">
        <w:rPr>
          <w:rFonts w:hint="eastAsia"/>
        </w:rPr>
        <w:t>ことも可能である。</w:t>
      </w:r>
      <w:r w:rsidR="00AF643C" w:rsidRPr="00AF643C">
        <w:rPr>
          <w:rFonts w:hint="eastAsia"/>
        </w:rPr>
        <w:t>「都市計画法」（昭和</w:t>
      </w:r>
      <w:r w:rsidR="00AF643C" w:rsidRPr="00AF643C">
        <w:t>43年法律第100号）</w:t>
      </w:r>
      <w:r w:rsidR="008645F2" w:rsidRPr="008645F2">
        <w:rPr>
          <w:rFonts w:hint="eastAsia"/>
        </w:rPr>
        <w:t>第</w:t>
      </w:r>
      <w:r w:rsidR="003169A2">
        <w:rPr>
          <w:rFonts w:hint="eastAsia"/>
        </w:rPr>
        <w:t>３</w:t>
      </w:r>
      <w:r w:rsidR="008645F2" w:rsidRPr="008645F2">
        <w:t>条（</w:t>
      </w:r>
      <w:r w:rsidR="00784452" w:rsidRPr="00784452">
        <w:rPr>
          <w:rFonts w:hint="eastAsia"/>
        </w:rPr>
        <w:t>国、地方公共団体及び住民の責務</w:t>
      </w:r>
      <w:r w:rsidR="008645F2" w:rsidRPr="008645F2">
        <w:t>）</w:t>
      </w:r>
      <w:r w:rsidR="008645F2">
        <w:rPr>
          <w:rFonts w:hint="eastAsia"/>
        </w:rPr>
        <w:t>には、</w:t>
      </w:r>
      <w:r w:rsidR="00337C2A">
        <w:rPr>
          <w:rFonts w:hint="eastAsia"/>
        </w:rPr>
        <w:t>「</w:t>
      </w:r>
      <w:r w:rsidR="00541658" w:rsidRPr="00541658">
        <w:rPr>
          <w:rFonts w:hint="eastAsia"/>
        </w:rPr>
        <w:t>都市の住民は、国及び地方公共団体がこの法律の目的を達成するため行なう措置に協力し、良好な都市環境の形成に努めなければならない。</w:t>
      </w:r>
      <w:r w:rsidR="00337C2A">
        <w:rPr>
          <w:rFonts w:hint="eastAsia"/>
        </w:rPr>
        <w:t>」という記述があり、</w:t>
      </w:r>
      <w:r w:rsidR="000266C9" w:rsidRPr="000266C9">
        <w:rPr>
          <w:rFonts w:hint="eastAsia"/>
        </w:rPr>
        <w:t>「良好な都市環境」には、自然環境の保全や生態系への配慮が含まれる</w:t>
      </w:r>
      <w:r w:rsidR="009D6004">
        <w:rPr>
          <w:rFonts w:hint="eastAsia"/>
        </w:rPr>
        <w:t>。</w:t>
      </w:r>
      <w:r w:rsidR="00DC4408">
        <w:rPr>
          <w:rFonts w:hint="eastAsia"/>
        </w:rPr>
        <w:t>また</w:t>
      </w:r>
      <w:r w:rsidR="00DC4408" w:rsidRPr="00DC4408">
        <w:rPr>
          <w:rFonts w:hint="eastAsia"/>
        </w:rPr>
        <w:t>「国土利用計画法」</w:t>
      </w:r>
      <w:r w:rsidR="00DC4408" w:rsidRPr="00DC4408">
        <w:t>（昭和49年法律第92号）</w:t>
      </w:r>
      <w:r w:rsidR="00BE0FCC">
        <w:rPr>
          <w:rFonts w:hint="eastAsia"/>
        </w:rPr>
        <w:t>や</w:t>
      </w:r>
      <w:r w:rsidR="009B47A8">
        <w:rPr>
          <w:rFonts w:hint="eastAsia"/>
        </w:rPr>
        <w:t>「国土利用計画」(2021)には次表に示すような</w:t>
      </w:r>
      <w:r w:rsidR="009A0761">
        <w:rPr>
          <w:rFonts w:hint="eastAsia"/>
        </w:rPr>
        <w:t>環境保全の理念が記載されて</w:t>
      </w:r>
      <w:r w:rsidR="00862C3E">
        <w:rPr>
          <w:rFonts w:hint="eastAsia"/>
        </w:rPr>
        <w:t>おり、</w:t>
      </w:r>
      <w:r w:rsidR="00B32F75">
        <w:rPr>
          <w:rFonts w:hint="eastAsia"/>
        </w:rPr>
        <w:t>計画にあたって環境に十分配慮すべきことになっている。</w:t>
      </w:r>
      <w:r w:rsidR="00B32F75" w:rsidRPr="00B32F75">
        <w:rPr>
          <w:rFonts w:hint="eastAsia"/>
        </w:rPr>
        <w:t>国土利用計画法</w:t>
      </w:r>
      <w:r w:rsidR="00B32F75" w:rsidRPr="00B32F75">
        <w:t xml:space="preserve"> 第7条（都道府県計画）</w:t>
      </w:r>
      <w:r w:rsidR="001B080D">
        <w:rPr>
          <w:rFonts w:hint="eastAsia"/>
        </w:rPr>
        <w:t>では、「</w:t>
      </w:r>
      <w:r w:rsidR="00C30A0D" w:rsidRPr="00C30A0D">
        <w:rPr>
          <w:rFonts w:hint="eastAsia"/>
        </w:rPr>
        <w:t>都道府県は、政令で定めるところにより、当該都道府県の区域における国土の利用に関し必要な事項について都道府県計画を定めることができる</w:t>
      </w:r>
      <w:r w:rsidR="001B080D">
        <w:rPr>
          <w:rFonts w:hint="eastAsia"/>
        </w:rPr>
        <w:t>」</w:t>
      </w:r>
      <w:r w:rsidR="009D4926">
        <w:rPr>
          <w:rFonts w:hint="eastAsia"/>
        </w:rPr>
        <w:t>とされて</w:t>
      </w:r>
      <w:r w:rsidR="00BD4943">
        <w:rPr>
          <w:rFonts w:hint="eastAsia"/>
        </w:rPr>
        <w:t>いる。</w:t>
      </w:r>
      <w:r w:rsidR="00D67932">
        <w:rPr>
          <w:rFonts w:hint="eastAsia"/>
        </w:rPr>
        <w:t>第2条の基本理念に</w:t>
      </w:r>
      <w:r w:rsidR="00916CD9">
        <w:rPr>
          <w:rFonts w:hint="eastAsia"/>
        </w:rPr>
        <w:t>従って都道府県が</w:t>
      </w:r>
      <w:r w:rsidR="0091415F">
        <w:rPr>
          <w:rFonts w:hint="eastAsia"/>
        </w:rPr>
        <w:t>都道府県計画を策定するにあたり、</w:t>
      </w:r>
      <w:r w:rsidR="00862C3E">
        <w:rPr>
          <w:rFonts w:hint="eastAsia"/>
        </w:rPr>
        <w:t>累積的影響評価</w:t>
      </w:r>
      <w:r w:rsidR="00D42804">
        <w:rPr>
          <w:rFonts w:hint="eastAsia"/>
        </w:rPr>
        <w:t>はそのツールとして</w:t>
      </w:r>
      <w:r w:rsidR="00862C3E">
        <w:rPr>
          <w:rFonts w:hint="eastAsia"/>
        </w:rPr>
        <w:t>十分有効に機能する。</w:t>
      </w:r>
    </w:p>
    <w:p w14:paraId="21A10B64" w14:textId="77777777" w:rsidR="00B673C4" w:rsidRDefault="00B673C4" w:rsidP="002836A6"/>
    <w:p w14:paraId="4302665E" w14:textId="356672B9" w:rsidR="00862C3E" w:rsidRDefault="00974E77" w:rsidP="004F06D6">
      <w:pPr>
        <w:pStyle w:val="af7"/>
      </w:pPr>
      <w:r>
        <w:t xml:space="preserve">表3 - </w:t>
      </w:r>
      <w:r>
        <w:fldChar w:fldCharType="begin"/>
      </w:r>
      <w:r>
        <w:instrText xml:space="preserve"> SEQ 表3_- \* ARABIC </w:instrText>
      </w:r>
      <w:r>
        <w:fldChar w:fldCharType="separate"/>
      </w:r>
      <w:r>
        <w:rPr>
          <w:noProof/>
        </w:rPr>
        <w:t>4</w:t>
      </w:r>
      <w:r>
        <w:rPr>
          <w:noProof/>
        </w:rPr>
        <w:fldChar w:fldCharType="end"/>
      </w:r>
      <w:r>
        <w:rPr>
          <w:rFonts w:hint="eastAsia"/>
        </w:rPr>
        <w:t xml:space="preserve"> </w:t>
      </w:r>
      <w:r w:rsidR="00B673C4">
        <w:rPr>
          <w:rFonts w:hint="eastAsia"/>
        </w:rPr>
        <w:t>国土利用計画法と国土利用計画で述べられている環境保全</w:t>
      </w:r>
    </w:p>
    <w:tbl>
      <w:tblPr>
        <w:tblStyle w:val="ae"/>
        <w:tblW w:w="0" w:type="auto"/>
        <w:tblInd w:w="567" w:type="dxa"/>
        <w:tblLook w:val="04A0" w:firstRow="1" w:lastRow="0" w:firstColumn="1" w:lastColumn="0" w:noHBand="0" w:noVBand="1"/>
      </w:tblPr>
      <w:tblGrid>
        <w:gridCol w:w="1038"/>
        <w:gridCol w:w="1352"/>
        <w:gridCol w:w="6779"/>
      </w:tblGrid>
      <w:tr w:rsidR="008D4F15" w:rsidRPr="00D31151" w14:paraId="4AE6A87C" w14:textId="77777777" w:rsidTr="004F06D6">
        <w:trPr>
          <w:tblHeader/>
        </w:trPr>
        <w:tc>
          <w:tcPr>
            <w:tcW w:w="0" w:type="auto"/>
          </w:tcPr>
          <w:p w14:paraId="3B2A7276" w14:textId="78B8F53A" w:rsidR="008D4F15" w:rsidRPr="004F06D6" w:rsidRDefault="007C11F1" w:rsidP="004F06D6">
            <w:pPr>
              <w:ind w:leftChars="0" w:left="0" w:firstLineChars="0" w:firstLine="0"/>
              <w:jc w:val="center"/>
              <w:rPr>
                <w:b/>
                <w:bCs/>
                <w:sz w:val="20"/>
                <w:szCs w:val="21"/>
              </w:rPr>
            </w:pPr>
            <w:r w:rsidRPr="004F06D6">
              <w:rPr>
                <w:rFonts w:hint="eastAsia"/>
                <w:b/>
                <w:bCs/>
                <w:sz w:val="20"/>
              </w:rPr>
              <w:t>名称</w:t>
            </w:r>
          </w:p>
        </w:tc>
        <w:tc>
          <w:tcPr>
            <w:tcW w:w="0" w:type="auto"/>
          </w:tcPr>
          <w:p w14:paraId="0BFECB19" w14:textId="12E1B688" w:rsidR="008D4F15" w:rsidRPr="004F06D6" w:rsidRDefault="007C11F1" w:rsidP="004F06D6">
            <w:pPr>
              <w:ind w:leftChars="0" w:left="0" w:firstLineChars="0" w:firstLine="0"/>
              <w:jc w:val="center"/>
              <w:rPr>
                <w:b/>
                <w:bCs/>
                <w:sz w:val="20"/>
                <w:szCs w:val="21"/>
              </w:rPr>
            </w:pPr>
            <w:r w:rsidRPr="004F06D6">
              <w:rPr>
                <w:rFonts w:hint="eastAsia"/>
                <w:b/>
                <w:bCs/>
                <w:sz w:val="20"/>
              </w:rPr>
              <w:t>引用箇所</w:t>
            </w:r>
          </w:p>
        </w:tc>
        <w:tc>
          <w:tcPr>
            <w:tcW w:w="0" w:type="auto"/>
          </w:tcPr>
          <w:p w14:paraId="48C22DA9" w14:textId="13C9156B" w:rsidR="008D4F15" w:rsidRPr="004F06D6" w:rsidRDefault="007C11F1" w:rsidP="004F06D6">
            <w:pPr>
              <w:ind w:leftChars="0" w:left="0" w:firstLineChars="0" w:firstLine="0"/>
              <w:jc w:val="center"/>
              <w:rPr>
                <w:b/>
                <w:bCs/>
                <w:sz w:val="20"/>
                <w:szCs w:val="21"/>
              </w:rPr>
            </w:pPr>
            <w:r w:rsidRPr="004F06D6">
              <w:rPr>
                <w:rFonts w:hint="eastAsia"/>
                <w:b/>
                <w:bCs/>
                <w:sz w:val="20"/>
              </w:rPr>
              <w:t>該当文書</w:t>
            </w:r>
          </w:p>
        </w:tc>
      </w:tr>
      <w:tr w:rsidR="008D4F15" w:rsidRPr="00D31151" w14:paraId="5443BBBD" w14:textId="77777777" w:rsidTr="00C26441">
        <w:tc>
          <w:tcPr>
            <w:tcW w:w="0" w:type="auto"/>
          </w:tcPr>
          <w:p w14:paraId="6BBC3078" w14:textId="37FE223F" w:rsidR="008D4F15" w:rsidRPr="004F06D6" w:rsidRDefault="008D4F15" w:rsidP="002836A6">
            <w:pPr>
              <w:ind w:leftChars="0" w:left="0" w:firstLineChars="0" w:firstLine="0"/>
              <w:rPr>
                <w:sz w:val="20"/>
                <w:szCs w:val="21"/>
              </w:rPr>
            </w:pPr>
            <w:r w:rsidRPr="004F06D6">
              <w:rPr>
                <w:rFonts w:hint="eastAsia"/>
                <w:sz w:val="20"/>
              </w:rPr>
              <w:t>国土利用計画法</w:t>
            </w:r>
          </w:p>
        </w:tc>
        <w:tc>
          <w:tcPr>
            <w:tcW w:w="0" w:type="auto"/>
          </w:tcPr>
          <w:p w14:paraId="334786D6" w14:textId="0051684A" w:rsidR="008D4F15" w:rsidRPr="004F06D6" w:rsidRDefault="008D4F15" w:rsidP="002836A6">
            <w:pPr>
              <w:ind w:leftChars="0" w:left="0" w:firstLineChars="0" w:firstLine="0"/>
              <w:rPr>
                <w:sz w:val="20"/>
                <w:szCs w:val="21"/>
              </w:rPr>
            </w:pPr>
            <w:r w:rsidRPr="004F06D6">
              <w:rPr>
                <w:rFonts w:hint="eastAsia"/>
                <w:sz w:val="20"/>
              </w:rPr>
              <w:t>第</w:t>
            </w:r>
            <w:r w:rsidR="00C93FF6">
              <w:rPr>
                <w:rFonts w:hint="eastAsia"/>
                <w:sz w:val="20"/>
              </w:rPr>
              <w:t>2</w:t>
            </w:r>
            <w:r w:rsidRPr="004F06D6">
              <w:rPr>
                <w:sz w:val="20"/>
              </w:rPr>
              <w:t>条（</w:t>
            </w:r>
            <w:r w:rsidR="00C93FF6" w:rsidRPr="004F06D6">
              <w:rPr>
                <w:sz w:val="20"/>
              </w:rPr>
              <w:t>基本理念</w:t>
            </w:r>
            <w:r w:rsidRPr="004F06D6">
              <w:rPr>
                <w:sz w:val="20"/>
              </w:rPr>
              <w:t>）</w:t>
            </w:r>
          </w:p>
        </w:tc>
        <w:tc>
          <w:tcPr>
            <w:tcW w:w="0" w:type="auto"/>
          </w:tcPr>
          <w:p w14:paraId="5A0CA0D9" w14:textId="77F6DCB6" w:rsidR="008D4F15" w:rsidRPr="004F06D6" w:rsidRDefault="00F422B5" w:rsidP="002836A6">
            <w:pPr>
              <w:ind w:leftChars="0" w:left="0" w:firstLineChars="0" w:firstLine="0"/>
              <w:rPr>
                <w:sz w:val="20"/>
                <w:szCs w:val="21"/>
              </w:rPr>
            </w:pPr>
            <w:r w:rsidRPr="00F422B5">
              <w:rPr>
                <w:rFonts w:hint="eastAsia"/>
                <w:sz w:val="20"/>
              </w:rPr>
              <w:t>国土の利用は、国土が現在及び将来における国民のための限られた資源であるとともに、生活及び生産を通ずる諸活動の共通の基盤であることにかんがみ、公共の福祉を優先させ、</w:t>
            </w:r>
            <w:r w:rsidRPr="00F422B5">
              <w:rPr>
                <w:rFonts w:hint="eastAsia"/>
                <w:b/>
                <w:bCs/>
                <w:sz w:val="20"/>
              </w:rPr>
              <w:t>自然環境の保全を図りつつ</w:t>
            </w:r>
            <w:r w:rsidRPr="00F422B5">
              <w:rPr>
                <w:rFonts w:hint="eastAsia"/>
                <w:sz w:val="20"/>
              </w:rPr>
              <w:t>、</w:t>
            </w:r>
            <w:r w:rsidRPr="0066305D">
              <w:rPr>
                <w:rFonts w:hint="eastAsia"/>
                <w:b/>
                <w:bCs/>
                <w:sz w:val="20"/>
              </w:rPr>
              <w:t>地域の自然的、社会的、経済的及び文化的条件に配意して、健康で文化的な生活環境の確保</w:t>
            </w:r>
            <w:r w:rsidRPr="00F422B5">
              <w:rPr>
                <w:rFonts w:hint="eastAsia"/>
                <w:sz w:val="20"/>
              </w:rPr>
              <w:t>と国土の均衡ある発展を図ることを基本理念として行うものとする。</w:t>
            </w:r>
          </w:p>
        </w:tc>
      </w:tr>
      <w:tr w:rsidR="00393295" w:rsidRPr="00D31151" w14:paraId="6BDDD67A" w14:textId="77777777" w:rsidTr="00C26441">
        <w:tc>
          <w:tcPr>
            <w:tcW w:w="0" w:type="auto"/>
            <w:vMerge w:val="restart"/>
          </w:tcPr>
          <w:p w14:paraId="7EE1DAB8" w14:textId="1BEEF65D" w:rsidR="00393295" w:rsidRPr="004F06D6" w:rsidRDefault="00393295" w:rsidP="002836A6">
            <w:pPr>
              <w:ind w:leftChars="0" w:left="0" w:firstLineChars="0" w:firstLine="0"/>
              <w:rPr>
                <w:sz w:val="20"/>
                <w:szCs w:val="21"/>
              </w:rPr>
            </w:pPr>
            <w:r w:rsidRPr="004F06D6">
              <w:rPr>
                <w:rFonts w:hint="eastAsia"/>
                <w:sz w:val="20"/>
              </w:rPr>
              <w:t>国土利用計画</w:t>
            </w:r>
            <w:r w:rsidRPr="004F06D6">
              <w:rPr>
                <w:sz w:val="20"/>
              </w:rPr>
              <w:t>(202</w:t>
            </w:r>
            <w:r>
              <w:rPr>
                <w:rFonts w:hint="eastAsia"/>
                <w:sz w:val="20"/>
              </w:rPr>
              <w:t>3</w:t>
            </w:r>
            <w:r w:rsidRPr="004F06D6">
              <w:rPr>
                <w:sz w:val="20"/>
              </w:rPr>
              <w:t>)</w:t>
            </w:r>
          </w:p>
        </w:tc>
        <w:tc>
          <w:tcPr>
            <w:tcW w:w="0" w:type="auto"/>
            <w:vMerge w:val="restart"/>
          </w:tcPr>
          <w:p w14:paraId="2C3E60D3" w14:textId="77777777" w:rsidR="00393295" w:rsidRDefault="00393295" w:rsidP="002836A6">
            <w:pPr>
              <w:ind w:leftChars="0" w:left="0" w:firstLineChars="0" w:firstLine="0"/>
              <w:rPr>
                <w:sz w:val="20"/>
              </w:rPr>
            </w:pPr>
            <w:r w:rsidRPr="004D5860">
              <w:rPr>
                <w:rFonts w:hint="eastAsia"/>
                <w:sz w:val="20"/>
              </w:rPr>
              <w:t>１．国土の利用に関する基本構想</w:t>
            </w:r>
          </w:p>
          <w:p w14:paraId="302F4F47" w14:textId="77777777" w:rsidR="00393295" w:rsidRDefault="00393295" w:rsidP="00393295">
            <w:pPr>
              <w:ind w:leftChars="0" w:left="0" w:firstLineChars="0" w:firstLine="0"/>
              <w:rPr>
                <w:sz w:val="20"/>
              </w:rPr>
            </w:pPr>
            <w:r w:rsidRPr="00121D2C">
              <w:rPr>
                <w:rFonts w:hint="eastAsia"/>
                <w:sz w:val="20"/>
              </w:rPr>
              <w:t>（１）国土利用の基本方針</w:t>
            </w:r>
          </w:p>
          <w:p w14:paraId="22D4E9DF" w14:textId="72C41972" w:rsidR="00393295" w:rsidRPr="004F06D6" w:rsidRDefault="00393295" w:rsidP="002836A6">
            <w:pPr>
              <w:ind w:leftChars="0" w:left="0" w:firstLineChars="0" w:firstLine="0"/>
              <w:rPr>
                <w:sz w:val="20"/>
                <w:szCs w:val="21"/>
              </w:rPr>
            </w:pPr>
          </w:p>
        </w:tc>
        <w:tc>
          <w:tcPr>
            <w:tcW w:w="0" w:type="auto"/>
          </w:tcPr>
          <w:p w14:paraId="49A9EF13" w14:textId="42721A9C" w:rsidR="00393295" w:rsidRDefault="00393295" w:rsidP="008B20D6">
            <w:pPr>
              <w:ind w:leftChars="0" w:left="0" w:firstLineChars="0" w:firstLine="0"/>
              <w:rPr>
                <w:sz w:val="20"/>
              </w:rPr>
            </w:pPr>
            <w:r w:rsidRPr="007B4B8F">
              <w:rPr>
                <w:rFonts w:hint="eastAsia"/>
                <w:sz w:val="20"/>
              </w:rPr>
              <w:t>ア</w:t>
            </w:r>
            <w:r w:rsidRPr="007B4B8F">
              <w:rPr>
                <w:sz w:val="20"/>
              </w:rPr>
              <w:t xml:space="preserve"> 国土利用をめぐる基本的条件の変化と課題</w:t>
            </w:r>
          </w:p>
          <w:p w14:paraId="2FC3E173" w14:textId="28791F13" w:rsidR="00393295" w:rsidRDefault="00393295" w:rsidP="008B20D6">
            <w:pPr>
              <w:ind w:leftChars="0" w:left="0" w:firstLineChars="0" w:firstLine="0"/>
              <w:rPr>
                <w:sz w:val="20"/>
              </w:rPr>
            </w:pPr>
            <w:r w:rsidRPr="007E5F85">
              <w:rPr>
                <w:rFonts w:hint="eastAsia"/>
                <w:sz w:val="20"/>
              </w:rPr>
              <w:t>（ウ）自然環境や景観等の悪化と新たな目標実現に向けた対応</w:t>
            </w:r>
          </w:p>
          <w:p w14:paraId="5D1CE6C7" w14:textId="329955F1" w:rsidR="00393295" w:rsidRPr="004F06D6" w:rsidRDefault="00393295" w:rsidP="008B20D6">
            <w:pPr>
              <w:ind w:leftChars="0" w:left="0" w:firstLineChars="0" w:firstLine="0"/>
              <w:rPr>
                <w:sz w:val="20"/>
                <w:szCs w:val="21"/>
              </w:rPr>
            </w:pPr>
            <w:r w:rsidRPr="00034497">
              <w:rPr>
                <w:b/>
                <w:bCs/>
                <w:sz w:val="20"/>
              </w:rPr>
              <w:t>2050年カーボンニュートラル</w:t>
            </w:r>
            <w:r w:rsidRPr="003905D1">
              <w:rPr>
                <w:sz w:val="20"/>
              </w:rPr>
              <w:t>や2030年までに陸と海の30%以上を健全な生態系として効果的に保全する</w:t>
            </w:r>
            <w:r w:rsidRPr="00371B2A">
              <w:rPr>
                <w:b/>
                <w:bCs/>
                <w:sz w:val="20"/>
              </w:rPr>
              <w:t>「30by30目標」</w:t>
            </w:r>
            <w:r w:rsidRPr="003905D1">
              <w:rPr>
                <w:sz w:val="20"/>
              </w:rPr>
              <w:t>といった国際公約の実現と地域課題の統合的な解決に向けて、自然を回復軌道に乗せるため、生物多様性の損失を止め、反転させる</w:t>
            </w:r>
            <w:r w:rsidRPr="00371B2A">
              <w:rPr>
                <w:b/>
                <w:bCs/>
                <w:sz w:val="20"/>
              </w:rPr>
              <w:t>「ネイチャーポジティブ」</w:t>
            </w:r>
            <w:r w:rsidRPr="003905D1">
              <w:rPr>
                <w:sz w:val="20"/>
              </w:rPr>
              <w:t>の考えに根ざした国土利用・管理を進めていくことが重要である。</w:t>
            </w:r>
          </w:p>
        </w:tc>
      </w:tr>
      <w:tr w:rsidR="00393295" w:rsidRPr="00D31151" w14:paraId="53C453A6" w14:textId="77777777" w:rsidTr="00C26441">
        <w:tc>
          <w:tcPr>
            <w:tcW w:w="0" w:type="auto"/>
            <w:vMerge/>
          </w:tcPr>
          <w:p w14:paraId="5388BB3F" w14:textId="77777777" w:rsidR="00393295" w:rsidRPr="004F06D6" w:rsidRDefault="00393295" w:rsidP="002836A6">
            <w:pPr>
              <w:ind w:leftChars="0" w:left="0" w:firstLineChars="0" w:firstLine="0"/>
              <w:rPr>
                <w:sz w:val="20"/>
              </w:rPr>
            </w:pPr>
          </w:p>
        </w:tc>
        <w:tc>
          <w:tcPr>
            <w:tcW w:w="0" w:type="auto"/>
            <w:vMerge/>
          </w:tcPr>
          <w:p w14:paraId="3F843CA6" w14:textId="77777777" w:rsidR="00393295" w:rsidRPr="004D5860" w:rsidRDefault="00393295" w:rsidP="002836A6">
            <w:pPr>
              <w:ind w:leftChars="0" w:left="0" w:firstLineChars="0" w:firstLine="0"/>
              <w:rPr>
                <w:sz w:val="20"/>
              </w:rPr>
            </w:pPr>
          </w:p>
        </w:tc>
        <w:tc>
          <w:tcPr>
            <w:tcW w:w="0" w:type="auto"/>
          </w:tcPr>
          <w:p w14:paraId="3D64E59E" w14:textId="77777777" w:rsidR="00393295" w:rsidRDefault="00393295" w:rsidP="008B20D6">
            <w:pPr>
              <w:ind w:leftChars="0" w:left="0" w:firstLineChars="0" w:firstLine="0"/>
              <w:rPr>
                <w:sz w:val="20"/>
              </w:rPr>
            </w:pPr>
            <w:r w:rsidRPr="0000315D">
              <w:rPr>
                <w:rFonts w:hint="eastAsia"/>
                <w:sz w:val="20"/>
              </w:rPr>
              <w:t>イ</w:t>
            </w:r>
            <w:r w:rsidRPr="0000315D">
              <w:rPr>
                <w:sz w:val="20"/>
              </w:rPr>
              <w:t xml:space="preserve"> 国土利用の基本方針</w:t>
            </w:r>
          </w:p>
          <w:p w14:paraId="1B210A47" w14:textId="77777777" w:rsidR="00393295" w:rsidRDefault="00393295" w:rsidP="008B20D6">
            <w:pPr>
              <w:ind w:leftChars="0" w:left="0" w:firstLineChars="0" w:firstLine="0"/>
              <w:rPr>
                <w:sz w:val="20"/>
              </w:rPr>
            </w:pPr>
            <w:r w:rsidRPr="003B308C">
              <w:rPr>
                <w:rFonts w:hint="eastAsia"/>
                <w:sz w:val="20"/>
              </w:rPr>
              <w:t>（ウ）健全な生態系の確保によりつながる国土利用・管理</w:t>
            </w:r>
          </w:p>
          <w:p w14:paraId="4F178133" w14:textId="01384A45" w:rsidR="00393295" w:rsidRPr="00121D2C" w:rsidRDefault="00393295" w:rsidP="008B20D6">
            <w:pPr>
              <w:ind w:leftChars="0" w:left="0" w:firstLineChars="0" w:firstLine="0"/>
              <w:rPr>
                <w:sz w:val="20"/>
              </w:rPr>
            </w:pPr>
            <w:r w:rsidRPr="00357DDA">
              <w:rPr>
                <w:rFonts w:hint="eastAsia"/>
                <w:sz w:val="20"/>
              </w:rPr>
              <w:t>健全な生態系の確保によりつながる国土利用・管理については、国土と社</w:t>
            </w:r>
            <w:r w:rsidRPr="00357DDA">
              <w:rPr>
                <w:rFonts w:hint="eastAsia"/>
                <w:sz w:val="20"/>
              </w:rPr>
              <w:lastRenderedPageBreak/>
              <w:t>会経済</w:t>
            </w:r>
            <w:r w:rsidRPr="00637DB3">
              <w:rPr>
                <w:rFonts w:hint="eastAsia"/>
                <w:sz w:val="20"/>
              </w:rPr>
              <w:t>活動の基盤となる自然資本の保全・拡大と持続的な活用を図るため、</w:t>
            </w:r>
            <w:r w:rsidRPr="004B55D8">
              <w:rPr>
                <w:rFonts w:hint="eastAsia"/>
                <w:b/>
                <w:bCs/>
                <w:sz w:val="20"/>
              </w:rPr>
              <w:t>健全な生態系の保全・再生や広域的な生態系ネットワークの構築・維持に向けて、分野横断的に多様な主体が連携して取り組むことが重要である。</w:t>
            </w:r>
            <w:r w:rsidRPr="00637DB3">
              <w:rPr>
                <w:sz w:val="20"/>
              </w:rPr>
              <w:t xml:space="preserve">  そこで、国立公園等の保護地域の拡張と管理の強化を図るとともに、低未利用土地の自然再生地への転換も含め、保護地域以外で生物多様性保全に資する地域（OECM8）の設定・管理を促進することによって、優れた自然環境の保全・再生と併せて、森・里・まち・川・海のつながりを確保した広域的な生態系ネットワークを形成する。</w:t>
            </w:r>
          </w:p>
        </w:tc>
      </w:tr>
      <w:tr w:rsidR="00A34C04" w:rsidRPr="00D31151" w14:paraId="7DA5693A" w14:textId="77777777" w:rsidTr="00C26441">
        <w:tc>
          <w:tcPr>
            <w:tcW w:w="0" w:type="auto"/>
            <w:vMerge/>
          </w:tcPr>
          <w:p w14:paraId="107A7F33" w14:textId="77777777" w:rsidR="00A34C04" w:rsidRPr="004F06D6" w:rsidRDefault="00A34C04" w:rsidP="002836A6">
            <w:pPr>
              <w:ind w:leftChars="0" w:left="0" w:firstLineChars="0" w:firstLine="0"/>
              <w:rPr>
                <w:sz w:val="20"/>
              </w:rPr>
            </w:pPr>
          </w:p>
        </w:tc>
        <w:tc>
          <w:tcPr>
            <w:tcW w:w="0" w:type="auto"/>
          </w:tcPr>
          <w:p w14:paraId="466E8E7C" w14:textId="4DFCA58A" w:rsidR="00A34C04" w:rsidRPr="004D5860" w:rsidRDefault="00393295" w:rsidP="002836A6">
            <w:pPr>
              <w:ind w:leftChars="0" w:left="0" w:firstLineChars="0" w:firstLine="0"/>
              <w:rPr>
                <w:sz w:val="20"/>
              </w:rPr>
            </w:pPr>
            <w:r w:rsidRPr="00A34C04">
              <w:rPr>
                <w:rFonts w:hint="eastAsia"/>
                <w:sz w:val="20"/>
              </w:rPr>
              <w:t>（２）地域類型別の国土利用の基本方向</w:t>
            </w:r>
          </w:p>
        </w:tc>
        <w:tc>
          <w:tcPr>
            <w:tcW w:w="0" w:type="auto"/>
          </w:tcPr>
          <w:p w14:paraId="1A5D056A" w14:textId="26840457" w:rsidR="00443D6B" w:rsidRPr="0000315D" w:rsidRDefault="00014AF9" w:rsidP="008B20D6">
            <w:pPr>
              <w:ind w:leftChars="0" w:left="0" w:firstLineChars="0" w:firstLine="0"/>
              <w:rPr>
                <w:sz w:val="20"/>
              </w:rPr>
            </w:pPr>
            <w:r w:rsidRPr="00014AF9">
              <w:rPr>
                <w:rFonts w:hint="eastAsia"/>
                <w:sz w:val="20"/>
              </w:rPr>
              <w:t>都市、農山漁村、自然維持地域は互いに独立して存在するものではなく、</w:t>
            </w:r>
            <w:r w:rsidRPr="00014AF9">
              <w:rPr>
                <w:rFonts w:hint="eastAsia"/>
                <w:b/>
                <w:bCs/>
                <w:sz w:val="20"/>
              </w:rPr>
              <w:t>相互貢献や連携により相乗効果を生み出し、空間の質的向上を図る</w:t>
            </w:r>
            <w:r w:rsidRPr="00014AF9">
              <w:rPr>
                <w:rFonts w:hint="eastAsia"/>
                <w:sz w:val="20"/>
              </w:rPr>
              <w:t>ことが重要である。</w:t>
            </w:r>
          </w:p>
        </w:tc>
      </w:tr>
    </w:tbl>
    <w:p w14:paraId="7B91907D" w14:textId="77777777" w:rsidR="009A0761" w:rsidRDefault="009A0761" w:rsidP="002836A6"/>
    <w:p w14:paraId="5A06AB05" w14:textId="70C1BA2A" w:rsidR="00820A1F" w:rsidRDefault="00820A1F" w:rsidP="002836A6">
      <w:r>
        <w:rPr>
          <w:rFonts w:hint="eastAsia"/>
        </w:rPr>
        <w:t>都道府県計画の中で累積的影響評価が行われ、</w:t>
      </w:r>
      <w:r w:rsidR="003216AD">
        <w:rPr>
          <w:rFonts w:hint="eastAsia"/>
        </w:rPr>
        <w:t>環境容量の限界を超えた場所、限界に近い場所、回復を目的としている場所</w:t>
      </w:r>
      <w:r w:rsidR="001B5735">
        <w:rPr>
          <w:rFonts w:hint="eastAsia"/>
        </w:rPr>
        <w:t>などが特定されれば、</w:t>
      </w:r>
      <w:r w:rsidR="00936BA9">
        <w:rPr>
          <w:rFonts w:hint="eastAsia"/>
        </w:rPr>
        <w:t>自然環境を回復させながら</w:t>
      </w:r>
      <w:r w:rsidR="001B5735">
        <w:rPr>
          <w:rFonts w:hint="eastAsia"/>
        </w:rPr>
        <w:t>持続可能な</w:t>
      </w:r>
      <w:r w:rsidR="00936BA9">
        <w:rPr>
          <w:rFonts w:hint="eastAsia"/>
        </w:rPr>
        <w:t>開発につなげていることも可能であろう</w:t>
      </w:r>
      <w:r w:rsidR="00486863">
        <w:rPr>
          <w:rFonts w:hint="eastAsia"/>
        </w:rPr>
        <w:t>。</w:t>
      </w:r>
      <w:r w:rsidR="00936BA9">
        <w:rPr>
          <w:rFonts w:hint="eastAsia"/>
        </w:rPr>
        <w:t>ただし、前項と同様、</w:t>
      </w:r>
      <w:r w:rsidR="002117D4">
        <w:rPr>
          <w:rFonts w:hint="eastAsia"/>
        </w:rPr>
        <w:t>技術的課題の克服は必須である。</w:t>
      </w:r>
    </w:p>
    <w:p w14:paraId="25437A1E" w14:textId="77777777" w:rsidR="00486863" w:rsidRPr="002836A6" w:rsidRDefault="00486863" w:rsidP="004F06D6"/>
    <w:p w14:paraId="17EE82C5" w14:textId="38DA7E78" w:rsidR="00CE28E0" w:rsidRDefault="00CE28E0">
      <w:pPr>
        <w:pStyle w:val="4"/>
      </w:pPr>
      <w:r>
        <w:rPr>
          <w:rFonts w:hint="eastAsia"/>
        </w:rPr>
        <w:t>エ．</w:t>
      </w:r>
      <w:r w:rsidR="00914732">
        <w:rPr>
          <w:rFonts w:hint="eastAsia"/>
        </w:rPr>
        <w:t>再生可能エネルギーの</w:t>
      </w:r>
      <w:r>
        <w:rPr>
          <w:rFonts w:hint="eastAsia"/>
        </w:rPr>
        <w:t>ゾーニング</w:t>
      </w:r>
    </w:p>
    <w:p w14:paraId="23CEDAB1" w14:textId="630CDE17" w:rsidR="00A1770C" w:rsidRDefault="00914732" w:rsidP="00A1770C">
      <w:r>
        <w:rPr>
          <w:rFonts w:hint="eastAsia"/>
        </w:rPr>
        <w:t>累積的影響評価は、再生可能エネルギーのゾーニング</w:t>
      </w:r>
      <w:r w:rsidR="009F4C75">
        <w:rPr>
          <w:rFonts w:hint="eastAsia"/>
        </w:rPr>
        <w:t>(再エネゾーニング)</w:t>
      </w:r>
      <w:r>
        <w:rPr>
          <w:rFonts w:hint="eastAsia"/>
        </w:rPr>
        <w:t>策定のためのツールとして利用することも可能である。</w:t>
      </w:r>
      <w:r w:rsidR="00A1770C">
        <w:rPr>
          <w:rFonts w:hint="eastAsia"/>
        </w:rPr>
        <w:t>再エネゾーニング</w:t>
      </w:r>
      <w:r w:rsidR="00D4091F">
        <w:rPr>
          <w:rFonts w:hint="eastAsia"/>
        </w:rPr>
        <w:t>は、</w:t>
      </w:r>
      <w:r w:rsidR="00594CBD">
        <w:rPr>
          <w:rFonts w:hint="eastAsia"/>
        </w:rPr>
        <w:t>環境省と経済産業省主導の下、</w:t>
      </w:r>
      <w:r w:rsidR="00110083">
        <w:rPr>
          <w:rFonts w:hint="eastAsia"/>
        </w:rPr>
        <w:t>再エネ特措法、土地利用計画法、</w:t>
      </w:r>
      <w:r w:rsidR="0056727D">
        <w:rPr>
          <w:rFonts w:hint="eastAsia"/>
        </w:rPr>
        <w:t>森林法、農地法、港湾法などと連携して行われて</w:t>
      </w:r>
      <w:r w:rsidR="00A26C50">
        <w:rPr>
          <w:rFonts w:hint="eastAsia"/>
        </w:rPr>
        <w:t>おり、その目的の中には</w:t>
      </w:r>
      <w:r w:rsidR="004F003B">
        <w:rPr>
          <w:rFonts w:hint="eastAsia"/>
        </w:rPr>
        <w:t>自然環境の保全・生態系の保全がある</w:t>
      </w:r>
      <w:r w:rsidR="0056727D">
        <w:rPr>
          <w:rFonts w:hint="eastAsia"/>
        </w:rPr>
        <w:t>。</w:t>
      </w:r>
      <w:r w:rsidR="004F003B">
        <w:rPr>
          <w:rFonts w:hint="eastAsia"/>
        </w:rPr>
        <w:t>再</w:t>
      </w:r>
      <w:r w:rsidR="00692550">
        <w:rPr>
          <w:rFonts w:hint="eastAsia"/>
        </w:rPr>
        <w:t>生可能</w:t>
      </w:r>
      <w:r w:rsidR="004F003B">
        <w:rPr>
          <w:rFonts w:hint="eastAsia"/>
        </w:rPr>
        <w:t>エネルギーの開発で、</w:t>
      </w:r>
      <w:r w:rsidR="003727AC">
        <w:rPr>
          <w:rFonts w:hint="eastAsia"/>
        </w:rPr>
        <w:t>環境容量を超えるような開発を行うことは</w:t>
      </w:r>
      <w:r w:rsidR="00EC0492">
        <w:rPr>
          <w:rFonts w:hint="eastAsia"/>
        </w:rPr>
        <w:t>避けるべきである一方、</w:t>
      </w:r>
      <w:r w:rsidR="005E7F98">
        <w:rPr>
          <w:rFonts w:hint="eastAsia"/>
        </w:rPr>
        <w:t>緑地を増やしたり生息環境の質を高めたりすることで</w:t>
      </w:r>
      <w:r w:rsidR="0010551D">
        <w:rPr>
          <w:rFonts w:hint="eastAsia"/>
        </w:rPr>
        <w:t>環境容量を増やす</w:t>
      </w:r>
      <w:r w:rsidR="00AB7F49">
        <w:rPr>
          <w:rFonts w:hint="eastAsia"/>
        </w:rPr>
        <w:t>ことも重要である。累積的影響</w:t>
      </w:r>
      <w:r w:rsidR="006E4BE1">
        <w:rPr>
          <w:rFonts w:hint="eastAsia"/>
        </w:rPr>
        <w:t>評価を行うと</w:t>
      </w:r>
      <w:r w:rsidR="00AB7F49">
        <w:rPr>
          <w:rFonts w:hint="eastAsia"/>
        </w:rPr>
        <w:t>、守るべき</w:t>
      </w:r>
      <w:r w:rsidR="006E4BE1">
        <w:rPr>
          <w:rFonts w:hint="eastAsia"/>
        </w:rPr>
        <w:t>場所</w:t>
      </w:r>
      <w:r w:rsidR="00AB7F49">
        <w:rPr>
          <w:rFonts w:hint="eastAsia"/>
        </w:rPr>
        <w:t>と増やすべき</w:t>
      </w:r>
      <w:r w:rsidR="006E4BE1">
        <w:rPr>
          <w:rFonts w:hint="eastAsia"/>
        </w:rPr>
        <w:t>場所</w:t>
      </w:r>
      <w:r w:rsidR="00AB7F49">
        <w:rPr>
          <w:rFonts w:hint="eastAsia"/>
        </w:rPr>
        <w:t>や</w:t>
      </w:r>
      <w:r w:rsidR="006E4BE1">
        <w:rPr>
          <w:rFonts w:hint="eastAsia"/>
        </w:rPr>
        <w:t>増やすべき</w:t>
      </w:r>
      <w:r w:rsidR="00AB7F49">
        <w:rPr>
          <w:rFonts w:hint="eastAsia"/>
        </w:rPr>
        <w:t>条件を</w:t>
      </w:r>
      <w:r w:rsidR="006E4BE1">
        <w:rPr>
          <w:rFonts w:hint="eastAsia"/>
        </w:rPr>
        <w:t>提示することが可能になるため、</w:t>
      </w:r>
      <w:r w:rsidR="00FA0AD1">
        <w:rPr>
          <w:rFonts w:hint="eastAsia"/>
        </w:rPr>
        <w:t>環境の質を高めながら開発を進めるための</w:t>
      </w:r>
      <w:r w:rsidR="00416AE8">
        <w:rPr>
          <w:rFonts w:hint="eastAsia"/>
        </w:rPr>
        <w:t>情報を提供するツールとして有効</w:t>
      </w:r>
      <w:r w:rsidR="00F52B55">
        <w:rPr>
          <w:rFonts w:hint="eastAsia"/>
        </w:rPr>
        <w:t>に機能するはずである</w:t>
      </w:r>
      <w:r w:rsidR="00416AE8">
        <w:rPr>
          <w:rFonts w:hint="eastAsia"/>
        </w:rPr>
        <w:t>。</w:t>
      </w:r>
    </w:p>
    <w:p w14:paraId="7562DBEE" w14:textId="77777777" w:rsidR="00CA38D5" w:rsidRDefault="00CA38D5" w:rsidP="00A1770C"/>
    <w:p w14:paraId="6EE68107" w14:textId="269C9AD6" w:rsidR="00F44569" w:rsidRDefault="006876A3" w:rsidP="002861D8">
      <w:pPr>
        <w:pStyle w:val="3"/>
      </w:pPr>
      <w:r>
        <w:rPr>
          <w:rFonts w:hint="eastAsia"/>
        </w:rPr>
        <w:t>（２）</w:t>
      </w:r>
      <w:r w:rsidR="00F44569">
        <w:rPr>
          <w:rFonts w:hint="eastAsia"/>
        </w:rPr>
        <w:t>制度以外で</w:t>
      </w:r>
      <w:r w:rsidR="008F7557">
        <w:rPr>
          <w:rFonts w:hint="eastAsia"/>
        </w:rPr>
        <w:t>累積的影響評価を</w:t>
      </w:r>
      <w:r w:rsidR="00035430">
        <w:rPr>
          <w:rFonts w:hint="eastAsia"/>
        </w:rPr>
        <w:t>活用</w:t>
      </w:r>
      <w:r w:rsidR="00E00B97">
        <w:rPr>
          <w:rFonts w:hint="eastAsia"/>
        </w:rPr>
        <w:t>する可能性</w:t>
      </w:r>
    </w:p>
    <w:p w14:paraId="12F62CF7" w14:textId="11D1F174" w:rsidR="000A7A6D" w:rsidRDefault="002A2818" w:rsidP="000A7A6D">
      <w:pPr>
        <w:pStyle w:val="4"/>
      </w:pPr>
      <w:r>
        <w:rPr>
          <w:rFonts w:hint="eastAsia"/>
        </w:rPr>
        <w:t>ア</w:t>
      </w:r>
      <w:r w:rsidR="000A7A6D">
        <w:rPr>
          <w:rFonts w:hint="eastAsia"/>
        </w:rPr>
        <w:t>．包括的フレームワークによる</w:t>
      </w:r>
      <w:r w:rsidR="004949C5">
        <w:rPr>
          <w:rFonts w:hint="eastAsia"/>
        </w:rPr>
        <w:t>CEA</w:t>
      </w:r>
    </w:p>
    <w:p w14:paraId="0927B84E" w14:textId="1D3DCFCE" w:rsidR="000A7A6D" w:rsidRDefault="00032010" w:rsidP="00394F23">
      <w:r>
        <w:rPr>
          <w:rFonts w:hint="eastAsia"/>
        </w:rPr>
        <w:t>カナダのブリッティッシュコロンビア州</w:t>
      </w:r>
      <w:r w:rsidR="000A7A6D">
        <w:rPr>
          <w:rFonts w:hint="eastAsia"/>
        </w:rPr>
        <w:t>では、SEAが制度化されているもののSEAではなく、包括的な</w:t>
      </w:r>
      <w:r w:rsidR="000A7A6D">
        <w:fldChar w:fldCharType="begin"/>
      </w:r>
      <w:r w:rsidR="000A7A6D">
        <w:instrText>HYPERLINK "https://www2.gov.bc.ca/gov/content/environment/natural-resource-stewardship/cumulative-effects-framework"</w:instrText>
      </w:r>
      <w:r w:rsidR="000A7A6D">
        <w:fldChar w:fldCharType="separate"/>
      </w:r>
      <w:r w:rsidR="000A7A6D" w:rsidRPr="00F504E9">
        <w:rPr>
          <w:rStyle w:val="af0"/>
          <w:rFonts w:hint="eastAsia"/>
        </w:rPr>
        <w:t>累積的影響フレームワーク</w:t>
      </w:r>
      <w:r w:rsidR="000A7A6D">
        <w:fldChar w:fldCharType="end"/>
      </w:r>
      <w:r w:rsidR="000A7A6D">
        <w:rPr>
          <w:rFonts w:hint="eastAsia"/>
        </w:rPr>
        <w:t>を策定し、適宜累積的影響管理を行って各種計画と連携をとっている。</w:t>
      </w:r>
      <w:r w:rsidR="00E701E8" w:rsidRPr="00E701E8">
        <w:rPr>
          <w:rFonts w:hint="eastAsia"/>
        </w:rPr>
        <w:t>累積</w:t>
      </w:r>
      <w:r w:rsidR="00692550">
        <w:rPr>
          <w:rFonts w:hint="eastAsia"/>
        </w:rPr>
        <w:t>的</w:t>
      </w:r>
      <w:r w:rsidR="00E701E8" w:rsidRPr="00E701E8">
        <w:rPr>
          <w:rFonts w:hint="eastAsia"/>
        </w:rPr>
        <w:t>影響の</w:t>
      </w:r>
      <w:r w:rsidR="00E44D2B">
        <w:rPr>
          <w:rFonts w:hint="eastAsia"/>
        </w:rPr>
        <w:t>フレームワーク</w:t>
      </w:r>
      <w:r w:rsidR="00E701E8" w:rsidRPr="00E701E8">
        <w:rPr>
          <w:rFonts w:hint="eastAsia"/>
        </w:rPr>
        <w:t>は複合的な天然資源部門のイニシアティブである。懸念事項が有意義に扱われ、多様な利害のバランスが保たれるよう、内外の</w:t>
      </w:r>
      <w:r w:rsidR="00E44D2B">
        <w:rPr>
          <w:rFonts w:hint="eastAsia"/>
        </w:rPr>
        <w:t>関係者</w:t>
      </w:r>
      <w:r w:rsidR="00E701E8" w:rsidRPr="00E701E8">
        <w:rPr>
          <w:rFonts w:hint="eastAsia"/>
        </w:rPr>
        <w:t>との集中的かつ広範なコミュニケーションと関与</w:t>
      </w:r>
      <w:r w:rsidR="00380022">
        <w:rPr>
          <w:rFonts w:hint="eastAsia"/>
        </w:rPr>
        <w:t>が行われている</w:t>
      </w:r>
      <w:r w:rsidR="00E701E8" w:rsidRPr="00E701E8">
        <w:rPr>
          <w:rFonts w:hint="eastAsia"/>
        </w:rPr>
        <w:t>。</w:t>
      </w:r>
      <w:r w:rsidR="00380022">
        <w:rPr>
          <w:rFonts w:hint="eastAsia"/>
        </w:rPr>
        <w:t>また</w:t>
      </w:r>
      <w:r w:rsidR="0028393E" w:rsidRPr="0028393E">
        <w:rPr>
          <w:rFonts w:hint="eastAsia"/>
        </w:rPr>
        <w:t>累積</w:t>
      </w:r>
      <w:r w:rsidR="00692550">
        <w:rPr>
          <w:rFonts w:hint="eastAsia"/>
        </w:rPr>
        <w:t>的</w:t>
      </w:r>
      <w:r w:rsidR="0028393E" w:rsidRPr="0028393E">
        <w:rPr>
          <w:rFonts w:hint="eastAsia"/>
        </w:rPr>
        <w:t>影響のフレームワークは、順応的管理と継続的改善の原則に基づいており、懸念事項を特定し、ニーズに対応し、フレームワークを改良してい</w:t>
      </w:r>
      <w:r w:rsidR="00380022">
        <w:rPr>
          <w:rFonts w:hint="eastAsia"/>
        </w:rPr>
        <w:lastRenderedPageBreak/>
        <w:t>る</w:t>
      </w:r>
      <w:r w:rsidR="0028393E" w:rsidRPr="0028393E">
        <w:rPr>
          <w:rFonts w:hint="eastAsia"/>
        </w:rPr>
        <w:t>。</w:t>
      </w:r>
      <w:r w:rsidR="00776F03">
        <w:rPr>
          <w:rFonts w:hint="eastAsia"/>
        </w:rPr>
        <w:t>フレームワーク実施にあたり、</w:t>
      </w:r>
      <w:r w:rsidR="00CF4B05">
        <w:rPr>
          <w:rFonts w:hint="eastAsia"/>
        </w:rPr>
        <w:t>利害関係者と意思決定の説明責任、ガバナンス構造、価値観の選択、評価手順の開発、管理プロセスにおけるリスクの考慮、最終的な意思決定などについて協議し、</w:t>
      </w:r>
      <w:r w:rsidR="00394F23">
        <w:rPr>
          <w:rFonts w:hint="eastAsia"/>
        </w:rPr>
        <w:t>取り決め(Engagement)</w:t>
      </w:r>
      <w:r>
        <w:rPr>
          <w:rFonts w:hint="eastAsia"/>
        </w:rPr>
        <w:t>を結んでいる。</w:t>
      </w:r>
      <w:r w:rsidR="000A7A6D">
        <w:rPr>
          <w:rFonts w:hint="eastAsia"/>
        </w:rPr>
        <w:t>このような実施の方法も一つの選択肢になるであろう。</w:t>
      </w:r>
    </w:p>
    <w:p w14:paraId="7ED47F99" w14:textId="77777777" w:rsidR="00082F2B" w:rsidRDefault="00082F2B" w:rsidP="00082F2B"/>
    <w:p w14:paraId="04821AE0" w14:textId="77777777" w:rsidR="00082F2B" w:rsidRDefault="00082F2B" w:rsidP="00082F2B"/>
    <w:p w14:paraId="53D64121" w14:textId="39301428" w:rsidR="000A7A6D" w:rsidRDefault="000A7A6D">
      <w:pPr>
        <w:pStyle w:val="af7"/>
        <w:pPrChange w:id="33" w:author="Akiko Urago" w:date="2025-03-30T01:58:00Z" w16du:dateUtc="2025-03-29T16:58:00Z">
          <w:pPr/>
        </w:pPrChange>
      </w:pPr>
      <w:r>
        <w:t xml:space="preserve">図3 - </w:t>
      </w:r>
      <w:r>
        <w:fldChar w:fldCharType="begin"/>
      </w:r>
      <w:r>
        <w:instrText xml:space="preserve"> SEQ 図3_- \* ARABIC </w:instrText>
      </w:r>
      <w:r>
        <w:fldChar w:fldCharType="separate"/>
      </w:r>
      <w:r>
        <w:rPr>
          <w:noProof/>
        </w:rPr>
        <w:t>6</w:t>
      </w:r>
      <w:r>
        <w:rPr>
          <w:noProof/>
        </w:rPr>
        <w:fldChar w:fldCharType="end"/>
      </w:r>
      <w:r>
        <w:rPr>
          <w:rFonts w:hint="eastAsia"/>
        </w:rPr>
        <w:t xml:space="preserve">　カナダの累積的影響フレームワークと他の計画の連携イメージ</w:t>
      </w:r>
    </w:p>
    <w:p w14:paraId="5D8D830D" w14:textId="4AAE569E" w:rsidR="000A7A6D" w:rsidRDefault="0058456A" w:rsidP="000A7A6D">
      <w:pPr>
        <w:ind w:leftChars="0" w:left="0" w:firstLineChars="0" w:firstLine="0"/>
        <w:jc w:val="center"/>
      </w:pPr>
      <w:r w:rsidRPr="00140A98">
        <w:rPr>
          <w:noProof/>
        </w:rPr>
        <w:drawing>
          <wp:anchor distT="0" distB="0" distL="114300" distR="114300" simplePos="0" relativeHeight="251663360" behindDoc="0" locked="0" layoutInCell="1" allowOverlap="1" wp14:anchorId="007CFAF0" wp14:editId="6B906D5C">
            <wp:simplePos x="0" y="0"/>
            <wp:positionH relativeFrom="column">
              <wp:posOffset>3544941</wp:posOffset>
            </wp:positionH>
            <wp:positionV relativeFrom="paragraph">
              <wp:posOffset>13335</wp:posOffset>
            </wp:positionV>
            <wp:extent cx="2682240" cy="3076575"/>
            <wp:effectExtent l="0" t="0" r="3810" b="9525"/>
            <wp:wrapNone/>
            <wp:docPr id="3332842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8021" name="Picture 1" descr="A screenshot of a computer screen&#10;&#10;AI-generated content may be incorrect."/>
                    <pic:cNvPicPr/>
                  </pic:nvPicPr>
                  <pic:blipFill rotWithShape="1">
                    <a:blip r:embed="rId17" cstate="print">
                      <a:extLst>
                        <a:ext uri="{28A0092B-C50C-407E-A947-70E740481C1C}">
                          <a14:useLocalDpi xmlns:a14="http://schemas.microsoft.com/office/drawing/2010/main" val="0"/>
                        </a:ext>
                      </a:extLst>
                    </a:blip>
                    <a:srcRect l="56653"/>
                    <a:stretch/>
                  </pic:blipFill>
                  <pic:spPr bwMode="auto">
                    <a:xfrm>
                      <a:off x="0" y="0"/>
                      <a:ext cx="2682240" cy="307657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30E2BB3" wp14:editId="7C3DC559">
                <wp:simplePos x="0" y="0"/>
                <wp:positionH relativeFrom="column">
                  <wp:posOffset>25340</wp:posOffset>
                </wp:positionH>
                <wp:positionV relativeFrom="paragraph">
                  <wp:posOffset>16379</wp:posOffset>
                </wp:positionV>
                <wp:extent cx="6207760" cy="3076575"/>
                <wp:effectExtent l="0" t="0" r="21590" b="28575"/>
                <wp:wrapNone/>
                <wp:docPr id="1058845170" name="テキスト ボックス 32"/>
                <wp:cNvGraphicFramePr/>
                <a:graphic xmlns:a="http://schemas.openxmlformats.org/drawingml/2006/main">
                  <a:graphicData uri="http://schemas.microsoft.com/office/word/2010/wordprocessingShape">
                    <wps:wsp>
                      <wps:cNvSpPr txBox="1"/>
                      <wps:spPr>
                        <a:xfrm>
                          <a:off x="0" y="0"/>
                          <a:ext cx="6207760" cy="3076575"/>
                        </a:xfrm>
                        <a:prstGeom prst="rect">
                          <a:avLst/>
                        </a:prstGeom>
                        <a:solidFill>
                          <a:schemeClr val="lt1"/>
                        </a:solidFill>
                        <a:ln w="6350">
                          <a:solidFill>
                            <a:prstClr val="black"/>
                          </a:solidFill>
                        </a:ln>
                      </wps:spPr>
                      <wps:txbx>
                        <w:txbxContent>
                          <w:p w14:paraId="6306BD79" w14:textId="77777777" w:rsidR="00235B7A" w:rsidRPr="00D638F7" w:rsidRDefault="00235B7A" w:rsidP="00235B7A">
                            <w:pPr>
                              <w:ind w:leftChars="0" w:left="0"/>
                              <w:rPr>
                                <w:b/>
                                <w:bCs/>
                              </w:rPr>
                            </w:pPr>
                            <w:r w:rsidRPr="00182187">
                              <w:rPr>
                                <w:b/>
                                <w:bCs/>
                              </w:rPr>
                              <w:t>他のイニシアティブとの連携</w:t>
                            </w:r>
                          </w:p>
                          <w:p w14:paraId="149FC372" w14:textId="77777777" w:rsidR="00235B7A" w:rsidRPr="00182187" w:rsidRDefault="00235B7A" w:rsidP="00235B7A">
                            <w:pPr>
                              <w:spacing w:line="240" w:lineRule="exact"/>
                              <w:ind w:leftChars="0" w:left="0" w:firstLine="160"/>
                              <w:rPr>
                                <w:b/>
                                <w:bCs/>
                                <w:sz w:val="16"/>
                                <w:szCs w:val="16"/>
                              </w:rPr>
                            </w:pPr>
                            <w:r w:rsidRPr="00182187">
                              <w:rPr>
                                <w:b/>
                                <w:bCs/>
                                <w:sz w:val="16"/>
                                <w:szCs w:val="16"/>
                              </w:rPr>
                              <w:t>近代化された土地利用計画 (MLUP)</w:t>
                            </w:r>
                          </w:p>
                          <w:p w14:paraId="5019A2E3" w14:textId="42D7C275" w:rsidR="00235B7A" w:rsidRDefault="00235B7A" w:rsidP="00235B7A">
                            <w:pPr>
                              <w:spacing w:line="240" w:lineRule="exact"/>
                              <w:ind w:leftChars="0" w:left="0" w:firstLine="160"/>
                              <w:rPr>
                                <w:sz w:val="16"/>
                                <w:szCs w:val="16"/>
                              </w:rPr>
                            </w:pPr>
                            <w:r w:rsidRPr="00DC29C5">
                              <w:rPr>
                                <w:rFonts w:hint="eastAsia"/>
                                <w:sz w:val="16"/>
                                <w:szCs w:val="16"/>
                              </w:rPr>
                              <w:t>・</w:t>
                            </w:r>
                            <w:r w:rsidRPr="00DC29C5">
                              <w:rPr>
                                <w:sz w:val="16"/>
                                <w:szCs w:val="16"/>
                              </w:rPr>
                              <w:t>CE（</w:t>
                            </w:r>
                            <w:del w:id="34" w:author="辻阪吟子" w:date="2025-03-31T11:42:00Z" w16du:dateUtc="2025-03-31T02:42:00Z">
                              <w:r w:rsidRPr="00DC29C5" w:rsidDel="00002450">
                                <w:rPr>
                                  <w:sz w:val="16"/>
                                  <w:szCs w:val="16"/>
                                </w:rPr>
                                <w:delText>累積影響</w:delText>
                              </w:r>
                            </w:del>
                            <w:ins w:id="35" w:author="辻阪吟子" w:date="2025-03-31T11:42:00Z" w16du:dateUtc="2025-03-31T02:42:00Z">
                              <w:r w:rsidR="00002450">
                                <w:rPr>
                                  <w:sz w:val="16"/>
                                  <w:szCs w:val="16"/>
                                </w:rPr>
                                <w:t>累積的影響</w:t>
                              </w:r>
                            </w:ins>
                            <w:r w:rsidRPr="00DC29C5">
                              <w:rPr>
                                <w:sz w:val="16"/>
                                <w:szCs w:val="16"/>
                              </w:rPr>
                              <w:t>）情報は、価値の現状と傾向に関する基礎的な情報を</w:t>
                            </w:r>
                          </w:p>
                          <w:p w14:paraId="028ABA55" w14:textId="77777777" w:rsidR="00235B7A" w:rsidRPr="00DC29C5" w:rsidRDefault="00235B7A" w:rsidP="00235B7A">
                            <w:pPr>
                              <w:spacing w:line="240" w:lineRule="exact"/>
                              <w:ind w:leftChars="0" w:left="0" w:firstLineChars="200" w:firstLine="320"/>
                              <w:rPr>
                                <w:sz w:val="16"/>
                                <w:szCs w:val="16"/>
                              </w:rPr>
                            </w:pPr>
                            <w:r w:rsidRPr="00DC29C5">
                              <w:rPr>
                                <w:sz w:val="16"/>
                                <w:szCs w:val="16"/>
                              </w:rPr>
                              <w:t>提供</w:t>
                            </w:r>
                            <w:r>
                              <w:rPr>
                                <w:rFonts w:hint="eastAsia"/>
                                <w:sz w:val="16"/>
                                <w:szCs w:val="16"/>
                              </w:rPr>
                              <w:t>する</w:t>
                            </w:r>
                          </w:p>
                          <w:p w14:paraId="1F1AF685" w14:textId="77777777" w:rsidR="00235B7A" w:rsidRPr="00AC5780" w:rsidRDefault="00235B7A" w:rsidP="00235B7A">
                            <w:pPr>
                              <w:spacing w:line="240" w:lineRule="exact"/>
                              <w:ind w:leftChars="0" w:left="0" w:firstLine="160"/>
                              <w:rPr>
                                <w:sz w:val="16"/>
                                <w:szCs w:val="16"/>
                              </w:rPr>
                            </w:pPr>
                            <w:r w:rsidRPr="00AC5780">
                              <w:rPr>
                                <w:b/>
                                <w:bCs/>
                                <w:sz w:val="16"/>
                                <w:szCs w:val="16"/>
                              </w:rPr>
                              <w:t>環境保全イニシアティブ (ESI)</w:t>
                            </w:r>
                          </w:p>
                          <w:p w14:paraId="6870032A" w14:textId="40431222" w:rsidR="00235B7A" w:rsidRPr="00DC29C5"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CEF（</w:t>
                            </w:r>
                            <w:del w:id="36" w:author="辻阪吟子" w:date="2025-03-31T11:41:00Z" w16du:dateUtc="2025-03-31T02:41:00Z">
                              <w:r w:rsidRPr="00AC5780" w:rsidDel="00002450">
                                <w:rPr>
                                  <w:sz w:val="16"/>
                                  <w:szCs w:val="16"/>
                                </w:rPr>
                                <w:delText>累積影響</w:delText>
                              </w:r>
                            </w:del>
                            <w:ins w:id="37" w:author="辻阪吟子" w:date="2025-03-31T11:41:00Z" w16du:dateUtc="2025-03-31T02:41:00Z">
                              <w:r w:rsidR="00002450">
                                <w:rPr>
                                  <w:sz w:val="16"/>
                                  <w:szCs w:val="16"/>
                                </w:rPr>
                                <w:t>累積的影響</w:t>
                              </w:r>
                            </w:ins>
                            <w:r w:rsidRPr="00AC5780">
                              <w:rPr>
                                <w:sz w:val="16"/>
                                <w:szCs w:val="16"/>
                              </w:rPr>
                              <w:t>評価）は主に北部地域でESIを通じて実施されており、</w:t>
                            </w:r>
                          </w:p>
                          <w:p w14:paraId="2C36519A" w14:textId="77777777" w:rsidR="00235B7A" w:rsidRPr="00AC5780" w:rsidRDefault="00235B7A" w:rsidP="00235B7A">
                            <w:pPr>
                              <w:spacing w:line="240" w:lineRule="exact"/>
                              <w:ind w:leftChars="0" w:left="0" w:firstLineChars="200" w:firstLine="320"/>
                              <w:rPr>
                                <w:sz w:val="16"/>
                                <w:szCs w:val="16"/>
                              </w:rPr>
                            </w:pPr>
                            <w:r w:rsidRPr="00AC5780">
                              <w:rPr>
                                <w:sz w:val="16"/>
                                <w:szCs w:val="16"/>
                              </w:rPr>
                              <w:t>プロトコルや報告書の作成が進められてい</w:t>
                            </w:r>
                            <w:r>
                              <w:rPr>
                                <w:rFonts w:hint="eastAsia"/>
                                <w:sz w:val="16"/>
                                <w:szCs w:val="16"/>
                              </w:rPr>
                              <w:t>る</w:t>
                            </w:r>
                          </w:p>
                          <w:p w14:paraId="3AE557A3" w14:textId="77777777" w:rsidR="00235B7A" w:rsidRPr="00AC5780" w:rsidRDefault="00235B7A" w:rsidP="00235B7A">
                            <w:pPr>
                              <w:spacing w:line="240" w:lineRule="exact"/>
                              <w:ind w:leftChars="0" w:left="0" w:firstLine="160"/>
                              <w:rPr>
                                <w:sz w:val="16"/>
                                <w:szCs w:val="16"/>
                              </w:rPr>
                            </w:pPr>
                            <w:r w:rsidRPr="00AC5780">
                              <w:rPr>
                                <w:b/>
                                <w:bCs/>
                                <w:sz w:val="16"/>
                                <w:szCs w:val="16"/>
                              </w:rPr>
                              <w:t>協働型保全フレームワーク (CSF)</w:t>
                            </w:r>
                          </w:p>
                          <w:p w14:paraId="0B5FE820" w14:textId="77777777" w:rsidR="00235B7A"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西洋の知識と先住民の知識を活用し、協働的な土地保全アプローチを</w:t>
                            </w:r>
                          </w:p>
                          <w:p w14:paraId="7958DA47" w14:textId="77777777" w:rsidR="00235B7A" w:rsidRPr="00AC5780" w:rsidRDefault="00235B7A" w:rsidP="00235B7A">
                            <w:pPr>
                              <w:spacing w:line="240" w:lineRule="exact"/>
                              <w:ind w:leftChars="0" w:left="0" w:firstLineChars="200" w:firstLine="320"/>
                              <w:rPr>
                                <w:sz w:val="16"/>
                                <w:szCs w:val="16"/>
                              </w:rPr>
                            </w:pPr>
                            <w:r w:rsidRPr="00AC5780">
                              <w:rPr>
                                <w:sz w:val="16"/>
                                <w:szCs w:val="16"/>
                              </w:rPr>
                              <w:t>通じて自然資源の意思決定を強化</w:t>
                            </w:r>
                            <w:r>
                              <w:rPr>
                                <w:rFonts w:hint="eastAsia"/>
                                <w:sz w:val="16"/>
                                <w:szCs w:val="16"/>
                              </w:rPr>
                              <w:t>する</w:t>
                            </w:r>
                          </w:p>
                          <w:p w14:paraId="60BAE102" w14:textId="77777777" w:rsidR="00235B7A" w:rsidRPr="00AC5780" w:rsidRDefault="00235B7A" w:rsidP="00235B7A">
                            <w:pPr>
                              <w:spacing w:line="240" w:lineRule="exact"/>
                              <w:ind w:leftChars="0" w:left="0" w:firstLine="160"/>
                              <w:rPr>
                                <w:sz w:val="16"/>
                                <w:szCs w:val="16"/>
                              </w:rPr>
                            </w:pPr>
                            <w:r w:rsidRPr="00AC5780">
                              <w:rPr>
                                <w:b/>
                                <w:bCs/>
                                <w:sz w:val="16"/>
                                <w:szCs w:val="16"/>
                              </w:rPr>
                              <w:t>森林および牧草地評価プログラム (FREP)</w:t>
                            </w:r>
                          </w:p>
                          <w:p w14:paraId="7C56F672" w14:textId="77777777" w:rsidR="00235B7A" w:rsidRPr="00AC5780"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フィールドモニタリングとデータ収集を実施</w:t>
                            </w:r>
                            <w:r>
                              <w:rPr>
                                <w:rFonts w:hint="eastAsia"/>
                                <w:sz w:val="16"/>
                                <w:szCs w:val="16"/>
                              </w:rPr>
                              <w:t>する</w:t>
                            </w:r>
                          </w:p>
                          <w:p w14:paraId="2F3962C2" w14:textId="77777777" w:rsidR="00235B7A" w:rsidRPr="00AC5780" w:rsidRDefault="00235B7A" w:rsidP="00235B7A">
                            <w:pPr>
                              <w:spacing w:line="240" w:lineRule="exact"/>
                              <w:ind w:leftChars="0" w:left="0" w:firstLine="160"/>
                              <w:rPr>
                                <w:sz w:val="16"/>
                                <w:szCs w:val="16"/>
                              </w:rPr>
                            </w:pPr>
                            <w:r w:rsidRPr="00AC5780">
                              <w:rPr>
                                <w:b/>
                                <w:bCs/>
                                <w:sz w:val="16"/>
                                <w:szCs w:val="16"/>
                              </w:rPr>
                              <w:t>統合モニタリング・評価 (IMA)</w:t>
                            </w:r>
                          </w:p>
                          <w:p w14:paraId="478E8351" w14:textId="77777777" w:rsidR="00235B7A" w:rsidRPr="00DC29C5"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CEFおよびFREPプログラムが統合され、統合モニタリング・評価</w:t>
                            </w:r>
                          </w:p>
                          <w:p w14:paraId="4150A845" w14:textId="77777777" w:rsidR="00235B7A" w:rsidRPr="00AC5780" w:rsidRDefault="00235B7A" w:rsidP="00235B7A">
                            <w:pPr>
                              <w:spacing w:line="240" w:lineRule="exact"/>
                              <w:ind w:leftChars="0" w:left="0" w:firstLineChars="200" w:firstLine="320"/>
                              <w:rPr>
                                <w:sz w:val="16"/>
                                <w:szCs w:val="16"/>
                              </w:rPr>
                            </w:pPr>
                            <w:r w:rsidRPr="00AC5780">
                              <w:rPr>
                                <w:sz w:val="16"/>
                                <w:szCs w:val="16"/>
                              </w:rPr>
                              <w:t>（IMA）セクションとして運営されてい</w:t>
                            </w:r>
                            <w:r>
                              <w:rPr>
                                <w:rFonts w:hint="eastAsia"/>
                                <w:sz w:val="16"/>
                                <w:szCs w:val="16"/>
                              </w:rPr>
                              <w:t>る</w:t>
                            </w:r>
                          </w:p>
                          <w:p w14:paraId="4E5443D8" w14:textId="77777777" w:rsidR="00235B7A" w:rsidRPr="00AC5780"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資源価値に関する現状報告のさらなる協力と整合性を提供</w:t>
                            </w:r>
                            <w:r>
                              <w:rPr>
                                <w:rFonts w:hint="eastAsia"/>
                                <w:sz w:val="16"/>
                                <w:szCs w:val="16"/>
                              </w:rPr>
                              <w:t>する</w:t>
                            </w:r>
                          </w:p>
                          <w:p w14:paraId="11BB9B13" w14:textId="77777777" w:rsidR="00235B7A" w:rsidRPr="00DC29C5" w:rsidRDefault="00235B7A" w:rsidP="00235B7A">
                            <w:pPr>
                              <w:tabs>
                                <w:tab w:val="num" w:pos="720"/>
                              </w:tabs>
                              <w:spacing w:line="240" w:lineRule="exact"/>
                              <w:ind w:leftChars="0" w:left="0" w:firstLine="160"/>
                              <w:rPr>
                                <w:b/>
                                <w:bCs/>
                                <w:sz w:val="16"/>
                                <w:szCs w:val="16"/>
                              </w:rPr>
                            </w:pPr>
                            <w:r w:rsidRPr="00AC5780">
                              <w:rPr>
                                <w:b/>
                                <w:bCs/>
                                <w:sz w:val="16"/>
                                <w:szCs w:val="16"/>
                              </w:rPr>
                              <w:t>保全基準目標ツール (SBOT)</w:t>
                            </w:r>
                          </w:p>
                          <w:p w14:paraId="6538E711" w14:textId="1FBA135F" w:rsidR="00235B7A" w:rsidRPr="00DC29C5" w:rsidRDefault="00235B7A" w:rsidP="00235B7A">
                            <w:pPr>
                              <w:tabs>
                                <w:tab w:val="num" w:pos="720"/>
                              </w:tabs>
                              <w:spacing w:line="240" w:lineRule="exact"/>
                              <w:ind w:leftChars="0" w:left="0" w:firstLine="160"/>
                            </w:pPr>
                            <w:r w:rsidRPr="00DC29C5">
                              <w:rPr>
                                <w:rFonts w:hint="eastAsia"/>
                                <w:sz w:val="16"/>
                                <w:szCs w:val="16"/>
                              </w:rPr>
                              <w:t>・</w:t>
                            </w:r>
                            <w:r w:rsidRPr="00AC5780">
                              <w:rPr>
                                <w:sz w:val="16"/>
                                <w:szCs w:val="16"/>
                              </w:rPr>
                              <w:t>南海岸地域向けのCE</w:t>
                            </w:r>
                            <w:r>
                              <w:rPr>
                                <w:rFonts w:hint="eastAsia"/>
                                <w:sz w:val="16"/>
                                <w:szCs w:val="16"/>
                              </w:rPr>
                              <w:t>（</w:t>
                            </w:r>
                            <w:del w:id="38" w:author="辻阪吟子" w:date="2025-03-31T11:41:00Z" w16du:dateUtc="2025-03-31T02:41:00Z">
                              <w:r w:rsidDel="00002450">
                                <w:rPr>
                                  <w:rFonts w:hint="eastAsia"/>
                                  <w:sz w:val="16"/>
                                  <w:szCs w:val="16"/>
                                </w:rPr>
                                <w:delText>累積影響</w:delText>
                              </w:r>
                            </w:del>
                            <w:ins w:id="39" w:author="辻阪吟子" w:date="2025-03-31T11:41:00Z" w16du:dateUtc="2025-03-31T02:41:00Z">
                              <w:r w:rsidR="00002450">
                                <w:rPr>
                                  <w:rFonts w:hint="eastAsia"/>
                                  <w:sz w:val="16"/>
                                  <w:szCs w:val="16"/>
                                </w:rPr>
                                <w:t>累積的影響</w:t>
                              </w:r>
                            </w:ins>
                            <w:r>
                              <w:rPr>
                                <w:rFonts w:hint="eastAsia"/>
                                <w:sz w:val="16"/>
                                <w:szCs w:val="16"/>
                              </w:rPr>
                              <w:t>）</w:t>
                            </w:r>
                            <w:r w:rsidRPr="00AC5780">
                              <w:rPr>
                                <w:sz w:val="16"/>
                                <w:szCs w:val="16"/>
                              </w:rPr>
                              <w:t>+州および地域情報を統合</w:t>
                            </w:r>
                            <w:r>
                              <w:rPr>
                                <w:rFonts w:hint="eastAsia"/>
                                <w:sz w:val="16"/>
                                <w:szCs w:val="16"/>
                              </w:rPr>
                              <w:t>する</w:t>
                            </w:r>
                          </w:p>
                          <w:p w14:paraId="530555BC" w14:textId="77777777" w:rsidR="00235B7A" w:rsidRDefault="00235B7A" w:rsidP="00235B7A">
                            <w:pPr>
                              <w:ind w:leftChars="0" w:left="0" w:firstLineChars="0" w:firstLine="0"/>
                            </w:pPr>
                          </w:p>
                          <w:p w14:paraId="0EB6EFFB" w14:textId="77777777" w:rsidR="00235B7A" w:rsidRDefault="00235B7A" w:rsidP="00235B7A">
                            <w:pPr>
                              <w:ind w:leftChars="0" w:left="0" w:firstLineChars="0" w:firstLine="0"/>
                            </w:pPr>
                          </w:p>
                          <w:p w14:paraId="1B212C21" w14:textId="77777777" w:rsidR="00235B7A" w:rsidRDefault="00235B7A" w:rsidP="00235B7A">
                            <w:pPr>
                              <w:ind w:leftChars="0" w:left="0" w:firstLineChars="0" w:firstLine="0"/>
                            </w:pPr>
                          </w:p>
                          <w:p w14:paraId="62A6AD73" w14:textId="77777777" w:rsidR="00235B7A" w:rsidRDefault="00235B7A" w:rsidP="00235B7A">
                            <w:pPr>
                              <w:ind w:leftChars="0" w:left="0" w:firstLineChars="0" w:firstLine="0"/>
                            </w:pPr>
                          </w:p>
                          <w:p w14:paraId="2F590F36" w14:textId="77777777" w:rsidR="00235B7A" w:rsidRDefault="00235B7A" w:rsidP="00235B7A">
                            <w:pPr>
                              <w:ind w:leftChars="0" w:left="0" w:firstLineChars="0" w:firstLine="0"/>
                            </w:pPr>
                          </w:p>
                          <w:p w14:paraId="06A95CD1" w14:textId="77777777" w:rsidR="00235B7A" w:rsidRDefault="00235B7A" w:rsidP="00235B7A">
                            <w:pPr>
                              <w:ind w:leftChars="0" w:left="0" w:firstLineChars="0" w:firstLine="0"/>
                            </w:pPr>
                          </w:p>
                          <w:p w14:paraId="2A5A7B5E" w14:textId="77777777" w:rsidR="00235B7A" w:rsidRDefault="00235B7A" w:rsidP="00235B7A">
                            <w:pPr>
                              <w:ind w:leftChars="0" w:left="0" w:firstLineChars="0" w:firstLine="0"/>
                            </w:pPr>
                          </w:p>
                          <w:p w14:paraId="6C3B9CE3" w14:textId="77777777" w:rsidR="00235B7A" w:rsidRDefault="00235B7A" w:rsidP="00235B7A">
                            <w:pPr>
                              <w:ind w:leftChars="0" w:left="0" w:firstLineChars="0" w:firstLine="0"/>
                            </w:pPr>
                          </w:p>
                          <w:p w14:paraId="45FEA534" w14:textId="77777777" w:rsidR="00235B7A" w:rsidRDefault="00235B7A" w:rsidP="00235B7A">
                            <w:pPr>
                              <w:ind w:leftChars="0" w:left="0" w:firstLineChars="0" w:firstLine="0"/>
                            </w:pPr>
                          </w:p>
                          <w:p w14:paraId="551495BB" w14:textId="77777777" w:rsidR="00235B7A" w:rsidRDefault="00235B7A" w:rsidP="00235B7A">
                            <w:pPr>
                              <w:ind w:leftChars="0" w:left="0" w:firstLineChars="0"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E2BB3" id="テキスト ボックス 32" o:spid="_x0000_s1060" type="#_x0000_t202" style="position:absolute;left:0;text-align:left;margin-left:2pt;margin-top:1.3pt;width:488.8pt;height:24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" fillcolor="white [3201]" strokeweight=".5pt">
                <v:textbox inset="0,0,0,0">
                  <w:txbxContent>
                    <w:p w14:paraId="6306BD79" w14:textId="77777777" w:rsidR="00235B7A" w:rsidRPr="00D638F7" w:rsidRDefault="00235B7A" w:rsidP="00235B7A">
                      <w:pPr>
                        <w:ind w:leftChars="0" w:left="0"/>
                        <w:rPr>
                          <w:b/>
                          <w:bCs/>
                        </w:rPr>
                      </w:pPr>
                      <w:r w:rsidRPr="00182187">
                        <w:rPr>
                          <w:b/>
                          <w:bCs/>
                        </w:rPr>
                        <w:t>他のイニシアティブとの連携</w:t>
                      </w:r>
                    </w:p>
                    <w:p w14:paraId="149FC372" w14:textId="77777777" w:rsidR="00235B7A" w:rsidRPr="00182187" w:rsidRDefault="00235B7A" w:rsidP="00235B7A">
                      <w:pPr>
                        <w:spacing w:line="240" w:lineRule="exact"/>
                        <w:ind w:leftChars="0" w:left="0" w:firstLine="160"/>
                        <w:rPr>
                          <w:b/>
                          <w:bCs/>
                          <w:sz w:val="16"/>
                          <w:szCs w:val="16"/>
                        </w:rPr>
                      </w:pPr>
                      <w:r w:rsidRPr="00182187">
                        <w:rPr>
                          <w:b/>
                          <w:bCs/>
                          <w:sz w:val="16"/>
                          <w:szCs w:val="16"/>
                        </w:rPr>
                        <w:t>近代化された土地利用計画 (MLUP)</w:t>
                      </w:r>
                    </w:p>
                    <w:p w14:paraId="5019A2E3" w14:textId="42D7C275" w:rsidR="00235B7A" w:rsidRDefault="00235B7A" w:rsidP="00235B7A">
                      <w:pPr>
                        <w:spacing w:line="240" w:lineRule="exact"/>
                        <w:ind w:leftChars="0" w:left="0" w:firstLine="160"/>
                        <w:rPr>
                          <w:sz w:val="16"/>
                          <w:szCs w:val="16"/>
                        </w:rPr>
                      </w:pPr>
                      <w:r w:rsidRPr="00DC29C5">
                        <w:rPr>
                          <w:rFonts w:hint="eastAsia"/>
                          <w:sz w:val="16"/>
                          <w:szCs w:val="16"/>
                        </w:rPr>
                        <w:t>・</w:t>
                      </w:r>
                      <w:r w:rsidRPr="00DC29C5">
                        <w:rPr>
                          <w:sz w:val="16"/>
                          <w:szCs w:val="16"/>
                        </w:rPr>
                        <w:t>CE（</w:t>
                      </w:r>
                      <w:del w:id="40" w:author="辻阪吟子" w:date="2025-03-31T11:42:00Z" w16du:dateUtc="2025-03-31T02:42:00Z">
                        <w:r w:rsidRPr="00DC29C5" w:rsidDel="00002450">
                          <w:rPr>
                            <w:sz w:val="16"/>
                            <w:szCs w:val="16"/>
                          </w:rPr>
                          <w:delText>累積影響</w:delText>
                        </w:r>
                      </w:del>
                      <w:ins w:id="41" w:author="辻阪吟子" w:date="2025-03-31T11:42:00Z" w16du:dateUtc="2025-03-31T02:42:00Z">
                        <w:r w:rsidR="00002450">
                          <w:rPr>
                            <w:sz w:val="16"/>
                            <w:szCs w:val="16"/>
                          </w:rPr>
                          <w:t>累積的影響</w:t>
                        </w:r>
                      </w:ins>
                      <w:r w:rsidRPr="00DC29C5">
                        <w:rPr>
                          <w:sz w:val="16"/>
                          <w:szCs w:val="16"/>
                        </w:rPr>
                        <w:t>）情報は、価値の現状と傾向に関する基礎的な情報を</w:t>
                      </w:r>
                    </w:p>
                    <w:p w14:paraId="028ABA55" w14:textId="77777777" w:rsidR="00235B7A" w:rsidRPr="00DC29C5" w:rsidRDefault="00235B7A" w:rsidP="00235B7A">
                      <w:pPr>
                        <w:spacing w:line="240" w:lineRule="exact"/>
                        <w:ind w:leftChars="0" w:left="0" w:firstLineChars="200" w:firstLine="320"/>
                        <w:rPr>
                          <w:sz w:val="16"/>
                          <w:szCs w:val="16"/>
                        </w:rPr>
                      </w:pPr>
                      <w:r w:rsidRPr="00DC29C5">
                        <w:rPr>
                          <w:sz w:val="16"/>
                          <w:szCs w:val="16"/>
                        </w:rPr>
                        <w:t>提供</w:t>
                      </w:r>
                      <w:r>
                        <w:rPr>
                          <w:rFonts w:hint="eastAsia"/>
                          <w:sz w:val="16"/>
                          <w:szCs w:val="16"/>
                        </w:rPr>
                        <w:t>する</w:t>
                      </w:r>
                    </w:p>
                    <w:p w14:paraId="1F1AF685" w14:textId="77777777" w:rsidR="00235B7A" w:rsidRPr="00AC5780" w:rsidRDefault="00235B7A" w:rsidP="00235B7A">
                      <w:pPr>
                        <w:spacing w:line="240" w:lineRule="exact"/>
                        <w:ind w:leftChars="0" w:left="0" w:firstLine="160"/>
                        <w:rPr>
                          <w:sz w:val="16"/>
                          <w:szCs w:val="16"/>
                        </w:rPr>
                      </w:pPr>
                      <w:r w:rsidRPr="00AC5780">
                        <w:rPr>
                          <w:b/>
                          <w:bCs/>
                          <w:sz w:val="16"/>
                          <w:szCs w:val="16"/>
                        </w:rPr>
                        <w:t>環境保全イニシアティブ (ESI)</w:t>
                      </w:r>
                    </w:p>
                    <w:p w14:paraId="6870032A" w14:textId="40431222" w:rsidR="00235B7A" w:rsidRPr="00DC29C5"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CEF（</w:t>
                      </w:r>
                      <w:del w:id="42" w:author="辻阪吟子" w:date="2025-03-31T11:41:00Z" w16du:dateUtc="2025-03-31T02:41:00Z">
                        <w:r w:rsidRPr="00AC5780" w:rsidDel="00002450">
                          <w:rPr>
                            <w:sz w:val="16"/>
                            <w:szCs w:val="16"/>
                          </w:rPr>
                          <w:delText>累積影響</w:delText>
                        </w:r>
                      </w:del>
                      <w:ins w:id="43" w:author="辻阪吟子" w:date="2025-03-31T11:41:00Z" w16du:dateUtc="2025-03-31T02:41:00Z">
                        <w:r w:rsidR="00002450">
                          <w:rPr>
                            <w:sz w:val="16"/>
                            <w:szCs w:val="16"/>
                          </w:rPr>
                          <w:t>累積的影響</w:t>
                        </w:r>
                      </w:ins>
                      <w:r w:rsidRPr="00AC5780">
                        <w:rPr>
                          <w:sz w:val="16"/>
                          <w:szCs w:val="16"/>
                        </w:rPr>
                        <w:t>評価）は主に北部地域でESIを通じて実施されており、</w:t>
                      </w:r>
                    </w:p>
                    <w:p w14:paraId="2C36519A" w14:textId="77777777" w:rsidR="00235B7A" w:rsidRPr="00AC5780" w:rsidRDefault="00235B7A" w:rsidP="00235B7A">
                      <w:pPr>
                        <w:spacing w:line="240" w:lineRule="exact"/>
                        <w:ind w:leftChars="0" w:left="0" w:firstLineChars="200" w:firstLine="320"/>
                        <w:rPr>
                          <w:sz w:val="16"/>
                          <w:szCs w:val="16"/>
                        </w:rPr>
                      </w:pPr>
                      <w:r w:rsidRPr="00AC5780">
                        <w:rPr>
                          <w:sz w:val="16"/>
                          <w:szCs w:val="16"/>
                        </w:rPr>
                        <w:t>プロトコルや報告書の作成が進められてい</w:t>
                      </w:r>
                      <w:r>
                        <w:rPr>
                          <w:rFonts w:hint="eastAsia"/>
                          <w:sz w:val="16"/>
                          <w:szCs w:val="16"/>
                        </w:rPr>
                        <w:t>る</w:t>
                      </w:r>
                    </w:p>
                    <w:p w14:paraId="3AE557A3" w14:textId="77777777" w:rsidR="00235B7A" w:rsidRPr="00AC5780" w:rsidRDefault="00235B7A" w:rsidP="00235B7A">
                      <w:pPr>
                        <w:spacing w:line="240" w:lineRule="exact"/>
                        <w:ind w:leftChars="0" w:left="0" w:firstLine="160"/>
                        <w:rPr>
                          <w:sz w:val="16"/>
                          <w:szCs w:val="16"/>
                        </w:rPr>
                      </w:pPr>
                      <w:r w:rsidRPr="00AC5780">
                        <w:rPr>
                          <w:b/>
                          <w:bCs/>
                          <w:sz w:val="16"/>
                          <w:szCs w:val="16"/>
                        </w:rPr>
                        <w:t>協働型保全フレームワーク (CSF)</w:t>
                      </w:r>
                    </w:p>
                    <w:p w14:paraId="0B5FE820" w14:textId="77777777" w:rsidR="00235B7A"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西洋の知識と先住民の知識を活用し、協働的な土地保全アプローチを</w:t>
                      </w:r>
                    </w:p>
                    <w:p w14:paraId="7958DA47" w14:textId="77777777" w:rsidR="00235B7A" w:rsidRPr="00AC5780" w:rsidRDefault="00235B7A" w:rsidP="00235B7A">
                      <w:pPr>
                        <w:spacing w:line="240" w:lineRule="exact"/>
                        <w:ind w:leftChars="0" w:left="0" w:firstLineChars="200" w:firstLine="320"/>
                        <w:rPr>
                          <w:sz w:val="16"/>
                          <w:szCs w:val="16"/>
                        </w:rPr>
                      </w:pPr>
                      <w:r w:rsidRPr="00AC5780">
                        <w:rPr>
                          <w:sz w:val="16"/>
                          <w:szCs w:val="16"/>
                        </w:rPr>
                        <w:t>通じて自然資源の意思決定を強化</w:t>
                      </w:r>
                      <w:r>
                        <w:rPr>
                          <w:rFonts w:hint="eastAsia"/>
                          <w:sz w:val="16"/>
                          <w:szCs w:val="16"/>
                        </w:rPr>
                        <w:t>する</w:t>
                      </w:r>
                    </w:p>
                    <w:p w14:paraId="60BAE102" w14:textId="77777777" w:rsidR="00235B7A" w:rsidRPr="00AC5780" w:rsidRDefault="00235B7A" w:rsidP="00235B7A">
                      <w:pPr>
                        <w:spacing w:line="240" w:lineRule="exact"/>
                        <w:ind w:leftChars="0" w:left="0" w:firstLine="160"/>
                        <w:rPr>
                          <w:sz w:val="16"/>
                          <w:szCs w:val="16"/>
                        </w:rPr>
                      </w:pPr>
                      <w:r w:rsidRPr="00AC5780">
                        <w:rPr>
                          <w:b/>
                          <w:bCs/>
                          <w:sz w:val="16"/>
                          <w:szCs w:val="16"/>
                        </w:rPr>
                        <w:t>森林および牧草地評価プログラム (FREP)</w:t>
                      </w:r>
                    </w:p>
                    <w:p w14:paraId="7C56F672" w14:textId="77777777" w:rsidR="00235B7A" w:rsidRPr="00AC5780"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フィールドモニタリングとデータ収集を実施</w:t>
                      </w:r>
                      <w:r>
                        <w:rPr>
                          <w:rFonts w:hint="eastAsia"/>
                          <w:sz w:val="16"/>
                          <w:szCs w:val="16"/>
                        </w:rPr>
                        <w:t>する</w:t>
                      </w:r>
                    </w:p>
                    <w:p w14:paraId="2F3962C2" w14:textId="77777777" w:rsidR="00235B7A" w:rsidRPr="00AC5780" w:rsidRDefault="00235B7A" w:rsidP="00235B7A">
                      <w:pPr>
                        <w:spacing w:line="240" w:lineRule="exact"/>
                        <w:ind w:leftChars="0" w:left="0" w:firstLine="160"/>
                        <w:rPr>
                          <w:sz w:val="16"/>
                          <w:szCs w:val="16"/>
                        </w:rPr>
                      </w:pPr>
                      <w:r w:rsidRPr="00AC5780">
                        <w:rPr>
                          <w:b/>
                          <w:bCs/>
                          <w:sz w:val="16"/>
                          <w:szCs w:val="16"/>
                        </w:rPr>
                        <w:t>統合モニタリング・評価 (IMA)</w:t>
                      </w:r>
                    </w:p>
                    <w:p w14:paraId="478E8351" w14:textId="77777777" w:rsidR="00235B7A" w:rsidRPr="00DC29C5"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CEFおよびFREPプログラムが統合され、統合モニタリング・評価</w:t>
                      </w:r>
                    </w:p>
                    <w:p w14:paraId="4150A845" w14:textId="77777777" w:rsidR="00235B7A" w:rsidRPr="00AC5780" w:rsidRDefault="00235B7A" w:rsidP="00235B7A">
                      <w:pPr>
                        <w:spacing w:line="240" w:lineRule="exact"/>
                        <w:ind w:leftChars="0" w:left="0" w:firstLineChars="200" w:firstLine="320"/>
                        <w:rPr>
                          <w:sz w:val="16"/>
                          <w:szCs w:val="16"/>
                        </w:rPr>
                      </w:pPr>
                      <w:r w:rsidRPr="00AC5780">
                        <w:rPr>
                          <w:sz w:val="16"/>
                          <w:szCs w:val="16"/>
                        </w:rPr>
                        <w:t>（IMA）セクションとして運営されてい</w:t>
                      </w:r>
                      <w:r>
                        <w:rPr>
                          <w:rFonts w:hint="eastAsia"/>
                          <w:sz w:val="16"/>
                          <w:szCs w:val="16"/>
                        </w:rPr>
                        <w:t>る</w:t>
                      </w:r>
                    </w:p>
                    <w:p w14:paraId="4E5443D8" w14:textId="77777777" w:rsidR="00235B7A" w:rsidRPr="00AC5780" w:rsidRDefault="00235B7A" w:rsidP="00235B7A">
                      <w:pPr>
                        <w:spacing w:line="240" w:lineRule="exact"/>
                        <w:ind w:leftChars="0" w:left="0" w:firstLine="160"/>
                        <w:rPr>
                          <w:sz w:val="16"/>
                          <w:szCs w:val="16"/>
                        </w:rPr>
                      </w:pPr>
                      <w:r w:rsidRPr="00DC29C5">
                        <w:rPr>
                          <w:rFonts w:hint="eastAsia"/>
                          <w:sz w:val="16"/>
                          <w:szCs w:val="16"/>
                        </w:rPr>
                        <w:t>・</w:t>
                      </w:r>
                      <w:r w:rsidRPr="00AC5780">
                        <w:rPr>
                          <w:sz w:val="16"/>
                          <w:szCs w:val="16"/>
                        </w:rPr>
                        <w:t>資源価値に関する現状報告のさらなる協力と整合性を提供</w:t>
                      </w:r>
                      <w:r>
                        <w:rPr>
                          <w:rFonts w:hint="eastAsia"/>
                          <w:sz w:val="16"/>
                          <w:szCs w:val="16"/>
                        </w:rPr>
                        <w:t>する</w:t>
                      </w:r>
                    </w:p>
                    <w:p w14:paraId="11BB9B13" w14:textId="77777777" w:rsidR="00235B7A" w:rsidRPr="00DC29C5" w:rsidRDefault="00235B7A" w:rsidP="00235B7A">
                      <w:pPr>
                        <w:tabs>
                          <w:tab w:val="num" w:pos="720"/>
                        </w:tabs>
                        <w:spacing w:line="240" w:lineRule="exact"/>
                        <w:ind w:leftChars="0" w:left="0" w:firstLine="160"/>
                        <w:rPr>
                          <w:b/>
                          <w:bCs/>
                          <w:sz w:val="16"/>
                          <w:szCs w:val="16"/>
                        </w:rPr>
                      </w:pPr>
                      <w:r w:rsidRPr="00AC5780">
                        <w:rPr>
                          <w:b/>
                          <w:bCs/>
                          <w:sz w:val="16"/>
                          <w:szCs w:val="16"/>
                        </w:rPr>
                        <w:t>保全基準目標ツール (SBOT)</w:t>
                      </w:r>
                    </w:p>
                    <w:p w14:paraId="6538E711" w14:textId="1FBA135F" w:rsidR="00235B7A" w:rsidRPr="00DC29C5" w:rsidRDefault="00235B7A" w:rsidP="00235B7A">
                      <w:pPr>
                        <w:tabs>
                          <w:tab w:val="num" w:pos="720"/>
                        </w:tabs>
                        <w:spacing w:line="240" w:lineRule="exact"/>
                        <w:ind w:leftChars="0" w:left="0" w:firstLine="160"/>
                      </w:pPr>
                      <w:r w:rsidRPr="00DC29C5">
                        <w:rPr>
                          <w:rFonts w:hint="eastAsia"/>
                          <w:sz w:val="16"/>
                          <w:szCs w:val="16"/>
                        </w:rPr>
                        <w:t>・</w:t>
                      </w:r>
                      <w:r w:rsidRPr="00AC5780">
                        <w:rPr>
                          <w:sz w:val="16"/>
                          <w:szCs w:val="16"/>
                        </w:rPr>
                        <w:t>南海岸地域向けのCE</w:t>
                      </w:r>
                      <w:r>
                        <w:rPr>
                          <w:rFonts w:hint="eastAsia"/>
                          <w:sz w:val="16"/>
                          <w:szCs w:val="16"/>
                        </w:rPr>
                        <w:t>（</w:t>
                      </w:r>
                      <w:del w:id="44" w:author="辻阪吟子" w:date="2025-03-31T11:41:00Z" w16du:dateUtc="2025-03-31T02:41:00Z">
                        <w:r w:rsidDel="00002450">
                          <w:rPr>
                            <w:rFonts w:hint="eastAsia"/>
                            <w:sz w:val="16"/>
                            <w:szCs w:val="16"/>
                          </w:rPr>
                          <w:delText>累積影響</w:delText>
                        </w:r>
                      </w:del>
                      <w:ins w:id="45" w:author="辻阪吟子" w:date="2025-03-31T11:41:00Z" w16du:dateUtc="2025-03-31T02:41:00Z">
                        <w:r w:rsidR="00002450">
                          <w:rPr>
                            <w:rFonts w:hint="eastAsia"/>
                            <w:sz w:val="16"/>
                            <w:szCs w:val="16"/>
                          </w:rPr>
                          <w:t>累積的影響</w:t>
                        </w:r>
                      </w:ins>
                      <w:r>
                        <w:rPr>
                          <w:rFonts w:hint="eastAsia"/>
                          <w:sz w:val="16"/>
                          <w:szCs w:val="16"/>
                        </w:rPr>
                        <w:t>）</w:t>
                      </w:r>
                      <w:r w:rsidRPr="00AC5780">
                        <w:rPr>
                          <w:sz w:val="16"/>
                          <w:szCs w:val="16"/>
                        </w:rPr>
                        <w:t>+州および地域情報を統合</w:t>
                      </w:r>
                      <w:r>
                        <w:rPr>
                          <w:rFonts w:hint="eastAsia"/>
                          <w:sz w:val="16"/>
                          <w:szCs w:val="16"/>
                        </w:rPr>
                        <w:t>する</w:t>
                      </w:r>
                    </w:p>
                    <w:p w14:paraId="530555BC" w14:textId="77777777" w:rsidR="00235B7A" w:rsidRDefault="00235B7A" w:rsidP="00235B7A">
                      <w:pPr>
                        <w:ind w:leftChars="0" w:left="0" w:firstLineChars="0" w:firstLine="0"/>
                      </w:pPr>
                    </w:p>
                    <w:p w14:paraId="0EB6EFFB" w14:textId="77777777" w:rsidR="00235B7A" w:rsidRDefault="00235B7A" w:rsidP="00235B7A">
                      <w:pPr>
                        <w:ind w:leftChars="0" w:left="0" w:firstLineChars="0" w:firstLine="0"/>
                      </w:pPr>
                    </w:p>
                    <w:p w14:paraId="1B212C21" w14:textId="77777777" w:rsidR="00235B7A" w:rsidRDefault="00235B7A" w:rsidP="00235B7A">
                      <w:pPr>
                        <w:ind w:leftChars="0" w:left="0" w:firstLineChars="0" w:firstLine="0"/>
                      </w:pPr>
                    </w:p>
                    <w:p w14:paraId="62A6AD73" w14:textId="77777777" w:rsidR="00235B7A" w:rsidRDefault="00235B7A" w:rsidP="00235B7A">
                      <w:pPr>
                        <w:ind w:leftChars="0" w:left="0" w:firstLineChars="0" w:firstLine="0"/>
                      </w:pPr>
                    </w:p>
                    <w:p w14:paraId="2F590F36" w14:textId="77777777" w:rsidR="00235B7A" w:rsidRDefault="00235B7A" w:rsidP="00235B7A">
                      <w:pPr>
                        <w:ind w:leftChars="0" w:left="0" w:firstLineChars="0" w:firstLine="0"/>
                      </w:pPr>
                    </w:p>
                    <w:p w14:paraId="06A95CD1" w14:textId="77777777" w:rsidR="00235B7A" w:rsidRDefault="00235B7A" w:rsidP="00235B7A">
                      <w:pPr>
                        <w:ind w:leftChars="0" w:left="0" w:firstLineChars="0" w:firstLine="0"/>
                      </w:pPr>
                    </w:p>
                    <w:p w14:paraId="2A5A7B5E" w14:textId="77777777" w:rsidR="00235B7A" w:rsidRDefault="00235B7A" w:rsidP="00235B7A">
                      <w:pPr>
                        <w:ind w:leftChars="0" w:left="0" w:firstLineChars="0" w:firstLine="0"/>
                      </w:pPr>
                    </w:p>
                    <w:p w14:paraId="6C3B9CE3" w14:textId="77777777" w:rsidR="00235B7A" w:rsidRDefault="00235B7A" w:rsidP="00235B7A">
                      <w:pPr>
                        <w:ind w:leftChars="0" w:left="0" w:firstLineChars="0" w:firstLine="0"/>
                      </w:pPr>
                    </w:p>
                    <w:p w14:paraId="45FEA534" w14:textId="77777777" w:rsidR="00235B7A" w:rsidRDefault="00235B7A" w:rsidP="00235B7A">
                      <w:pPr>
                        <w:ind w:leftChars="0" w:left="0" w:firstLineChars="0" w:firstLine="0"/>
                      </w:pPr>
                    </w:p>
                    <w:p w14:paraId="551495BB" w14:textId="77777777" w:rsidR="00235B7A" w:rsidRDefault="00235B7A" w:rsidP="00235B7A">
                      <w:pPr>
                        <w:ind w:leftChars="0" w:left="0" w:firstLineChars="0" w:firstLine="0"/>
                      </w:pPr>
                    </w:p>
                  </w:txbxContent>
                </v:textbox>
              </v:shape>
            </w:pict>
          </mc:Fallback>
        </mc:AlternateContent>
      </w:r>
    </w:p>
    <w:p w14:paraId="18F2329F" w14:textId="237B1F5D" w:rsidR="0058456A" w:rsidRDefault="0058456A" w:rsidP="000A7A6D">
      <w:pPr>
        <w:tabs>
          <w:tab w:val="center" w:pos="5261"/>
        </w:tabs>
        <w:jc w:val="right"/>
      </w:pPr>
    </w:p>
    <w:p w14:paraId="18135057" w14:textId="693E8795" w:rsidR="0058456A" w:rsidRDefault="0058456A" w:rsidP="000A7A6D">
      <w:pPr>
        <w:tabs>
          <w:tab w:val="center" w:pos="5261"/>
        </w:tabs>
        <w:jc w:val="right"/>
      </w:pPr>
    </w:p>
    <w:p w14:paraId="224C26CA" w14:textId="25D3A006" w:rsidR="0058456A" w:rsidRDefault="0058456A" w:rsidP="000A7A6D">
      <w:pPr>
        <w:tabs>
          <w:tab w:val="center" w:pos="5261"/>
        </w:tabs>
        <w:jc w:val="right"/>
      </w:pPr>
    </w:p>
    <w:p w14:paraId="5D5A3619" w14:textId="44A22228" w:rsidR="0058456A" w:rsidRDefault="0058456A" w:rsidP="000A7A6D">
      <w:pPr>
        <w:tabs>
          <w:tab w:val="center" w:pos="5261"/>
        </w:tabs>
        <w:jc w:val="right"/>
      </w:pPr>
    </w:p>
    <w:p w14:paraId="176E226B" w14:textId="07EA3601" w:rsidR="0058456A" w:rsidRDefault="0058456A" w:rsidP="000A7A6D">
      <w:pPr>
        <w:tabs>
          <w:tab w:val="center" w:pos="5261"/>
        </w:tabs>
        <w:jc w:val="right"/>
      </w:pPr>
    </w:p>
    <w:p w14:paraId="4A334F72" w14:textId="6F189A45" w:rsidR="0058456A" w:rsidRDefault="0058456A" w:rsidP="000A7A6D">
      <w:pPr>
        <w:tabs>
          <w:tab w:val="center" w:pos="5261"/>
        </w:tabs>
        <w:jc w:val="right"/>
      </w:pPr>
    </w:p>
    <w:p w14:paraId="7A153467" w14:textId="1CB50F17" w:rsidR="0058456A" w:rsidRDefault="0058456A" w:rsidP="000A7A6D">
      <w:pPr>
        <w:tabs>
          <w:tab w:val="center" w:pos="5261"/>
        </w:tabs>
        <w:jc w:val="right"/>
      </w:pPr>
    </w:p>
    <w:p w14:paraId="7C4A3D81" w14:textId="77777777" w:rsidR="0058456A" w:rsidRDefault="0058456A" w:rsidP="000A7A6D">
      <w:pPr>
        <w:tabs>
          <w:tab w:val="center" w:pos="5261"/>
        </w:tabs>
        <w:jc w:val="right"/>
      </w:pPr>
    </w:p>
    <w:p w14:paraId="2912D745" w14:textId="5DFF0A01" w:rsidR="0058456A" w:rsidRDefault="0058456A" w:rsidP="000A7A6D">
      <w:pPr>
        <w:tabs>
          <w:tab w:val="center" w:pos="5261"/>
        </w:tabs>
        <w:jc w:val="right"/>
      </w:pPr>
    </w:p>
    <w:p w14:paraId="1D726D98" w14:textId="5F5DA1DE" w:rsidR="0058456A" w:rsidRDefault="0058456A" w:rsidP="000A7A6D">
      <w:pPr>
        <w:tabs>
          <w:tab w:val="center" w:pos="5261"/>
        </w:tabs>
        <w:jc w:val="right"/>
      </w:pPr>
    </w:p>
    <w:p w14:paraId="71901F80" w14:textId="77777777" w:rsidR="0058456A" w:rsidRDefault="0058456A" w:rsidP="000A7A6D">
      <w:pPr>
        <w:tabs>
          <w:tab w:val="center" w:pos="5261"/>
        </w:tabs>
        <w:jc w:val="right"/>
      </w:pPr>
    </w:p>
    <w:p w14:paraId="6ADDE46B" w14:textId="72F8B76A" w:rsidR="0058456A" w:rsidRDefault="0058456A" w:rsidP="000A7A6D">
      <w:pPr>
        <w:tabs>
          <w:tab w:val="center" w:pos="5261"/>
        </w:tabs>
        <w:jc w:val="right"/>
      </w:pPr>
    </w:p>
    <w:p w14:paraId="18899EB8" w14:textId="406325B1" w:rsidR="0058456A" w:rsidRDefault="0058456A" w:rsidP="000A7A6D">
      <w:pPr>
        <w:tabs>
          <w:tab w:val="center" w:pos="5261"/>
        </w:tabs>
        <w:jc w:val="right"/>
      </w:pPr>
    </w:p>
    <w:p w14:paraId="18E9716D" w14:textId="79D3C0FD" w:rsidR="000A7A6D" w:rsidRDefault="000A7A6D" w:rsidP="000A7A6D">
      <w:pPr>
        <w:tabs>
          <w:tab w:val="center" w:pos="5261"/>
        </w:tabs>
        <w:jc w:val="right"/>
      </w:pPr>
      <w:r>
        <w:rPr>
          <w:rFonts w:hint="eastAsia"/>
        </w:rPr>
        <w:t>出典：</w:t>
      </w:r>
      <w:hyperlink r:id="rId18" w:history="1">
        <w:r w:rsidRPr="00354EC3">
          <w:rPr>
            <w:rStyle w:val="af0"/>
            <w:rFonts w:hint="eastAsia"/>
          </w:rPr>
          <w:t>ブリティッシュコロンビア</w:t>
        </w:r>
        <w:r>
          <w:rPr>
            <w:rStyle w:val="af0"/>
            <w:rFonts w:hint="eastAsia"/>
          </w:rPr>
          <w:t>州CEF</w:t>
        </w:r>
      </w:hyperlink>
    </w:p>
    <w:p w14:paraId="0974B72C" w14:textId="27D2C99B" w:rsidR="00035430" w:rsidRDefault="002A2818">
      <w:pPr>
        <w:pStyle w:val="4"/>
      </w:pPr>
      <w:r>
        <w:rPr>
          <w:rFonts w:hint="eastAsia"/>
        </w:rPr>
        <w:t>イ</w:t>
      </w:r>
      <w:r w:rsidR="00396BED">
        <w:rPr>
          <w:rFonts w:hint="eastAsia"/>
        </w:rPr>
        <w:t>．</w:t>
      </w:r>
      <w:r w:rsidR="00035430">
        <w:rPr>
          <w:rFonts w:hint="eastAsia"/>
        </w:rPr>
        <w:t>TNFD</w:t>
      </w:r>
    </w:p>
    <w:p w14:paraId="6A9B9B85" w14:textId="3CE04E0A" w:rsidR="00E62472" w:rsidRDefault="001D6DC4" w:rsidP="00E62472">
      <w:r>
        <w:rPr>
          <w:rFonts w:hint="eastAsia"/>
        </w:rPr>
        <w:t>企業が生物多様性関連の情報を開示する</w:t>
      </w:r>
      <w:r w:rsidR="0005535E">
        <w:rPr>
          <w:rFonts w:hint="eastAsia"/>
        </w:rPr>
        <w:t>TNFD</w:t>
      </w:r>
      <w:r w:rsidR="00AA5D5B">
        <w:rPr>
          <w:rFonts w:hint="eastAsia"/>
        </w:rPr>
        <w:t>では、</w:t>
      </w:r>
      <w:r w:rsidR="0018408D">
        <w:rPr>
          <w:rFonts w:hint="eastAsia"/>
        </w:rPr>
        <w:t>企業が低下させた</w:t>
      </w:r>
      <w:r w:rsidR="00A07974">
        <w:rPr>
          <w:rFonts w:hint="eastAsia"/>
        </w:rPr>
        <w:t>り増加させたりする</w:t>
      </w:r>
      <w:r w:rsidR="0018408D">
        <w:rPr>
          <w:rFonts w:hint="eastAsia"/>
        </w:rPr>
        <w:t>生物多様性の</w:t>
      </w:r>
      <w:r w:rsidR="00A07974">
        <w:rPr>
          <w:rFonts w:hint="eastAsia"/>
        </w:rPr>
        <w:t>価値を数値化して公表することが望ましい。</w:t>
      </w:r>
      <w:r w:rsidR="0021020C">
        <w:rPr>
          <w:rFonts w:hint="eastAsia"/>
        </w:rPr>
        <w:t>累積的影響評価では、</w:t>
      </w:r>
      <w:r w:rsidR="00160400">
        <w:rPr>
          <w:rFonts w:hint="eastAsia"/>
        </w:rPr>
        <w:t>影響の程度や容認限度などを数値化し、地域全体の過去から将来までの姿を明確にするため、</w:t>
      </w:r>
      <w:r w:rsidR="003C49F4">
        <w:rPr>
          <w:rFonts w:hint="eastAsia"/>
        </w:rPr>
        <w:t>TNFDの数値化</w:t>
      </w:r>
      <w:r w:rsidR="0021020C">
        <w:rPr>
          <w:rFonts w:hint="eastAsia"/>
        </w:rPr>
        <w:t>を行う上で、合理的</w:t>
      </w:r>
      <w:r w:rsidR="003C49F4">
        <w:rPr>
          <w:rFonts w:hint="eastAsia"/>
        </w:rPr>
        <w:t>な手法であると言える</w:t>
      </w:r>
      <w:r w:rsidR="0021020C">
        <w:rPr>
          <w:rFonts w:hint="eastAsia"/>
        </w:rPr>
        <w:t>。</w:t>
      </w:r>
      <w:r w:rsidR="00631802">
        <w:rPr>
          <w:rFonts w:hint="eastAsia"/>
        </w:rPr>
        <w:t>ただし企業が周辺の自治体と十分な協力を行わず、</w:t>
      </w:r>
      <w:r w:rsidR="00BB65B0">
        <w:rPr>
          <w:rFonts w:hint="eastAsia"/>
        </w:rPr>
        <w:t>企業の立地とその周辺だけの評価にとどまった場合、その結果を個別事業の累積的影響評価のために参照できる可能性はあまり高くない。</w:t>
      </w:r>
    </w:p>
    <w:p w14:paraId="76CA28ED" w14:textId="20810606" w:rsidR="00BB65B0" w:rsidRPr="00E62472" w:rsidRDefault="00BB65B0" w:rsidP="00E62472"/>
    <w:p w14:paraId="5ABC284E" w14:textId="5513B0EB" w:rsidR="00C117D7" w:rsidRDefault="00C117D7" w:rsidP="00CD77CE">
      <w:pPr>
        <w:pStyle w:val="3"/>
      </w:pPr>
      <w:r>
        <w:rPr>
          <w:rFonts w:hint="eastAsia"/>
        </w:rPr>
        <w:t>（</w:t>
      </w:r>
      <w:r w:rsidR="006E6939">
        <w:rPr>
          <w:rFonts w:hint="eastAsia"/>
        </w:rPr>
        <w:t>３</w:t>
      </w:r>
      <w:r>
        <w:rPr>
          <w:rFonts w:hint="eastAsia"/>
        </w:rPr>
        <w:t>）ミティゲーション</w:t>
      </w:r>
    </w:p>
    <w:p w14:paraId="5FF07279" w14:textId="03C68C0E" w:rsidR="00C117D7" w:rsidRDefault="00DE0CB7">
      <w:pPr>
        <w:pStyle w:val="4"/>
      </w:pPr>
      <w:r>
        <w:rPr>
          <w:rFonts w:hint="eastAsia"/>
        </w:rPr>
        <w:t>ア．</w:t>
      </w:r>
      <w:r w:rsidR="005F1735">
        <w:rPr>
          <w:rFonts w:hint="eastAsia"/>
        </w:rPr>
        <w:t>ミティゲーションの</w:t>
      </w:r>
      <w:r w:rsidR="00C117D7">
        <w:rPr>
          <w:rFonts w:hint="eastAsia"/>
        </w:rPr>
        <w:t>責任</w:t>
      </w:r>
    </w:p>
    <w:p w14:paraId="73E8ED79" w14:textId="5B90A6FA" w:rsidR="00006FC3" w:rsidRDefault="0049157C" w:rsidP="00361B8B">
      <w:r>
        <w:rPr>
          <w:rFonts w:hint="eastAsia"/>
        </w:rPr>
        <w:t>米国</w:t>
      </w:r>
      <w:r w:rsidR="0018069F">
        <w:rPr>
          <w:rFonts w:hint="eastAsia"/>
        </w:rPr>
        <w:t>、</w:t>
      </w:r>
      <w:r>
        <w:rPr>
          <w:rFonts w:hint="eastAsia"/>
        </w:rPr>
        <w:t>カナダ</w:t>
      </w:r>
      <w:r w:rsidR="0018069F">
        <w:rPr>
          <w:rFonts w:hint="eastAsia"/>
        </w:rPr>
        <w:t>、EUと</w:t>
      </w:r>
      <w:r>
        <w:rPr>
          <w:rFonts w:hint="eastAsia"/>
        </w:rPr>
        <w:t>も、個別事業が負うべき累積的影響のミティゲーションは、</w:t>
      </w:r>
      <w:r w:rsidR="00DD0093">
        <w:rPr>
          <w:rFonts w:hint="eastAsia"/>
        </w:rPr>
        <w:t>その事業の与える負荷分だけ</w:t>
      </w:r>
      <w:r w:rsidR="00A4740E">
        <w:rPr>
          <w:rFonts w:hint="eastAsia"/>
        </w:rPr>
        <w:t>とされている。</w:t>
      </w:r>
      <w:r w:rsidR="004924B2">
        <w:rPr>
          <w:rFonts w:hint="eastAsia"/>
        </w:rPr>
        <w:t>米国の場合、累積的影響のミティゲーションは</w:t>
      </w:r>
      <w:r w:rsidR="00464C93">
        <w:rPr>
          <w:rFonts w:hint="eastAsia"/>
        </w:rPr>
        <w:t>、</w:t>
      </w:r>
      <w:r w:rsidR="001410E8">
        <w:rPr>
          <w:rFonts w:hint="eastAsia"/>
        </w:rPr>
        <w:t>環境アセスメント(</w:t>
      </w:r>
      <w:r w:rsidR="00464C93">
        <w:rPr>
          <w:rFonts w:hint="eastAsia"/>
        </w:rPr>
        <w:t>NEPA</w:t>
      </w:r>
      <w:r w:rsidR="001410E8">
        <w:rPr>
          <w:rFonts w:hint="eastAsia"/>
        </w:rPr>
        <w:t>)に基づいて行われるものと、</w:t>
      </w:r>
      <w:r w:rsidR="00D64C87">
        <w:rPr>
          <w:rFonts w:hint="eastAsia"/>
        </w:rPr>
        <w:t>水法(</w:t>
      </w:r>
      <w:r w:rsidR="00D64C87" w:rsidRPr="00D64C87">
        <w:t>Clean Water Act (Section 404)</w:t>
      </w:r>
      <w:r w:rsidR="00D64C87">
        <w:rPr>
          <w:rFonts w:hint="eastAsia"/>
        </w:rPr>
        <w:t>)に基づいて行われるものがある。</w:t>
      </w:r>
      <w:r w:rsidR="006D3488">
        <w:rPr>
          <w:rFonts w:hint="eastAsia"/>
        </w:rPr>
        <w:t>いずれもプロジェクトに起因する影響</w:t>
      </w:r>
      <w:r w:rsidR="00FD2191">
        <w:rPr>
          <w:rFonts w:hint="eastAsia"/>
        </w:rPr>
        <w:t>のみを対象としたミティゲーションが義務付けられている。</w:t>
      </w:r>
    </w:p>
    <w:p w14:paraId="18E9D1C1" w14:textId="35F765CA" w:rsidR="009657E7" w:rsidRDefault="004D2CAE" w:rsidP="00361B8B">
      <w:r>
        <w:rPr>
          <w:rFonts w:hint="eastAsia"/>
        </w:rPr>
        <w:lastRenderedPageBreak/>
        <w:t>事業者に負荷分だけのミティゲーションを負わせるという仕組みには、</w:t>
      </w:r>
      <w:r w:rsidR="007E4106">
        <w:rPr>
          <w:rFonts w:hint="eastAsia"/>
        </w:rPr>
        <w:t>ミティゲーションが独立して行われるため</w:t>
      </w:r>
      <w:r w:rsidR="005120CE">
        <w:rPr>
          <w:rFonts w:hint="eastAsia"/>
        </w:rPr>
        <w:t>ミティゲーション同士が連携せず</w:t>
      </w:r>
      <w:r w:rsidR="007E4106">
        <w:rPr>
          <w:rFonts w:hint="eastAsia"/>
        </w:rPr>
        <w:t>、</w:t>
      </w:r>
      <w:r w:rsidR="004C3C63">
        <w:rPr>
          <w:rFonts w:hint="eastAsia"/>
        </w:rPr>
        <w:t>累積的な劣化が</w:t>
      </w:r>
      <w:r w:rsidR="007E4106">
        <w:rPr>
          <w:rFonts w:hint="eastAsia"/>
        </w:rPr>
        <w:t>生じるリスクがある。</w:t>
      </w:r>
      <w:r w:rsidR="000163E9">
        <w:rPr>
          <w:rFonts w:hint="eastAsia"/>
        </w:rPr>
        <w:t>特に広域的なミティゲーション政策が存在しない場合、</w:t>
      </w:r>
      <w:r w:rsidR="005C4860">
        <w:rPr>
          <w:rFonts w:hint="eastAsia"/>
        </w:rPr>
        <w:t>劣化のリスクが高くなる。</w:t>
      </w:r>
    </w:p>
    <w:p w14:paraId="5231890F" w14:textId="27FCE07C" w:rsidR="00E96416" w:rsidRDefault="00E96416" w:rsidP="00361B8B">
      <w:r>
        <w:rPr>
          <w:rFonts w:hint="eastAsia"/>
        </w:rPr>
        <w:t>このようなリスクに対処するため、</w:t>
      </w:r>
      <w:r w:rsidR="008A7707">
        <w:rPr>
          <w:rFonts w:hint="eastAsia"/>
        </w:rPr>
        <w:t>米国では、</w:t>
      </w:r>
      <w:r w:rsidR="00C35AA2">
        <w:rPr>
          <w:rFonts w:hint="eastAsia"/>
        </w:rPr>
        <w:t>流域全体を対象とし</w:t>
      </w:r>
      <w:r w:rsidR="003857C6">
        <w:rPr>
          <w:rFonts w:hint="eastAsia"/>
        </w:rPr>
        <w:t>て戦略的に</w:t>
      </w:r>
      <w:r w:rsidR="00C35AA2">
        <w:rPr>
          <w:rFonts w:hint="eastAsia"/>
        </w:rPr>
        <w:t>ミティゲーション</w:t>
      </w:r>
      <w:r w:rsidR="003857C6">
        <w:rPr>
          <w:rFonts w:hint="eastAsia"/>
        </w:rPr>
        <w:t>候補地を配置した流域ミティゲーション計画が策定されることもある。</w:t>
      </w:r>
      <w:r w:rsidR="002277B1">
        <w:rPr>
          <w:rFonts w:hint="eastAsia"/>
        </w:rPr>
        <w:t>また</w:t>
      </w:r>
      <w:r w:rsidR="00A147AB">
        <w:rPr>
          <w:rFonts w:hint="eastAsia"/>
        </w:rPr>
        <w:t>、ばらばらな場所でミティゲーションを行うのではなく、一か所に集中させて生態系を回復させるミティゲーションバンキング</w:t>
      </w:r>
      <w:r w:rsidR="00E7284A">
        <w:rPr>
          <w:rFonts w:hint="eastAsia"/>
        </w:rPr>
        <w:t>によって、ミティゲーションを効果的に行う方法も採用されている。</w:t>
      </w:r>
    </w:p>
    <w:p w14:paraId="5A647429" w14:textId="4932A76B" w:rsidR="004D2CAE" w:rsidRDefault="004E4221" w:rsidP="00361B8B">
      <w:r>
        <w:rPr>
          <w:rFonts w:hint="eastAsia"/>
        </w:rPr>
        <w:t>EU諸国の中には、</w:t>
      </w:r>
      <w:r w:rsidR="00C10C83">
        <w:rPr>
          <w:rFonts w:hint="eastAsia"/>
        </w:rPr>
        <w:t>個々の事業のミティゲーション</w:t>
      </w:r>
      <w:r w:rsidR="00191B73">
        <w:rPr>
          <w:rFonts w:hint="eastAsia"/>
        </w:rPr>
        <w:t>同士を</w:t>
      </w:r>
      <w:r w:rsidR="00C03A7A">
        <w:rPr>
          <w:rFonts w:hint="eastAsia"/>
        </w:rPr>
        <w:t>連携させる</w:t>
      </w:r>
      <w:r w:rsidR="00191B73">
        <w:rPr>
          <w:rFonts w:hint="eastAsia"/>
        </w:rPr>
        <w:t>ために</w:t>
      </w:r>
      <w:r w:rsidR="00C03A7A">
        <w:rPr>
          <w:rFonts w:hint="eastAsia"/>
        </w:rPr>
        <w:t>空間計画を策定したり、オフセット</w:t>
      </w:r>
      <w:r w:rsidR="00CD37FB">
        <w:rPr>
          <w:rFonts w:hint="eastAsia"/>
        </w:rPr>
        <w:t>の枠組みを構築したりしている。</w:t>
      </w:r>
    </w:p>
    <w:p w14:paraId="101C0CE9" w14:textId="77777777" w:rsidR="004E4221" w:rsidRDefault="004E4221" w:rsidP="00361B8B"/>
    <w:p w14:paraId="08E2928F" w14:textId="7E1EA334" w:rsidR="007439FA" w:rsidRDefault="001851B8" w:rsidP="004F06D6">
      <w:pPr>
        <w:pStyle w:val="4"/>
      </w:pPr>
      <w:r>
        <w:rPr>
          <w:rFonts w:hint="eastAsia"/>
        </w:rPr>
        <w:t>イ．環境容量の上限に近づいた場合の対応</w:t>
      </w:r>
    </w:p>
    <w:p w14:paraId="6D1C246C" w14:textId="6698A443" w:rsidR="00A067C9" w:rsidRDefault="00A067C9" w:rsidP="00361B8B">
      <w:r>
        <w:rPr>
          <w:rFonts w:hint="eastAsia"/>
        </w:rPr>
        <w:t>累積的影響評価の結果</w:t>
      </w:r>
      <w:r w:rsidR="004D071D">
        <w:rPr>
          <w:rFonts w:hint="eastAsia"/>
        </w:rPr>
        <w:t>、</w:t>
      </w:r>
      <w:r>
        <w:rPr>
          <w:rFonts w:hint="eastAsia"/>
        </w:rPr>
        <w:t>環境容量(閾値)に</w:t>
      </w:r>
      <w:r w:rsidR="004D071D">
        <w:rPr>
          <w:rFonts w:hint="eastAsia"/>
        </w:rPr>
        <w:t>近づいており、新たな負荷を許容できない場合の対応には複数のやり方がある。</w:t>
      </w:r>
      <w:r w:rsidR="00EF1F5C">
        <w:rPr>
          <w:rFonts w:hint="eastAsia"/>
        </w:rPr>
        <w:t>EUでは、</w:t>
      </w:r>
      <w:r w:rsidR="00E54E8E" w:rsidRPr="00E54E8E">
        <w:t>EIA指令（2014/52/EU）および生息地指令（92/43/EEC）に基づき、累積的影響が重大である、</w:t>
      </w:r>
      <w:r w:rsidR="00E54E8E">
        <w:rPr>
          <w:rFonts w:hint="eastAsia"/>
        </w:rPr>
        <w:t>もしくは</w:t>
      </w:r>
      <w:r w:rsidR="00E54E8E" w:rsidRPr="00E54E8E">
        <w:t>環境閾値（大気質、水質、生物多様性容量など）が超過またはリスクにさらされている場合、</w:t>
      </w:r>
      <w:r w:rsidR="00DC5B20">
        <w:rPr>
          <w:rFonts w:hint="eastAsia"/>
        </w:rPr>
        <w:t>新規プロジェクトの拒否やプロジェクトの縮小その他の対応がとられている(次表参照)</w:t>
      </w:r>
      <w:r w:rsidR="003610BF">
        <w:rPr>
          <w:rFonts w:hint="eastAsia"/>
        </w:rPr>
        <w:t>。</w:t>
      </w:r>
    </w:p>
    <w:p w14:paraId="31E4A113" w14:textId="10DC772C" w:rsidR="00DA3025" w:rsidRDefault="00974E77" w:rsidP="0036015F">
      <w:pPr>
        <w:pStyle w:val="af7"/>
      </w:pPr>
      <w:r>
        <w:t xml:space="preserve">表3 - </w:t>
      </w:r>
      <w:r>
        <w:fldChar w:fldCharType="begin"/>
      </w:r>
      <w:r>
        <w:instrText xml:space="preserve"> SEQ 表3_- \* ARABIC </w:instrText>
      </w:r>
      <w:r>
        <w:fldChar w:fldCharType="separate"/>
      </w:r>
      <w:r>
        <w:rPr>
          <w:noProof/>
        </w:rPr>
        <w:t>4</w:t>
      </w:r>
      <w:r>
        <w:rPr>
          <w:noProof/>
        </w:rPr>
        <w:fldChar w:fldCharType="end"/>
      </w:r>
      <w:r>
        <w:rPr>
          <w:rFonts w:hint="eastAsia"/>
        </w:rPr>
        <w:t xml:space="preserve"> </w:t>
      </w:r>
      <w:r w:rsidR="00E32250">
        <w:rPr>
          <w:rFonts w:hint="eastAsia"/>
        </w:rPr>
        <w:t xml:space="preserve">　環境容量に近づいた場合のEUの対処</w:t>
      </w:r>
      <w:r w:rsidR="00D81545">
        <w:rPr>
          <w:rFonts w:hint="eastAsia"/>
        </w:rPr>
        <w:t>の例</w:t>
      </w:r>
    </w:p>
    <w:tbl>
      <w:tblPr>
        <w:tblStyle w:val="ae"/>
        <w:tblW w:w="0" w:type="auto"/>
        <w:tblInd w:w="567" w:type="dxa"/>
        <w:tblLook w:val="04A0" w:firstRow="1" w:lastRow="0" w:firstColumn="1" w:lastColumn="0" w:noHBand="0" w:noVBand="1"/>
      </w:tblPr>
      <w:tblGrid>
        <w:gridCol w:w="1957"/>
        <w:gridCol w:w="7212"/>
      </w:tblGrid>
      <w:tr w:rsidR="002C2A48" w14:paraId="2A33CFA1" w14:textId="77777777" w:rsidTr="004F06D6">
        <w:tc>
          <w:tcPr>
            <w:tcW w:w="0" w:type="auto"/>
          </w:tcPr>
          <w:p w14:paraId="25D51AC4" w14:textId="1BCFAA56" w:rsidR="002C2A48" w:rsidRDefault="002C2A48" w:rsidP="00361B8B">
            <w:pPr>
              <w:ind w:leftChars="0" w:left="0" w:firstLineChars="0" w:firstLine="0"/>
            </w:pPr>
            <w:r w:rsidRPr="002C2A48">
              <w:rPr>
                <w:rFonts w:hint="eastAsia"/>
              </w:rPr>
              <w:t>新規プロジェクトの拒否</w:t>
            </w:r>
          </w:p>
        </w:tc>
        <w:tc>
          <w:tcPr>
            <w:tcW w:w="0" w:type="auto"/>
          </w:tcPr>
          <w:p w14:paraId="7CAD0592" w14:textId="77777777" w:rsidR="002C6427" w:rsidRDefault="002C6427" w:rsidP="002C6427">
            <w:pPr>
              <w:ind w:leftChars="0" w:left="0" w:firstLineChars="0" w:firstLine="0"/>
            </w:pPr>
            <w:r>
              <w:rPr>
                <w:rFonts w:hint="eastAsia"/>
              </w:rPr>
              <w:t>閾値がすでに侵害されているか、侵害の危険性がある場合（例えば、</w:t>
            </w:r>
            <w:r>
              <w:t>Natura 2000の保護対象生息地）、特にそれを正当化するような優先的な公共の利益がない場合は、新規プロジェクトが完全に拒否される可能性がある。</w:t>
            </w:r>
          </w:p>
          <w:p w14:paraId="7B709C94" w14:textId="14BBA728" w:rsidR="002C2A48" w:rsidRDefault="002C6427" w:rsidP="002C6427">
            <w:pPr>
              <w:ind w:leftChars="0" w:left="0" w:firstLineChars="0" w:firstLine="0"/>
            </w:pPr>
            <w:r>
              <w:rPr>
                <w:rFonts w:hint="eastAsia"/>
              </w:rPr>
              <w:t>これは「悪影響を及ぼさない」ことが厳格な基準である生息地指令では一般的である。</w:t>
            </w:r>
          </w:p>
        </w:tc>
      </w:tr>
      <w:tr w:rsidR="002C2A48" w14:paraId="1A056B5B" w14:textId="77777777" w:rsidTr="004F06D6">
        <w:tc>
          <w:tcPr>
            <w:tcW w:w="0" w:type="auto"/>
          </w:tcPr>
          <w:p w14:paraId="20B122B1" w14:textId="70AADE32" w:rsidR="002C2A48" w:rsidRDefault="002C6427" w:rsidP="00361B8B">
            <w:pPr>
              <w:ind w:leftChars="0" w:left="0" w:firstLineChars="0" w:firstLine="0"/>
            </w:pPr>
            <w:r w:rsidRPr="002C6427">
              <w:rPr>
                <w:rFonts w:hint="eastAsia"/>
              </w:rPr>
              <w:t>プロジェクトの再設計</w:t>
            </w:r>
            <w:r w:rsidRPr="002C6427">
              <w:t>/縮小</w:t>
            </w:r>
          </w:p>
        </w:tc>
        <w:tc>
          <w:tcPr>
            <w:tcW w:w="0" w:type="auto"/>
          </w:tcPr>
          <w:p w14:paraId="468C938D" w14:textId="661701D0" w:rsidR="002C2A48" w:rsidRDefault="002C6427" w:rsidP="00361B8B">
            <w:pPr>
              <w:ind w:leftChars="0" w:left="0" w:firstLineChars="0" w:firstLine="0"/>
            </w:pPr>
            <w:r w:rsidRPr="002C6427">
              <w:rPr>
                <w:rFonts w:hint="eastAsia"/>
              </w:rPr>
              <w:t>開発者は、環境への負荷を軽減するためにプロジェクトを再設計するか、オフセット</w:t>
            </w:r>
            <w:r w:rsidRPr="002C6427">
              <w:t>/補償措置を実施することが求められる可能性がある。</w:t>
            </w:r>
          </w:p>
        </w:tc>
      </w:tr>
      <w:tr w:rsidR="002C2A48" w14:paraId="390B7F0E" w14:textId="77777777" w:rsidTr="004F06D6">
        <w:tc>
          <w:tcPr>
            <w:tcW w:w="0" w:type="auto"/>
          </w:tcPr>
          <w:p w14:paraId="5CF44172" w14:textId="4B61343F" w:rsidR="002C2A48" w:rsidRDefault="000D3ED1" w:rsidP="00361B8B">
            <w:pPr>
              <w:ind w:leftChars="0" w:left="0" w:firstLineChars="0" w:firstLine="0"/>
            </w:pPr>
            <w:r w:rsidRPr="000D3ED1">
              <w:rPr>
                <w:rFonts w:hint="eastAsia"/>
              </w:rPr>
              <w:t>「汚染者負担」と既存プロジェクトの許可見直し</w:t>
            </w:r>
          </w:p>
        </w:tc>
        <w:tc>
          <w:tcPr>
            <w:tcW w:w="0" w:type="auto"/>
          </w:tcPr>
          <w:p w14:paraId="569449B7" w14:textId="77777777" w:rsidR="000D3ED1" w:rsidRDefault="000D3ED1" w:rsidP="000D3ED1">
            <w:pPr>
              <w:ind w:leftChars="0" w:left="0" w:firstLineChars="0" w:firstLine="0"/>
            </w:pPr>
            <w:r>
              <w:rPr>
                <w:rFonts w:hint="eastAsia"/>
              </w:rPr>
              <w:t>一部の加盟国では、当局が既存の事業許可を見直し、可能な場合にはより厳しい条件を課したり、古い汚染施設の段階的廃止や改修を推進したりしている。</w:t>
            </w:r>
          </w:p>
          <w:p w14:paraId="217FA5E1" w14:textId="11DCCF5E" w:rsidR="002C2A48" w:rsidRDefault="000D3ED1" w:rsidP="000D3ED1">
            <w:pPr>
              <w:ind w:leftChars="0" w:left="0" w:firstLineChars="0" w:firstLine="0"/>
            </w:pPr>
            <w:r>
              <w:rPr>
                <w:rFonts w:hint="eastAsia"/>
              </w:rPr>
              <w:t>ただし、既存の事業が、新規プロジェクトの余地を確保するために負荷削減を迫られることは通常ない。ただし、統合計画や排出量取引スキーム（例えば、</w:t>
            </w:r>
            <w:r>
              <w:t>CO₂上限）による場合はこの限りではない。</w:t>
            </w:r>
          </w:p>
        </w:tc>
      </w:tr>
      <w:tr w:rsidR="002C2A48" w14:paraId="6663AEF5" w14:textId="77777777" w:rsidTr="004F06D6">
        <w:tc>
          <w:tcPr>
            <w:tcW w:w="0" w:type="auto"/>
          </w:tcPr>
          <w:p w14:paraId="09161F85" w14:textId="1A7CC366" w:rsidR="002C2A48" w:rsidRDefault="000D3ED1" w:rsidP="00361B8B">
            <w:pPr>
              <w:ind w:leftChars="0" w:left="0" w:firstLineChars="0" w:firstLine="0"/>
            </w:pPr>
            <w:r w:rsidRPr="000D3ED1">
              <w:t>空間計画または部門別計画ツール</w:t>
            </w:r>
          </w:p>
        </w:tc>
        <w:tc>
          <w:tcPr>
            <w:tcW w:w="0" w:type="auto"/>
          </w:tcPr>
          <w:p w14:paraId="68E659C2" w14:textId="03BEB688" w:rsidR="00880989" w:rsidRDefault="00880989" w:rsidP="00880989">
            <w:pPr>
              <w:ind w:leftChars="0" w:left="0" w:firstLineChars="0" w:firstLine="0"/>
            </w:pPr>
            <w:r>
              <w:rPr>
                <w:rFonts w:hint="eastAsia"/>
              </w:rPr>
              <w:t>一部の国（ドイツやオランダなど）では、</w:t>
            </w:r>
            <w:del w:id="46" w:author="辻阪吟子" w:date="2025-03-31T11:40:00Z" w16du:dateUtc="2025-03-31T02:40:00Z">
              <w:r w:rsidDel="00002450">
                <w:rPr>
                  <w:rFonts w:hint="eastAsia"/>
                </w:rPr>
                <w:delText>累積影響</w:delText>
              </w:r>
            </w:del>
            <w:ins w:id="47" w:author="辻阪吟子" w:date="2025-03-31T11:40:00Z" w16du:dateUtc="2025-03-31T02:40:00Z">
              <w:r w:rsidR="00002450">
                <w:rPr>
                  <w:rFonts w:hint="eastAsia"/>
                </w:rPr>
                <w:t>累積的影響</w:t>
              </w:r>
            </w:ins>
            <w:r>
              <w:rPr>
                <w:rFonts w:hint="eastAsia"/>
              </w:rPr>
              <w:t>の閾値を空間計画に統合し、どこで新規開発が可能かを示している。</w:t>
            </w:r>
          </w:p>
          <w:p w14:paraId="30C3E638" w14:textId="680E66C7" w:rsidR="002C2A48" w:rsidRDefault="00880989" w:rsidP="00880989">
            <w:pPr>
              <w:ind w:leftChars="0" w:left="0" w:firstLineChars="0" w:firstLine="0"/>
            </w:pPr>
            <w:r>
              <w:rPr>
                <w:rFonts w:hint="eastAsia"/>
              </w:rPr>
              <w:t>これにより、間接的に影響の大きい用途を段階的に廃止したり、地域を再区分したりして、さらなる悪化を防ぐことができる。</w:t>
            </w:r>
          </w:p>
        </w:tc>
      </w:tr>
    </w:tbl>
    <w:p w14:paraId="09933D88" w14:textId="77777777" w:rsidR="00D81545" w:rsidRDefault="00D81545" w:rsidP="00D81545"/>
    <w:p w14:paraId="3DF92827" w14:textId="77AF93D2" w:rsidR="007B19B6" w:rsidRDefault="007B19B6" w:rsidP="00971B40">
      <w:r>
        <w:rPr>
          <w:rFonts w:hint="eastAsia"/>
        </w:rPr>
        <w:t>米国では</w:t>
      </w:r>
      <w:r w:rsidR="00A81EDD">
        <w:rPr>
          <w:rFonts w:hint="eastAsia"/>
        </w:rPr>
        <w:t>国家環境政策法（</w:t>
      </w:r>
      <w:r w:rsidR="00A81EDD">
        <w:t>NEPA）</w:t>
      </w:r>
      <w:r w:rsidR="00A81EDD">
        <w:rPr>
          <w:rFonts w:hint="eastAsia"/>
        </w:rPr>
        <w:t>で</w:t>
      </w:r>
      <w:del w:id="48" w:author="辻阪吟子" w:date="2025-03-31T11:40:00Z" w16du:dateUtc="2025-03-31T02:40:00Z">
        <w:r w:rsidR="00A81EDD" w:rsidDel="00002450">
          <w:delText>累積影響</w:delText>
        </w:r>
      </w:del>
      <w:ins w:id="49" w:author="辻阪吟子" w:date="2025-03-31T11:40:00Z" w16du:dateUtc="2025-03-31T02:40:00Z">
        <w:r w:rsidR="00002450">
          <w:t>累積的影響</w:t>
        </w:r>
      </w:ins>
      <w:r w:rsidR="00A81EDD">
        <w:t>分析を義務付けているが、法的閾値を課してはいない。</w:t>
      </w:r>
      <w:r w:rsidR="00A81EDD">
        <w:rPr>
          <w:rFonts w:hint="eastAsia"/>
        </w:rPr>
        <w:t>しかし、他の法律や規制（例：水質浄化法、大気浄化法、絶滅危惧種法）には、法的強制力のある基準や閾値が規定されている。</w:t>
      </w:r>
      <w:r w:rsidR="001E31ED">
        <w:rPr>
          <w:rFonts w:hint="eastAsia"/>
        </w:rPr>
        <w:t>個別事業を対象に行われた累積的影響評価で環境容量の上</w:t>
      </w:r>
      <w:r w:rsidR="001E31ED">
        <w:rPr>
          <w:rFonts w:hint="eastAsia"/>
        </w:rPr>
        <w:lastRenderedPageBreak/>
        <w:t>限に近づいた場合、米国では、</w:t>
      </w:r>
      <w:r w:rsidR="00D520AE">
        <w:rPr>
          <w:rFonts w:hint="eastAsia"/>
        </w:rPr>
        <w:t>認可の拒否、オフセット、順応的管理、既存の排出源に対する規制などを行っている(次表参照)。</w:t>
      </w:r>
    </w:p>
    <w:p w14:paraId="2ADF5C3A" w14:textId="5ACD08EC" w:rsidR="00DA3025" w:rsidRDefault="0036015F" w:rsidP="0036015F">
      <w:pPr>
        <w:pStyle w:val="af7"/>
      </w:pPr>
      <w:r>
        <w:t xml:space="preserve">表3 - </w:t>
      </w:r>
      <w:r w:rsidR="00597D25">
        <w:fldChar w:fldCharType="begin"/>
      </w:r>
      <w:r w:rsidR="00597D25">
        <w:instrText xml:space="preserve"> SEQ 表3_- \* ARABIC </w:instrText>
      </w:r>
      <w:r w:rsidR="00597D25">
        <w:fldChar w:fldCharType="separate"/>
      </w:r>
      <w:r w:rsidR="00597D25">
        <w:rPr>
          <w:noProof/>
        </w:rPr>
        <w:t>4</w:t>
      </w:r>
      <w:r w:rsidR="00597D25">
        <w:rPr>
          <w:noProof/>
        </w:rPr>
        <w:fldChar w:fldCharType="end"/>
      </w:r>
      <w:r>
        <w:rPr>
          <w:rFonts w:hint="eastAsia"/>
        </w:rPr>
        <w:t xml:space="preserve">　</w:t>
      </w:r>
      <w:r w:rsidR="00D81545">
        <w:rPr>
          <w:rFonts w:hint="eastAsia"/>
        </w:rPr>
        <w:t>環境容量に近づいた場合の米国の対処の例</w:t>
      </w:r>
    </w:p>
    <w:tbl>
      <w:tblPr>
        <w:tblStyle w:val="ae"/>
        <w:tblW w:w="0" w:type="auto"/>
        <w:tblInd w:w="567" w:type="dxa"/>
        <w:tblLook w:val="04A0" w:firstRow="1" w:lastRow="0" w:firstColumn="1" w:lastColumn="0" w:noHBand="0" w:noVBand="1"/>
      </w:tblPr>
      <w:tblGrid>
        <w:gridCol w:w="1491"/>
        <w:gridCol w:w="7678"/>
      </w:tblGrid>
      <w:tr w:rsidR="00F642FD" w14:paraId="39A7F94B" w14:textId="77777777" w:rsidTr="004F06D6">
        <w:tc>
          <w:tcPr>
            <w:tcW w:w="0" w:type="auto"/>
          </w:tcPr>
          <w:p w14:paraId="43051BAB" w14:textId="6B39E040" w:rsidR="00F642FD" w:rsidRDefault="00FD340D" w:rsidP="00361B8B">
            <w:pPr>
              <w:ind w:leftChars="0" w:left="0" w:firstLineChars="0" w:firstLine="0"/>
            </w:pPr>
            <w:r w:rsidRPr="00FD340D">
              <w:t>1. 許可の拒否または遅延</w:t>
            </w:r>
          </w:p>
        </w:tc>
        <w:tc>
          <w:tcPr>
            <w:tcW w:w="0" w:type="auto"/>
          </w:tcPr>
          <w:p w14:paraId="36035A32" w14:textId="2D4DF6E3" w:rsidR="00F642FD" w:rsidRDefault="001A3FF0" w:rsidP="00FD340D">
            <w:pPr>
              <w:ind w:leftChars="0" w:left="0" w:firstLineChars="0" w:firstLine="0"/>
            </w:pPr>
            <w:r>
              <w:rPr>
                <w:rFonts w:hint="eastAsia"/>
              </w:rPr>
              <w:t>新規プロジェクトが規制限度（例：水質浄化法に基づく</w:t>
            </w:r>
            <w:r w:rsidR="007117C9" w:rsidRPr="007117C9">
              <w:t xml:space="preserve">Total Maximum Daily </w:t>
            </w:r>
            <w:proofErr w:type="spellStart"/>
            <w:r w:rsidR="007117C9" w:rsidRPr="007117C9">
              <w:t>Load</w:t>
            </w:r>
            <w:r w:rsidR="00826AA5">
              <w:rPr>
                <w:rFonts w:hint="eastAsia"/>
              </w:rPr>
              <w:t>:</w:t>
            </w:r>
            <w:r>
              <w:t>TMDL</w:t>
            </w:r>
            <w:proofErr w:type="spellEnd"/>
            <w:r>
              <w:t>）の超過につながる場合、許可を拒否するか、緩和策または相殺策が確保されるまで許可を遅延させることができる。</w:t>
            </w:r>
          </w:p>
        </w:tc>
      </w:tr>
      <w:tr w:rsidR="00F642FD" w14:paraId="299F588E" w14:textId="77777777" w:rsidTr="004F06D6">
        <w:tc>
          <w:tcPr>
            <w:tcW w:w="0" w:type="auto"/>
          </w:tcPr>
          <w:p w14:paraId="7C1396DF" w14:textId="703FCD65" w:rsidR="00F642FD" w:rsidRDefault="001A3FF0" w:rsidP="00361B8B">
            <w:pPr>
              <w:ind w:leftChars="0" w:left="0" w:firstLineChars="0" w:firstLine="0"/>
            </w:pPr>
            <w:r>
              <w:t>2. オフセット/取引システム</w:t>
            </w:r>
          </w:p>
        </w:tc>
        <w:tc>
          <w:tcPr>
            <w:tcW w:w="0" w:type="auto"/>
          </w:tcPr>
          <w:p w14:paraId="3148F77C" w14:textId="77777777" w:rsidR="001A3FF0" w:rsidRDefault="001A3FF0" w:rsidP="001A3FF0">
            <w:pPr>
              <w:ind w:leftChars="0" w:left="0" w:firstLineChars="0" w:firstLine="0"/>
            </w:pPr>
            <w:r>
              <w:rPr>
                <w:rFonts w:hint="eastAsia"/>
              </w:rPr>
              <w:t>米国では、場合によっては市場ベースのメカニズムが用いられる。</w:t>
            </w:r>
          </w:p>
          <w:p w14:paraId="574B0CAA" w14:textId="77777777" w:rsidR="001A3FF0" w:rsidRPr="00BB73C6" w:rsidRDefault="001A3FF0" w:rsidP="004F06D6">
            <w:pPr>
              <w:pStyle w:val="a9"/>
              <w:numPr>
                <w:ilvl w:val="0"/>
                <w:numId w:val="31"/>
              </w:numPr>
              <w:ind w:leftChars="0" w:firstLineChars="0"/>
            </w:pPr>
            <w:r w:rsidRPr="00BB73C6">
              <w:rPr>
                <w:rFonts w:hint="eastAsia"/>
              </w:rPr>
              <w:t>湿地帯のミティゲーション・バンキング</w:t>
            </w:r>
          </w:p>
          <w:p w14:paraId="7531AD92" w14:textId="1A43F22C" w:rsidR="001A3FF0" w:rsidRPr="004B03D2" w:rsidRDefault="001A3FF0" w:rsidP="004F06D6">
            <w:pPr>
              <w:pStyle w:val="a9"/>
              <w:numPr>
                <w:ilvl w:val="0"/>
                <w:numId w:val="31"/>
              </w:numPr>
              <w:ind w:leftChars="0" w:firstLineChars="0"/>
            </w:pPr>
            <w:r w:rsidRPr="004B03D2">
              <w:rPr>
                <w:rFonts w:hint="eastAsia"/>
              </w:rPr>
              <w:t>水質取引</w:t>
            </w:r>
            <w:r w:rsidR="004B03D2">
              <w:rPr>
                <w:rFonts w:hint="eastAsia"/>
              </w:rPr>
              <w:t>(</w:t>
            </w:r>
            <w:r w:rsidR="004B03D2" w:rsidRPr="004B03D2">
              <w:t>Water quality trading</w:t>
            </w:r>
            <w:r w:rsidR="004B03D2">
              <w:rPr>
                <w:rFonts w:hint="eastAsia"/>
              </w:rPr>
              <w:t>)</w:t>
            </w:r>
          </w:p>
          <w:p w14:paraId="0DDCB5C0" w14:textId="7616634B" w:rsidR="001A3FF0" w:rsidRPr="004A3A28" w:rsidRDefault="001A3FF0" w:rsidP="004F06D6">
            <w:pPr>
              <w:pStyle w:val="a9"/>
              <w:numPr>
                <w:ilvl w:val="0"/>
                <w:numId w:val="31"/>
              </w:numPr>
              <w:ind w:leftChars="0" w:firstLineChars="0"/>
            </w:pPr>
            <w:r w:rsidRPr="004A3A28">
              <w:rPr>
                <w:rFonts w:hint="eastAsia"/>
              </w:rPr>
              <w:t>大気排出量の</w:t>
            </w:r>
            <w:r w:rsidR="002A5153">
              <w:rPr>
                <w:rFonts w:hint="eastAsia"/>
              </w:rPr>
              <w:t>総量規制</w:t>
            </w:r>
            <w:r w:rsidR="0069288A">
              <w:rPr>
                <w:rFonts w:hint="eastAsia"/>
              </w:rPr>
              <w:t>(Air emission caps)</w:t>
            </w:r>
            <w:r w:rsidRPr="004A3A28">
              <w:t>/</w:t>
            </w:r>
            <w:r w:rsidR="0069288A">
              <w:rPr>
                <w:rFonts w:hint="eastAsia"/>
              </w:rPr>
              <w:t>排出権取引(Air emission trading)</w:t>
            </w:r>
            <w:r w:rsidRPr="004A3A28">
              <w:t>（例：SO₂、NO</w:t>
            </w:r>
            <w:r w:rsidRPr="004A3A28">
              <w:rPr>
                <w:rFonts w:ascii="Cambria Math" w:hAnsi="Cambria Math" w:cs="Cambria Math"/>
              </w:rPr>
              <w:t>ₓ</w:t>
            </w:r>
            <w:r w:rsidR="0069288A">
              <w:rPr>
                <w:rFonts w:ascii="Cambria Math" w:hAnsi="Cambria Math" w:cs="Cambria Math" w:hint="eastAsia"/>
              </w:rPr>
              <w:t>など）</w:t>
            </w:r>
          </w:p>
          <w:p w14:paraId="168FE70B" w14:textId="619263C8" w:rsidR="00F642FD" w:rsidRDefault="001A3FF0" w:rsidP="00FD340D">
            <w:pPr>
              <w:ind w:leftChars="0" w:left="0" w:firstLineChars="0" w:firstLine="0"/>
            </w:pPr>
            <w:r>
              <w:rPr>
                <w:rFonts w:hint="eastAsia"/>
              </w:rPr>
              <w:t>これにより、新規プロジェクトが、他の場所で既存の負荷を削減することで影響を「購入」または「オフセット」すれば、プロジェクトを進めることが可能となる。</w:t>
            </w:r>
          </w:p>
        </w:tc>
      </w:tr>
      <w:tr w:rsidR="00F642FD" w14:paraId="2367104F" w14:textId="77777777" w:rsidTr="004F06D6">
        <w:tc>
          <w:tcPr>
            <w:tcW w:w="0" w:type="auto"/>
          </w:tcPr>
          <w:p w14:paraId="611504F8" w14:textId="18FE85AE" w:rsidR="00F642FD" w:rsidRDefault="001A3FF0" w:rsidP="00FD340D">
            <w:pPr>
              <w:ind w:leftChars="0" w:left="0" w:firstLineChars="0" w:firstLine="0"/>
            </w:pPr>
            <w:r>
              <w:t>3. 順応的管理および段階的承認</w:t>
            </w:r>
          </w:p>
        </w:tc>
        <w:tc>
          <w:tcPr>
            <w:tcW w:w="0" w:type="auto"/>
          </w:tcPr>
          <w:p w14:paraId="7E6C7F92" w14:textId="5BADFA4F" w:rsidR="00F642FD" w:rsidRDefault="001A3FF0" w:rsidP="00FD340D">
            <w:pPr>
              <w:ind w:leftChars="0" w:left="0" w:firstLineChars="0" w:firstLine="0"/>
            </w:pPr>
            <w:r>
              <w:rPr>
                <w:rFonts w:hint="eastAsia"/>
              </w:rPr>
              <w:t>大規模なプロジェクトや論争の的となるプロジェクトについては、順応的管理計画に基づき、完全稼働前に他の場所での負荷削減を求めるなど、承認を段階的に行う場合がある。</w:t>
            </w:r>
          </w:p>
        </w:tc>
      </w:tr>
      <w:tr w:rsidR="00F642FD" w14:paraId="7C993174" w14:textId="77777777" w:rsidTr="004F06D6">
        <w:tc>
          <w:tcPr>
            <w:tcW w:w="0" w:type="auto"/>
          </w:tcPr>
          <w:p w14:paraId="43E95B60" w14:textId="4B9FA2B9" w:rsidR="00F642FD" w:rsidRDefault="001A3FF0" w:rsidP="00FD340D">
            <w:pPr>
              <w:ind w:leftChars="0" w:left="0" w:firstLineChars="0" w:firstLine="0"/>
            </w:pPr>
            <w:r>
              <w:t>4. 既存の排出源に対する規制と改善</w:t>
            </w:r>
          </w:p>
        </w:tc>
        <w:tc>
          <w:tcPr>
            <w:tcW w:w="0" w:type="auto"/>
          </w:tcPr>
          <w:p w14:paraId="6A633FF3" w14:textId="118E1A12" w:rsidR="00F642FD" w:rsidRDefault="001A3FF0" w:rsidP="001A3FF0">
            <w:pPr>
              <w:ind w:leftChars="0" w:left="0" w:firstLineChars="0" w:firstLine="0"/>
            </w:pPr>
            <w:r>
              <w:rPr>
                <w:rFonts w:hint="eastAsia"/>
              </w:rPr>
              <w:t>場合によっては、既存の施設が規制に準拠していない場合、当局が改善を強制する場合があり（例：</w:t>
            </w:r>
            <w:r w:rsidR="00996F59" w:rsidRPr="00996F59">
              <w:t>Clean Air Act</w:t>
            </w:r>
            <w:r>
              <w:rPr>
                <w:rFonts w:hint="eastAsia"/>
              </w:rPr>
              <w:t>）、間接的によりクリーンな新規プロジェクトの余地が生まれる。</w:t>
            </w:r>
          </w:p>
        </w:tc>
      </w:tr>
    </w:tbl>
    <w:p w14:paraId="02CA3645" w14:textId="77777777" w:rsidR="00DA3025" w:rsidRDefault="00DA3025" w:rsidP="00361B8B"/>
    <w:p w14:paraId="15AAF907" w14:textId="32D56FCB" w:rsidR="0088528C" w:rsidRDefault="0088528C" w:rsidP="00361B8B">
      <w:r>
        <w:rPr>
          <w:rFonts w:hint="eastAsia"/>
        </w:rPr>
        <w:t>カナダでは、個別事業の累積的影響評価で環境容量の上限に達していることが分かった場合の対応として、</w:t>
      </w:r>
      <w:r w:rsidR="00721D55">
        <w:rPr>
          <w:rFonts w:hint="eastAsia"/>
        </w:rPr>
        <w:t>新規プロジェクトの承認拒否、プロジェクトの縮小、オフセット、</w:t>
      </w:r>
      <w:r w:rsidR="000E5657">
        <w:rPr>
          <w:rFonts w:hint="eastAsia"/>
        </w:rPr>
        <w:t>既存の事業者への規制その他の対応がケースバイケースで行われている。</w:t>
      </w:r>
    </w:p>
    <w:p w14:paraId="2F733446" w14:textId="1F6D4C4A" w:rsidR="000E5657" w:rsidRDefault="000E5657" w:rsidP="00361B8B"/>
    <w:p w14:paraId="5D5C0576" w14:textId="7F9523B3" w:rsidR="000E5657" w:rsidRDefault="0036015F" w:rsidP="0036015F">
      <w:pPr>
        <w:pStyle w:val="af7"/>
      </w:pPr>
      <w:r>
        <w:t xml:space="preserve">表3 - </w:t>
      </w:r>
      <w:r w:rsidR="00597D25">
        <w:fldChar w:fldCharType="begin"/>
      </w:r>
      <w:r w:rsidR="00597D25">
        <w:instrText xml:space="preserve"> SEQ 表3_- \* ARABIC </w:instrText>
      </w:r>
      <w:r w:rsidR="00597D25">
        <w:fldChar w:fldCharType="separate"/>
      </w:r>
      <w:r w:rsidR="00597D25">
        <w:rPr>
          <w:noProof/>
        </w:rPr>
        <w:t>5</w:t>
      </w:r>
      <w:r w:rsidR="00597D25">
        <w:rPr>
          <w:noProof/>
        </w:rPr>
        <w:fldChar w:fldCharType="end"/>
      </w:r>
      <w:r w:rsidR="000E5657">
        <w:rPr>
          <w:rFonts w:hint="eastAsia"/>
        </w:rPr>
        <w:t>環境容量の上限に達している場合のカナダの対処の例</w:t>
      </w:r>
    </w:p>
    <w:tbl>
      <w:tblPr>
        <w:tblStyle w:val="ae"/>
        <w:tblW w:w="0" w:type="auto"/>
        <w:tblInd w:w="567" w:type="dxa"/>
        <w:tblLook w:val="04A0" w:firstRow="1" w:lastRow="0" w:firstColumn="1" w:lastColumn="0" w:noHBand="0" w:noVBand="1"/>
      </w:tblPr>
      <w:tblGrid>
        <w:gridCol w:w="2261"/>
        <w:gridCol w:w="6908"/>
      </w:tblGrid>
      <w:tr w:rsidR="00B27951" w14:paraId="593A1C11" w14:textId="77777777" w:rsidTr="004F06D6">
        <w:tc>
          <w:tcPr>
            <w:tcW w:w="0" w:type="auto"/>
          </w:tcPr>
          <w:p w14:paraId="57980844" w14:textId="790AFCB9" w:rsidR="00B27951" w:rsidRDefault="002601B1" w:rsidP="006A65E6">
            <w:pPr>
              <w:ind w:leftChars="0" w:left="0" w:firstLineChars="0" w:firstLine="0"/>
            </w:pPr>
            <w:r>
              <w:t>1. 新規プロジェクト承認の拒否または遅延</w:t>
            </w:r>
          </w:p>
        </w:tc>
        <w:tc>
          <w:tcPr>
            <w:tcW w:w="0" w:type="auto"/>
          </w:tcPr>
          <w:p w14:paraId="71AD2F44" w14:textId="27BC6DC3" w:rsidR="006A65E6" w:rsidRDefault="006A65E6" w:rsidP="006A65E6">
            <w:pPr>
              <w:ind w:leftChars="0" w:left="0" w:firstLineChars="0" w:firstLine="0"/>
            </w:pPr>
            <w:r>
              <w:rPr>
                <w:rFonts w:hint="eastAsia"/>
              </w:rPr>
              <w:t>累積的影響に対する増加分が許容できるレベルまで緩和されることが証明されるまで、新規プロジェクトが承認されない（または遅延する）</w:t>
            </w:r>
          </w:p>
          <w:p w14:paraId="1BFB4136" w14:textId="7D990913" w:rsidR="006A65E6" w:rsidRDefault="00507B77" w:rsidP="006A65E6">
            <w:pPr>
              <w:ind w:leftChars="0" w:left="0" w:firstLineChars="0" w:firstLine="0"/>
            </w:pPr>
            <w:r>
              <w:rPr>
                <w:rFonts w:hint="eastAsia"/>
              </w:rPr>
              <w:t>該当するのは以下の場合</w:t>
            </w:r>
            <w:r w:rsidR="006A65E6">
              <w:t>。</w:t>
            </w:r>
          </w:p>
          <w:p w14:paraId="110171B0" w14:textId="77777777" w:rsidR="006A65E6" w:rsidRPr="00DE493B" w:rsidRDefault="006A65E6" w:rsidP="004F06D6">
            <w:pPr>
              <w:pStyle w:val="a9"/>
              <w:numPr>
                <w:ilvl w:val="0"/>
                <w:numId w:val="33"/>
              </w:numPr>
              <w:ind w:leftChars="0" w:firstLineChars="0"/>
            </w:pPr>
            <w:r w:rsidRPr="00DE493B">
              <w:rPr>
                <w:rFonts w:hint="eastAsia"/>
              </w:rPr>
              <w:t>プロジェクトが先住民の権利を有する地域に影響を与える場合</w:t>
            </w:r>
          </w:p>
          <w:p w14:paraId="7F7321D5" w14:textId="77777777" w:rsidR="006A65E6" w:rsidRPr="00DE493B" w:rsidRDefault="006A65E6" w:rsidP="004F06D6">
            <w:pPr>
              <w:pStyle w:val="a9"/>
              <w:numPr>
                <w:ilvl w:val="0"/>
                <w:numId w:val="33"/>
              </w:numPr>
              <w:ind w:leftChars="0" w:firstLineChars="0"/>
            </w:pPr>
            <w:r w:rsidRPr="00DE493B">
              <w:rPr>
                <w:rFonts w:hint="eastAsia"/>
              </w:rPr>
              <w:t>累積的影響が保護された生態系または絶滅危惧種に及ぶ場合</w:t>
            </w:r>
          </w:p>
          <w:p w14:paraId="7E81EBA5" w14:textId="32C045E8" w:rsidR="00B27951" w:rsidRDefault="00DE493B" w:rsidP="004F06D6">
            <w:pPr>
              <w:tabs>
                <w:tab w:val="left" w:pos="972"/>
              </w:tabs>
              <w:ind w:leftChars="0" w:left="0" w:firstLineChars="0" w:firstLine="0"/>
            </w:pPr>
            <w:r>
              <w:rPr>
                <w:rFonts w:hint="eastAsia"/>
              </w:rPr>
              <w:t>(</w:t>
            </w:r>
            <w:r w:rsidR="006A65E6">
              <w:rPr>
                <w:rFonts w:hint="eastAsia"/>
              </w:rPr>
              <w:t>例</w:t>
            </w:r>
            <w:r>
              <w:rPr>
                <w:rFonts w:hint="eastAsia"/>
              </w:rPr>
              <w:t>)</w:t>
            </w:r>
            <w:r w:rsidR="006A65E6">
              <w:rPr>
                <w:rFonts w:hint="eastAsia"/>
              </w:rPr>
              <w:t>アルバータ州でのオイルサンド開発のようなケースでは、大気や水質の累積汚染限度値が超過される懸念から、プロジェクトが遅延してい</w:t>
            </w:r>
            <w:r w:rsidR="00507B77">
              <w:rPr>
                <w:rFonts w:hint="eastAsia"/>
              </w:rPr>
              <w:t>る</w:t>
            </w:r>
            <w:r w:rsidR="006A65E6">
              <w:rPr>
                <w:rFonts w:hint="eastAsia"/>
              </w:rPr>
              <w:t>。</w:t>
            </w:r>
          </w:p>
        </w:tc>
      </w:tr>
      <w:tr w:rsidR="00B27951" w14:paraId="4AA0AD03" w14:textId="77777777" w:rsidTr="004F06D6">
        <w:tc>
          <w:tcPr>
            <w:tcW w:w="0" w:type="auto"/>
          </w:tcPr>
          <w:p w14:paraId="25538D39" w14:textId="75913B79" w:rsidR="00B27951" w:rsidRDefault="006A65E6" w:rsidP="00361B8B">
            <w:pPr>
              <w:ind w:leftChars="0" w:left="0" w:firstLineChars="0" w:firstLine="0"/>
            </w:pPr>
            <w:r>
              <w:t>2. プロジェクトの再設計、縮小、またはオフセット</w:t>
            </w:r>
          </w:p>
        </w:tc>
        <w:tc>
          <w:tcPr>
            <w:tcW w:w="0" w:type="auto"/>
          </w:tcPr>
          <w:p w14:paraId="12937C76" w14:textId="0207A308" w:rsidR="006A65E6" w:rsidRDefault="006A65E6" w:rsidP="006A65E6">
            <w:pPr>
              <w:ind w:leftChars="0" w:left="0" w:firstLineChars="0" w:firstLine="0"/>
            </w:pPr>
            <w:r>
              <w:rPr>
                <w:rFonts w:hint="eastAsia"/>
              </w:rPr>
              <w:t>プロジェクト提案者は、環境への負荷を軽減するために、プロジェクトの再設計や縮小を求められることがあ</w:t>
            </w:r>
            <w:r w:rsidR="00507B77">
              <w:rPr>
                <w:rFonts w:hint="eastAsia"/>
              </w:rPr>
              <w:t>る</w:t>
            </w:r>
            <w:r>
              <w:rPr>
                <w:rFonts w:hint="eastAsia"/>
              </w:rPr>
              <w:t>。</w:t>
            </w:r>
          </w:p>
          <w:p w14:paraId="3F1A6EDE" w14:textId="3AB19A1C" w:rsidR="006A65E6" w:rsidRDefault="006A65E6" w:rsidP="006A65E6">
            <w:pPr>
              <w:ind w:leftChars="0" w:left="0" w:firstLineChars="0" w:firstLine="0"/>
            </w:pPr>
            <w:r>
              <w:rPr>
                <w:rFonts w:hint="eastAsia"/>
              </w:rPr>
              <w:t>また、以下のようなオフセットや補償措置を求められることもあ</w:t>
            </w:r>
            <w:r w:rsidR="00721D55">
              <w:rPr>
                <w:rFonts w:hint="eastAsia"/>
              </w:rPr>
              <w:t>る</w:t>
            </w:r>
            <w:r>
              <w:rPr>
                <w:rFonts w:hint="eastAsia"/>
              </w:rPr>
              <w:t>。</w:t>
            </w:r>
          </w:p>
          <w:p w14:paraId="741C16BC" w14:textId="77777777" w:rsidR="006A65E6" w:rsidRPr="0067294F" w:rsidRDefault="006A65E6" w:rsidP="004F06D6">
            <w:pPr>
              <w:pStyle w:val="a9"/>
              <w:numPr>
                <w:ilvl w:val="0"/>
                <w:numId w:val="34"/>
              </w:numPr>
              <w:ind w:leftChars="0" w:firstLineChars="0"/>
            </w:pPr>
            <w:r w:rsidRPr="0067294F">
              <w:rPr>
                <w:rFonts w:hint="eastAsia"/>
              </w:rPr>
              <w:t>劣化した生態系の他の場所での復元</w:t>
            </w:r>
          </w:p>
          <w:p w14:paraId="74A10D33" w14:textId="77777777" w:rsidR="006A65E6" w:rsidRPr="0067294F" w:rsidRDefault="006A65E6" w:rsidP="004F06D6">
            <w:pPr>
              <w:pStyle w:val="a9"/>
              <w:numPr>
                <w:ilvl w:val="0"/>
                <w:numId w:val="34"/>
              </w:numPr>
              <w:ind w:leftChars="0" w:firstLineChars="0"/>
            </w:pPr>
            <w:r w:rsidRPr="0067294F">
              <w:rPr>
                <w:rFonts w:hint="eastAsia"/>
              </w:rPr>
              <w:t>保全プログラムへの資金提供</w:t>
            </w:r>
          </w:p>
          <w:p w14:paraId="618454BD" w14:textId="77777777" w:rsidR="006A65E6" w:rsidRPr="0067294F" w:rsidRDefault="006A65E6" w:rsidP="004F06D6">
            <w:pPr>
              <w:pStyle w:val="a9"/>
              <w:numPr>
                <w:ilvl w:val="0"/>
                <w:numId w:val="34"/>
              </w:numPr>
              <w:ind w:leftChars="0" w:firstLineChars="0"/>
            </w:pPr>
            <w:r w:rsidRPr="0067294F">
              <w:rPr>
                <w:rFonts w:hint="eastAsia"/>
              </w:rPr>
              <w:lastRenderedPageBreak/>
              <w:t>保護地域の設定</w:t>
            </w:r>
          </w:p>
          <w:p w14:paraId="115D7D68" w14:textId="01507D57" w:rsidR="00B27951" w:rsidRDefault="0067294F" w:rsidP="0067294F">
            <w:pPr>
              <w:ind w:leftChars="0" w:left="0" w:firstLineChars="0" w:firstLine="0"/>
            </w:pPr>
            <w:r>
              <w:rPr>
                <w:rFonts w:hint="eastAsia"/>
              </w:rPr>
              <w:t>(</w:t>
            </w:r>
            <w:r w:rsidR="006A65E6">
              <w:rPr>
                <w:rFonts w:hint="eastAsia"/>
              </w:rPr>
              <w:t>例</w:t>
            </w:r>
            <w:r>
              <w:rPr>
                <w:rFonts w:hint="eastAsia"/>
              </w:rPr>
              <w:t>)</w:t>
            </w:r>
            <w:r w:rsidR="006A65E6">
              <w:rPr>
                <w:rFonts w:hint="eastAsia"/>
              </w:rPr>
              <w:t>ブリティッシュコロンビア州では、カリブーの生息地や流域の健康状態への累積的影響が懸念されるため、一部の林業および鉱業プロジェクトが修正または縮小されてい</w:t>
            </w:r>
            <w:r w:rsidR="00721D55">
              <w:rPr>
                <w:rFonts w:hint="eastAsia"/>
              </w:rPr>
              <w:t>る</w:t>
            </w:r>
            <w:r w:rsidR="006A65E6">
              <w:rPr>
                <w:rFonts w:hint="eastAsia"/>
              </w:rPr>
              <w:t>。</w:t>
            </w:r>
          </w:p>
        </w:tc>
      </w:tr>
      <w:tr w:rsidR="00B27951" w14:paraId="741C58B1" w14:textId="77777777" w:rsidTr="004F06D6">
        <w:tc>
          <w:tcPr>
            <w:tcW w:w="0" w:type="auto"/>
          </w:tcPr>
          <w:p w14:paraId="111A28B4" w14:textId="7E881818" w:rsidR="00B27951" w:rsidRDefault="006A65E6" w:rsidP="006A65E6">
            <w:pPr>
              <w:ind w:leftChars="0" w:left="0" w:firstLineChars="0" w:firstLine="0"/>
            </w:pPr>
            <w:r>
              <w:lastRenderedPageBreak/>
              <w:t>3. 既存の事業者に負荷削減</w:t>
            </w:r>
            <w:r w:rsidR="00514AF5">
              <w:rPr>
                <w:rFonts w:hint="eastAsia"/>
              </w:rPr>
              <w:t>を求める</w:t>
            </w:r>
          </w:p>
        </w:tc>
        <w:tc>
          <w:tcPr>
            <w:tcW w:w="0" w:type="auto"/>
          </w:tcPr>
          <w:p w14:paraId="76C1F843" w14:textId="33BBCE2A" w:rsidR="006A65E6" w:rsidRDefault="00514AF5" w:rsidP="006A65E6">
            <w:pPr>
              <w:ind w:leftChars="0" w:left="0" w:firstLineChars="0" w:firstLine="0"/>
            </w:pPr>
            <w:r>
              <w:rPr>
                <w:rFonts w:hint="eastAsia"/>
              </w:rPr>
              <w:t>通常</w:t>
            </w:r>
            <w:r w:rsidR="006A65E6">
              <w:rPr>
                <w:rFonts w:hint="eastAsia"/>
              </w:rPr>
              <w:t>、既存の事業者は、新規プロジェクトの余地を確保するために環境負荷を削減するよう求められることは</w:t>
            </w:r>
            <w:r>
              <w:rPr>
                <w:rFonts w:hint="eastAsia"/>
              </w:rPr>
              <w:t>ない</w:t>
            </w:r>
            <w:r w:rsidR="006A65E6">
              <w:rPr>
                <w:rFonts w:hint="eastAsia"/>
              </w:rPr>
              <w:t>。ただし、以下の場合は例外。</w:t>
            </w:r>
          </w:p>
          <w:p w14:paraId="0A5E289D" w14:textId="77777777" w:rsidR="006A65E6" w:rsidRPr="006360AD" w:rsidRDefault="006A65E6" w:rsidP="004F06D6">
            <w:pPr>
              <w:pStyle w:val="a9"/>
              <w:numPr>
                <w:ilvl w:val="0"/>
                <w:numId w:val="35"/>
              </w:numPr>
              <w:ind w:leftChars="0" w:firstLineChars="0"/>
            </w:pPr>
            <w:r w:rsidRPr="006360AD">
              <w:rPr>
                <w:rFonts w:hint="eastAsia"/>
              </w:rPr>
              <w:t>自社の許可証の更新が必要な場合</w:t>
            </w:r>
          </w:p>
          <w:p w14:paraId="5948D5B1" w14:textId="77777777" w:rsidR="006A65E6" w:rsidRPr="006360AD" w:rsidRDefault="006A65E6" w:rsidP="004F06D6">
            <w:pPr>
              <w:pStyle w:val="a9"/>
              <w:numPr>
                <w:ilvl w:val="0"/>
                <w:numId w:val="35"/>
              </w:numPr>
              <w:ind w:leftChars="0" w:firstLineChars="0"/>
            </w:pPr>
            <w:r w:rsidRPr="006360AD">
              <w:rPr>
                <w:rFonts w:hint="eastAsia"/>
              </w:rPr>
              <w:t>条件に違反している場合</w:t>
            </w:r>
          </w:p>
          <w:p w14:paraId="5A3ACC27" w14:textId="77777777" w:rsidR="006A65E6" w:rsidRPr="006360AD" w:rsidRDefault="006A65E6" w:rsidP="004F06D6">
            <w:pPr>
              <w:pStyle w:val="a9"/>
              <w:numPr>
                <w:ilvl w:val="0"/>
                <w:numId w:val="35"/>
              </w:numPr>
              <w:ind w:leftChars="0" w:firstLineChars="0"/>
            </w:pPr>
            <w:r w:rsidRPr="006360AD">
              <w:rPr>
                <w:rFonts w:hint="eastAsia"/>
              </w:rPr>
              <w:t>より広範な地域計画または規制プロセスがある場合</w:t>
            </w:r>
          </w:p>
          <w:p w14:paraId="1CB6E0BE" w14:textId="4BF965C4" w:rsidR="006A65E6" w:rsidRDefault="006A65E6" w:rsidP="006A65E6">
            <w:pPr>
              <w:ind w:leftChars="0" w:left="0" w:firstLineChars="0" w:firstLine="0"/>
            </w:pPr>
            <w:r>
              <w:rPr>
                <w:rFonts w:hint="eastAsia"/>
              </w:rPr>
              <w:t>一部の地域的または部門的なアプローチでは、規制当局が以下のような方法で徐々に負担を移行させる可能性がある。</w:t>
            </w:r>
          </w:p>
          <w:p w14:paraId="2ED89411" w14:textId="77777777" w:rsidR="006A65E6" w:rsidRPr="006360AD" w:rsidRDefault="006A65E6" w:rsidP="004F06D6">
            <w:pPr>
              <w:pStyle w:val="a9"/>
              <w:numPr>
                <w:ilvl w:val="0"/>
                <w:numId w:val="36"/>
              </w:numPr>
              <w:ind w:leftChars="0" w:firstLineChars="0"/>
            </w:pPr>
            <w:r w:rsidRPr="006360AD">
              <w:rPr>
                <w:rFonts w:hint="eastAsia"/>
              </w:rPr>
              <w:t>既存の事業に対する排出または排出制限の強化</w:t>
            </w:r>
          </w:p>
          <w:p w14:paraId="45B52F1C" w14:textId="77777777" w:rsidR="006A65E6" w:rsidRPr="006360AD" w:rsidRDefault="006A65E6" w:rsidP="004F06D6">
            <w:pPr>
              <w:pStyle w:val="a9"/>
              <w:numPr>
                <w:ilvl w:val="0"/>
                <w:numId w:val="36"/>
              </w:numPr>
              <w:ind w:leftChars="0" w:firstLineChars="0"/>
            </w:pPr>
            <w:r w:rsidRPr="006360AD">
              <w:rPr>
                <w:rFonts w:hint="eastAsia"/>
              </w:rPr>
              <w:t>自主的な削減措置の奨励</w:t>
            </w:r>
          </w:p>
          <w:p w14:paraId="33984859" w14:textId="5B59C750" w:rsidR="00B27951" w:rsidRPr="005E3FEF" w:rsidRDefault="006A65E6" w:rsidP="004F06D6">
            <w:pPr>
              <w:pStyle w:val="a9"/>
              <w:numPr>
                <w:ilvl w:val="0"/>
                <w:numId w:val="36"/>
              </w:numPr>
              <w:ind w:leftChars="0" w:firstLineChars="0"/>
            </w:pPr>
            <w:r w:rsidRPr="006360AD">
              <w:rPr>
                <w:rFonts w:hint="eastAsia"/>
              </w:rPr>
              <w:t>市場ベースのメカニズム（例えば、炭素価格設定）の利用</w:t>
            </w:r>
          </w:p>
        </w:tc>
      </w:tr>
      <w:tr w:rsidR="00B27951" w14:paraId="12FA65D4" w14:textId="77777777" w:rsidTr="004F06D6">
        <w:tc>
          <w:tcPr>
            <w:tcW w:w="0" w:type="auto"/>
          </w:tcPr>
          <w:p w14:paraId="7E8380BF" w14:textId="637E5878" w:rsidR="00B27951" w:rsidRDefault="00DC64A3" w:rsidP="006A65E6">
            <w:pPr>
              <w:ind w:leftChars="0" w:left="0" w:firstLineChars="0" w:firstLine="0"/>
            </w:pPr>
            <w:r>
              <w:rPr>
                <w:rFonts w:hint="eastAsia"/>
              </w:rPr>
              <w:t>地域</w:t>
            </w:r>
            <w:r w:rsidR="00091751">
              <w:rPr>
                <w:rFonts w:hint="eastAsia"/>
              </w:rPr>
              <w:t>の累積的影響で</w:t>
            </w:r>
            <w:r>
              <w:rPr>
                <w:rFonts w:hint="eastAsia"/>
              </w:rPr>
              <w:t>の</w:t>
            </w:r>
            <w:r w:rsidR="001F2431">
              <w:rPr>
                <w:rFonts w:hint="eastAsia"/>
              </w:rPr>
              <w:t>対処</w:t>
            </w:r>
          </w:p>
        </w:tc>
        <w:tc>
          <w:tcPr>
            <w:tcW w:w="0" w:type="auto"/>
          </w:tcPr>
          <w:p w14:paraId="73BB4243" w14:textId="73E159AB" w:rsidR="006A65E6" w:rsidRPr="006A65E6" w:rsidRDefault="006A65E6" w:rsidP="005922D5">
            <w:pPr>
              <w:ind w:leftChars="0" w:left="0" w:firstLineChars="0" w:firstLine="0"/>
            </w:pPr>
            <w:r>
              <w:rPr>
                <w:rFonts w:hint="eastAsia"/>
              </w:rPr>
              <w:t>リング・オブ・ファイヤー（オンタリオ州）やマッケンジー渓谷（</w:t>
            </w:r>
            <w:r>
              <w:t>NWT）のような場所では</w:t>
            </w:r>
            <w:r w:rsidR="005922D5">
              <w:rPr>
                <w:rFonts w:hint="eastAsia"/>
              </w:rPr>
              <w:t>、</w:t>
            </w:r>
            <w:r w:rsidRPr="006A65E6">
              <w:rPr>
                <w:rFonts w:hint="eastAsia"/>
              </w:rPr>
              <w:t>地域</w:t>
            </w:r>
            <w:r w:rsidR="00FE77EE">
              <w:rPr>
                <w:rFonts w:hint="eastAsia"/>
              </w:rPr>
              <w:t>の累積的</w:t>
            </w:r>
            <w:r w:rsidRPr="006A65E6">
              <w:rPr>
                <w:rFonts w:hint="eastAsia"/>
              </w:rPr>
              <w:t>評価</w:t>
            </w:r>
            <w:r w:rsidR="00334C89">
              <w:rPr>
                <w:rFonts w:hint="eastAsia"/>
              </w:rPr>
              <w:t>のミティゲーション</w:t>
            </w:r>
            <w:r w:rsidR="00B77A8B">
              <w:rPr>
                <w:rFonts w:hint="eastAsia"/>
              </w:rPr>
              <w:t>で</w:t>
            </w:r>
            <w:r w:rsidR="00783FC3">
              <w:rPr>
                <w:rFonts w:hint="eastAsia"/>
              </w:rPr>
              <w:t>以下のような調整が行われている。</w:t>
            </w:r>
          </w:p>
          <w:p w14:paraId="71E9FFF8" w14:textId="60914C67" w:rsidR="006A65E6" w:rsidRPr="006A65E6" w:rsidRDefault="006A65E6" w:rsidP="004F06D6">
            <w:pPr>
              <w:pStyle w:val="a9"/>
              <w:numPr>
                <w:ilvl w:val="0"/>
                <w:numId w:val="32"/>
              </w:numPr>
              <w:ind w:leftChars="0" w:firstLineChars="0"/>
            </w:pPr>
            <w:r w:rsidRPr="006A65E6">
              <w:rPr>
                <w:rFonts w:hint="eastAsia"/>
              </w:rPr>
              <w:t>複数の利害関係者間で共同責任</w:t>
            </w:r>
            <w:r w:rsidR="005922D5">
              <w:rPr>
                <w:rFonts w:hint="eastAsia"/>
              </w:rPr>
              <w:t>を負う</w:t>
            </w:r>
          </w:p>
          <w:p w14:paraId="15EF28BC" w14:textId="128B99F0" w:rsidR="00B27951" w:rsidRPr="006A65E6" w:rsidRDefault="006A65E6" w:rsidP="004F06D6">
            <w:pPr>
              <w:pStyle w:val="a9"/>
              <w:numPr>
                <w:ilvl w:val="0"/>
                <w:numId w:val="32"/>
              </w:numPr>
              <w:ind w:leftChars="0" w:firstLineChars="0"/>
            </w:pPr>
            <w:r w:rsidRPr="006A65E6">
              <w:rPr>
                <w:rFonts w:hint="eastAsia"/>
              </w:rPr>
              <w:t>新規事業と既存事業の間でトレードオフ</w:t>
            </w:r>
            <w:r w:rsidR="001F2431">
              <w:rPr>
                <w:rFonts w:hint="eastAsia"/>
              </w:rPr>
              <w:t>が行われる</w:t>
            </w:r>
          </w:p>
        </w:tc>
      </w:tr>
    </w:tbl>
    <w:p w14:paraId="66ECEFB3" w14:textId="77777777" w:rsidR="0088528C" w:rsidRDefault="0088528C" w:rsidP="00361B8B"/>
    <w:p w14:paraId="029F40CD" w14:textId="4A0B4A10" w:rsidR="0088528C" w:rsidRDefault="00910427" w:rsidP="00361B8B">
      <w:r>
        <w:rPr>
          <w:rFonts w:hint="eastAsia"/>
        </w:rPr>
        <w:t>日本で実施されている閉鎖水域を対象とした水質の総量規制の場合、</w:t>
      </w:r>
      <w:r w:rsidR="00657087">
        <w:rPr>
          <w:rFonts w:hint="eastAsia"/>
        </w:rPr>
        <w:t>環境容量</w:t>
      </w:r>
      <w:r w:rsidR="007B6928">
        <w:rPr>
          <w:rFonts w:hint="eastAsia"/>
        </w:rPr>
        <w:t>を超えた場合は新規事業が認可される可能性は低い。環境容量</w:t>
      </w:r>
      <w:r w:rsidR="00657087">
        <w:rPr>
          <w:rFonts w:hint="eastAsia"/>
        </w:rPr>
        <w:t>の上限に近づいた場合</w:t>
      </w:r>
      <w:r w:rsidR="007B6928">
        <w:rPr>
          <w:rFonts w:hint="eastAsia"/>
        </w:rPr>
        <w:t>は、</w:t>
      </w:r>
      <w:r w:rsidR="00586B02">
        <w:rPr>
          <w:rFonts w:hint="eastAsia"/>
        </w:rPr>
        <w:t>新規事業</w:t>
      </w:r>
      <w:r w:rsidR="00657087">
        <w:rPr>
          <w:rFonts w:hint="eastAsia"/>
        </w:rPr>
        <w:t>申請に対し</w:t>
      </w:r>
      <w:r w:rsidR="00E46074">
        <w:rPr>
          <w:rFonts w:hint="eastAsia"/>
        </w:rPr>
        <w:t>、</w:t>
      </w:r>
      <w:r w:rsidR="00A668C4">
        <w:rPr>
          <w:rFonts w:hint="eastAsia"/>
        </w:rPr>
        <w:t xml:space="preserve"> </w:t>
      </w:r>
      <w:r w:rsidR="002E67DA">
        <w:rPr>
          <w:rFonts w:hint="eastAsia"/>
        </w:rPr>
        <w:t>(1)排水負荷の上限を超えないよう高度な排水処理を求める、(2)</w:t>
      </w:r>
      <w:r w:rsidR="007B28E5">
        <w:rPr>
          <w:rFonts w:hint="eastAsia"/>
        </w:rPr>
        <w:t>既存の排出源</w:t>
      </w:r>
      <w:r w:rsidR="004338B0">
        <w:rPr>
          <w:rFonts w:hint="eastAsia"/>
        </w:rPr>
        <w:t>からの排出負荷量を削減することで排出可能枠を増やす　(3)</w:t>
      </w:r>
      <w:r w:rsidR="00B44B40">
        <w:rPr>
          <w:rFonts w:hint="eastAsia"/>
        </w:rPr>
        <w:t>事業者間での排出権の譲渡や取引を行う　などの対処が</w:t>
      </w:r>
      <w:r w:rsidR="00754089">
        <w:rPr>
          <w:rFonts w:hint="eastAsia"/>
        </w:rPr>
        <w:t>と</w:t>
      </w:r>
      <w:r w:rsidR="00B44B40">
        <w:rPr>
          <w:rFonts w:hint="eastAsia"/>
        </w:rPr>
        <w:t>られている</w:t>
      </w:r>
      <w:r w:rsidR="00025CF5">
        <w:rPr>
          <w:rFonts w:hint="eastAsia"/>
        </w:rPr>
        <w:t>ところもある</w:t>
      </w:r>
      <w:r w:rsidR="00B44B40">
        <w:rPr>
          <w:rFonts w:hint="eastAsia"/>
        </w:rPr>
        <w:t>。</w:t>
      </w:r>
    </w:p>
    <w:p w14:paraId="261A0315" w14:textId="77777777" w:rsidR="00D42B49" w:rsidRDefault="00D42B49" w:rsidP="00361B8B"/>
    <w:p w14:paraId="38104B06" w14:textId="42766366" w:rsidR="00603155" w:rsidRDefault="0036015F" w:rsidP="0036015F">
      <w:pPr>
        <w:pStyle w:val="af7"/>
      </w:pPr>
      <w:r>
        <w:t xml:space="preserve">表3 - </w:t>
      </w:r>
      <w:r w:rsidR="00597D25">
        <w:fldChar w:fldCharType="begin"/>
      </w:r>
      <w:r w:rsidR="00597D25">
        <w:instrText xml:space="preserve"> SEQ 表3_- \* ARABIC </w:instrText>
      </w:r>
      <w:r w:rsidR="00597D25">
        <w:fldChar w:fldCharType="separate"/>
      </w:r>
      <w:r w:rsidR="00597D25">
        <w:rPr>
          <w:noProof/>
        </w:rPr>
        <w:t>6</w:t>
      </w:r>
      <w:r w:rsidR="00597D25">
        <w:rPr>
          <w:noProof/>
        </w:rPr>
        <w:fldChar w:fldCharType="end"/>
      </w:r>
      <w:r>
        <w:rPr>
          <w:rFonts w:hint="eastAsia"/>
        </w:rPr>
        <w:t xml:space="preserve">　</w:t>
      </w:r>
      <w:r w:rsidR="00D42B49">
        <w:rPr>
          <w:rFonts w:hint="eastAsia"/>
        </w:rPr>
        <w:t>東京都の総量規制許可方針</w:t>
      </w:r>
    </w:p>
    <w:tbl>
      <w:tblPr>
        <w:tblStyle w:val="ae"/>
        <w:tblW w:w="0" w:type="auto"/>
        <w:tblInd w:w="567" w:type="dxa"/>
        <w:tblLook w:val="04A0" w:firstRow="1" w:lastRow="0" w:firstColumn="1" w:lastColumn="0" w:noHBand="0" w:noVBand="1"/>
      </w:tblPr>
      <w:tblGrid>
        <w:gridCol w:w="2072"/>
        <w:gridCol w:w="1341"/>
        <w:gridCol w:w="5756"/>
      </w:tblGrid>
      <w:tr w:rsidR="00603155" w:rsidRPr="0036015F" w14:paraId="4A37D544" w14:textId="77777777" w:rsidTr="004F06D6">
        <w:tc>
          <w:tcPr>
            <w:tcW w:w="0" w:type="auto"/>
            <w:vAlign w:val="center"/>
          </w:tcPr>
          <w:p w14:paraId="070BF7FD" w14:textId="399BF211" w:rsidR="00603155" w:rsidRPr="00AA7D7F" w:rsidRDefault="00907028" w:rsidP="004F06D6">
            <w:pPr>
              <w:ind w:leftChars="0" w:left="0" w:firstLineChars="0" w:firstLine="0"/>
              <w:jc w:val="center"/>
              <w:rPr>
                <w:b/>
                <w:bCs/>
              </w:rPr>
            </w:pPr>
            <w:r w:rsidRPr="00AA7D7F">
              <w:rPr>
                <w:rFonts w:hint="eastAsia"/>
                <w:b/>
                <w:bCs/>
              </w:rPr>
              <w:t>状況</w:t>
            </w:r>
          </w:p>
        </w:tc>
        <w:tc>
          <w:tcPr>
            <w:tcW w:w="0" w:type="auto"/>
            <w:vAlign w:val="center"/>
          </w:tcPr>
          <w:p w14:paraId="713567BE" w14:textId="252E8DA5" w:rsidR="00603155" w:rsidRPr="00AA7D7F" w:rsidRDefault="00907028" w:rsidP="004F06D6">
            <w:pPr>
              <w:ind w:leftChars="0" w:left="0" w:firstLineChars="0" w:firstLine="0"/>
              <w:jc w:val="center"/>
              <w:rPr>
                <w:b/>
                <w:bCs/>
              </w:rPr>
            </w:pPr>
            <w:r w:rsidRPr="00AA7D7F">
              <w:rPr>
                <w:b/>
                <w:bCs/>
              </w:rPr>
              <w:t>認可の可能性</w:t>
            </w:r>
          </w:p>
        </w:tc>
        <w:tc>
          <w:tcPr>
            <w:tcW w:w="0" w:type="auto"/>
            <w:vAlign w:val="center"/>
          </w:tcPr>
          <w:p w14:paraId="28D9E520" w14:textId="3A96B30D" w:rsidR="00603155" w:rsidRPr="00AA7D7F" w:rsidRDefault="00907028" w:rsidP="004F06D6">
            <w:pPr>
              <w:ind w:leftChars="0" w:left="0" w:firstLineChars="0" w:firstLine="0"/>
              <w:jc w:val="center"/>
              <w:rPr>
                <w:b/>
                <w:bCs/>
              </w:rPr>
            </w:pPr>
            <w:r w:rsidRPr="00AA7D7F">
              <w:rPr>
                <w:b/>
                <w:bCs/>
              </w:rPr>
              <w:t>条件</w:t>
            </w:r>
          </w:p>
        </w:tc>
      </w:tr>
      <w:tr w:rsidR="00603155" w14:paraId="7786D0F1" w14:textId="77777777" w:rsidTr="004F06D6">
        <w:tc>
          <w:tcPr>
            <w:tcW w:w="0" w:type="auto"/>
          </w:tcPr>
          <w:p w14:paraId="5AFD66F8" w14:textId="63D9CA26" w:rsidR="00603155" w:rsidRDefault="00907028" w:rsidP="00361B8B">
            <w:pPr>
              <w:ind w:leftChars="0" w:left="0" w:firstLineChars="0" w:firstLine="0"/>
            </w:pPr>
            <w:r>
              <w:rPr>
                <w:rFonts w:hint="eastAsia"/>
              </w:rPr>
              <w:t>環境容量に余裕がある</w:t>
            </w:r>
          </w:p>
        </w:tc>
        <w:tc>
          <w:tcPr>
            <w:tcW w:w="0" w:type="auto"/>
          </w:tcPr>
          <w:p w14:paraId="46642D0F" w14:textId="0C2CFD01" w:rsidR="00603155" w:rsidRDefault="00907028" w:rsidP="00361B8B">
            <w:pPr>
              <w:ind w:leftChars="0" w:left="0" w:firstLineChars="0" w:firstLine="0"/>
            </w:pPr>
            <w:r>
              <w:t>高い</w:t>
            </w:r>
          </w:p>
        </w:tc>
        <w:tc>
          <w:tcPr>
            <w:tcW w:w="0" w:type="auto"/>
          </w:tcPr>
          <w:p w14:paraId="0C2160AF" w14:textId="35FE3FC8" w:rsidR="00603155" w:rsidRDefault="00907028" w:rsidP="00361B8B">
            <w:pPr>
              <w:ind w:leftChars="0" w:left="0" w:firstLineChars="0" w:firstLine="0"/>
            </w:pPr>
            <w:r>
              <w:t>通常の排水基準を満たす</w:t>
            </w:r>
          </w:p>
        </w:tc>
      </w:tr>
      <w:tr w:rsidR="00603155" w14:paraId="073A8449" w14:textId="77777777" w:rsidTr="004F06D6">
        <w:tc>
          <w:tcPr>
            <w:tcW w:w="0" w:type="auto"/>
          </w:tcPr>
          <w:p w14:paraId="0A0AB6AC" w14:textId="6314A3A7" w:rsidR="00603155" w:rsidRDefault="00907028" w:rsidP="00361B8B">
            <w:pPr>
              <w:ind w:leftChars="0" w:left="0" w:firstLineChars="0" w:firstLine="0"/>
            </w:pPr>
            <w:r>
              <w:rPr>
                <w:rFonts w:hint="eastAsia"/>
              </w:rPr>
              <w:t>環境容量に接近</w:t>
            </w:r>
            <w:r>
              <w:tab/>
            </w:r>
          </w:p>
        </w:tc>
        <w:tc>
          <w:tcPr>
            <w:tcW w:w="0" w:type="auto"/>
          </w:tcPr>
          <w:p w14:paraId="580EA78B" w14:textId="38C445E4" w:rsidR="00603155" w:rsidRDefault="00907028" w:rsidP="00361B8B">
            <w:pPr>
              <w:ind w:leftChars="0" w:left="0" w:firstLineChars="0" w:firstLine="0"/>
            </w:pPr>
            <w:r>
              <w:t>中程度</w:t>
            </w:r>
          </w:p>
        </w:tc>
        <w:tc>
          <w:tcPr>
            <w:tcW w:w="0" w:type="auto"/>
          </w:tcPr>
          <w:p w14:paraId="453E6F24" w14:textId="45ACCCE5" w:rsidR="00603155" w:rsidRDefault="00907028" w:rsidP="00361B8B">
            <w:pPr>
              <w:ind w:leftChars="0" w:left="0" w:firstLineChars="0" w:firstLine="0"/>
            </w:pPr>
            <w:r>
              <w:t>処理高度化、他排出源との負荷調整</w:t>
            </w:r>
          </w:p>
        </w:tc>
      </w:tr>
      <w:tr w:rsidR="00603155" w14:paraId="1C64BF45" w14:textId="77777777" w:rsidTr="004F06D6">
        <w:tc>
          <w:tcPr>
            <w:tcW w:w="0" w:type="auto"/>
          </w:tcPr>
          <w:p w14:paraId="6AF18D94" w14:textId="29BE9C84" w:rsidR="00603155" w:rsidRDefault="00907028" w:rsidP="00361B8B">
            <w:pPr>
              <w:ind w:leftChars="0" w:left="0" w:firstLineChars="0" w:firstLine="0"/>
            </w:pPr>
            <w:r>
              <w:rPr>
                <w:rFonts w:hint="eastAsia"/>
              </w:rPr>
              <w:t>環境容量を超える</w:t>
            </w:r>
          </w:p>
        </w:tc>
        <w:tc>
          <w:tcPr>
            <w:tcW w:w="0" w:type="auto"/>
          </w:tcPr>
          <w:p w14:paraId="4FD15549" w14:textId="530A608B" w:rsidR="00603155" w:rsidRDefault="00907028" w:rsidP="00361B8B">
            <w:pPr>
              <w:ind w:leftChars="0" w:left="0" w:firstLineChars="0" w:firstLine="0"/>
            </w:pPr>
            <w:r>
              <w:t>低い</w:t>
            </w:r>
          </w:p>
        </w:tc>
        <w:tc>
          <w:tcPr>
            <w:tcW w:w="0" w:type="auto"/>
          </w:tcPr>
          <w:p w14:paraId="2CC1A85D" w14:textId="790D0A2F" w:rsidR="00603155" w:rsidRDefault="00907028" w:rsidP="00361B8B">
            <w:pPr>
              <w:ind w:leftChars="0" w:left="0" w:firstLineChars="0" w:firstLine="0"/>
            </w:pPr>
            <w:r>
              <w:t>実質的に認可困難。ただし全体での排出削減策があれば可能性あり</w:t>
            </w:r>
          </w:p>
        </w:tc>
      </w:tr>
    </w:tbl>
    <w:p w14:paraId="546F56EC" w14:textId="3100766F" w:rsidR="00CC2BC7" w:rsidRPr="00CC2BC7" w:rsidRDefault="00CC2BC7" w:rsidP="004F06D6">
      <w:pPr>
        <w:ind w:leftChars="0" w:left="0" w:firstLineChars="0" w:firstLine="0"/>
      </w:pPr>
    </w:p>
    <w:p w14:paraId="23675763" w14:textId="092A7589" w:rsidR="00E86C66" w:rsidRDefault="00F9247D" w:rsidP="00CD77CE">
      <w:pPr>
        <w:pStyle w:val="3"/>
      </w:pPr>
      <w:r>
        <w:rPr>
          <w:rFonts w:hint="eastAsia"/>
        </w:rPr>
        <w:lastRenderedPageBreak/>
        <w:t>（</w:t>
      </w:r>
      <w:r w:rsidR="006E6939">
        <w:rPr>
          <w:rFonts w:hint="eastAsia"/>
        </w:rPr>
        <w:t>４</w:t>
      </w:r>
      <w:r>
        <w:rPr>
          <w:rFonts w:hint="eastAsia"/>
        </w:rPr>
        <w:t>）技術的課題</w:t>
      </w:r>
    </w:p>
    <w:p w14:paraId="57FF1BDE" w14:textId="332E2003" w:rsidR="00CD77CE" w:rsidRDefault="0019672F">
      <w:pPr>
        <w:pStyle w:val="4"/>
      </w:pPr>
      <w:r>
        <w:rPr>
          <w:rFonts w:hint="eastAsia"/>
        </w:rPr>
        <w:t>ア．</w:t>
      </w:r>
      <w:r w:rsidR="00E57F98">
        <w:rPr>
          <w:rFonts w:hint="eastAsia"/>
        </w:rPr>
        <w:t>CEA支援ツール</w:t>
      </w:r>
    </w:p>
    <w:p w14:paraId="1B5128F8" w14:textId="0B8EDB66" w:rsidR="00C915C1" w:rsidRDefault="00F955EE" w:rsidP="00C915C1">
      <w:r>
        <w:rPr>
          <w:rFonts w:hint="eastAsia"/>
        </w:rPr>
        <w:t>累積的影響評価を支援する</w:t>
      </w:r>
      <w:r w:rsidR="007A0BA5">
        <w:rPr>
          <w:rFonts w:hint="eastAsia"/>
        </w:rPr>
        <w:t>ツールは、複数存在する。</w:t>
      </w:r>
      <w:r w:rsidR="00995D32">
        <w:rPr>
          <w:rFonts w:hint="eastAsia"/>
        </w:rPr>
        <w:t>これらのツールには、データ分析、空間モデリング、予測</w:t>
      </w:r>
      <w:r w:rsidR="002C596A">
        <w:rPr>
          <w:rFonts w:hint="eastAsia"/>
        </w:rPr>
        <w:t>シミュレーション</w:t>
      </w:r>
      <w:r w:rsidR="00995D32">
        <w:rPr>
          <w:rFonts w:hint="eastAsia"/>
        </w:rPr>
        <w:t>などが組み込まれている</w:t>
      </w:r>
      <w:r w:rsidR="00201ED0">
        <w:rPr>
          <w:rFonts w:hint="eastAsia"/>
        </w:rPr>
        <w:t>ものもある。</w:t>
      </w:r>
      <w:r w:rsidR="00051635">
        <w:rPr>
          <w:rFonts w:hint="eastAsia"/>
        </w:rPr>
        <w:t>ただ、これらの多くはまだ</w:t>
      </w:r>
      <w:r w:rsidR="009A1A72">
        <w:rPr>
          <w:rFonts w:hint="eastAsia"/>
        </w:rPr>
        <w:t>空間分析やシミュレーションベースであり、完全なAIシステムではない。</w:t>
      </w:r>
    </w:p>
    <w:p w14:paraId="236559BF" w14:textId="77777777" w:rsidR="00BB4775" w:rsidRDefault="00BB4775" w:rsidP="00C915C1"/>
    <w:p w14:paraId="6EA0E6EA" w14:textId="6712B9A6" w:rsidR="00201ED0" w:rsidRPr="00971B40" w:rsidRDefault="0036015F" w:rsidP="0036015F">
      <w:pPr>
        <w:pStyle w:val="af7"/>
      </w:pPr>
      <w:r>
        <w:t xml:space="preserve">表3 - </w:t>
      </w:r>
      <w:r w:rsidR="00597D25">
        <w:fldChar w:fldCharType="begin"/>
      </w:r>
      <w:r w:rsidR="00597D25">
        <w:instrText xml:space="preserve"> SEQ 表3_- \* ARABIC </w:instrText>
      </w:r>
      <w:r w:rsidR="00597D25">
        <w:fldChar w:fldCharType="separate"/>
      </w:r>
      <w:r w:rsidR="00597D25">
        <w:rPr>
          <w:noProof/>
        </w:rPr>
        <w:t>7</w:t>
      </w:r>
      <w:r w:rsidR="00597D25">
        <w:rPr>
          <w:noProof/>
        </w:rPr>
        <w:fldChar w:fldCharType="end"/>
      </w:r>
      <w:r>
        <w:rPr>
          <w:rFonts w:hint="eastAsia"/>
        </w:rPr>
        <w:t xml:space="preserve">　</w:t>
      </w:r>
      <w:r w:rsidR="00BF5EEE" w:rsidRPr="00971B40">
        <w:rPr>
          <w:rFonts w:hint="eastAsia"/>
        </w:rPr>
        <w:t>累積的影響評価を支援するシステム</w:t>
      </w:r>
    </w:p>
    <w:tbl>
      <w:tblPr>
        <w:tblStyle w:val="ae"/>
        <w:tblW w:w="0" w:type="auto"/>
        <w:tblInd w:w="567" w:type="dxa"/>
        <w:tblLook w:val="04A0" w:firstRow="1" w:lastRow="0" w:firstColumn="1" w:lastColumn="0" w:noHBand="0" w:noVBand="1"/>
      </w:tblPr>
      <w:tblGrid>
        <w:gridCol w:w="1127"/>
        <w:gridCol w:w="6048"/>
        <w:gridCol w:w="1994"/>
      </w:tblGrid>
      <w:tr w:rsidR="00A04B3F" w:rsidRPr="007509EF" w14:paraId="2000D801" w14:textId="77777777" w:rsidTr="004F06D6">
        <w:trPr>
          <w:tblHeader/>
        </w:trPr>
        <w:tc>
          <w:tcPr>
            <w:tcW w:w="0" w:type="auto"/>
          </w:tcPr>
          <w:p w14:paraId="5051E1E7" w14:textId="52A2E515" w:rsidR="00D20F15" w:rsidRPr="00AA7D7F" w:rsidRDefault="00D20F15" w:rsidP="004F06D6">
            <w:pPr>
              <w:ind w:leftChars="0" w:left="0" w:firstLineChars="0" w:firstLine="0"/>
              <w:jc w:val="center"/>
              <w:rPr>
                <w:b/>
                <w:bCs/>
                <w:sz w:val="18"/>
                <w:szCs w:val="20"/>
              </w:rPr>
            </w:pPr>
            <w:r w:rsidRPr="00AA7D7F">
              <w:rPr>
                <w:rFonts w:hint="eastAsia"/>
                <w:b/>
                <w:bCs/>
                <w:sz w:val="18"/>
                <w:szCs w:val="20"/>
              </w:rPr>
              <w:t>タイプ</w:t>
            </w:r>
          </w:p>
        </w:tc>
        <w:tc>
          <w:tcPr>
            <w:tcW w:w="0" w:type="auto"/>
          </w:tcPr>
          <w:p w14:paraId="70544098" w14:textId="3EF31EB7" w:rsidR="00D20F15" w:rsidRPr="00AA7D7F" w:rsidRDefault="00C1264D" w:rsidP="004F06D6">
            <w:pPr>
              <w:ind w:leftChars="0" w:left="0" w:firstLineChars="0" w:firstLine="0"/>
              <w:jc w:val="center"/>
              <w:rPr>
                <w:b/>
                <w:bCs/>
                <w:sz w:val="18"/>
                <w:szCs w:val="20"/>
              </w:rPr>
            </w:pPr>
            <w:r w:rsidRPr="00AA7D7F">
              <w:rPr>
                <w:rFonts w:hint="eastAsia"/>
                <w:b/>
                <w:bCs/>
                <w:sz w:val="18"/>
                <w:szCs w:val="20"/>
              </w:rPr>
              <w:t>特徴</w:t>
            </w:r>
          </w:p>
        </w:tc>
        <w:tc>
          <w:tcPr>
            <w:tcW w:w="0" w:type="auto"/>
          </w:tcPr>
          <w:p w14:paraId="6B3EF3B6" w14:textId="1BD5EF03" w:rsidR="00D20F15" w:rsidRPr="00AA7D7F" w:rsidRDefault="008948B4" w:rsidP="004F06D6">
            <w:pPr>
              <w:ind w:leftChars="0" w:left="0" w:firstLineChars="0" w:firstLine="0"/>
              <w:jc w:val="center"/>
              <w:rPr>
                <w:b/>
                <w:bCs/>
                <w:sz w:val="18"/>
                <w:szCs w:val="20"/>
              </w:rPr>
            </w:pPr>
            <w:r w:rsidRPr="00AA7D7F">
              <w:rPr>
                <w:rFonts w:hint="eastAsia"/>
                <w:b/>
                <w:bCs/>
                <w:sz w:val="18"/>
                <w:szCs w:val="20"/>
              </w:rPr>
              <w:t>プログラム名</w:t>
            </w:r>
          </w:p>
        </w:tc>
      </w:tr>
      <w:tr w:rsidR="00A04B3F" w:rsidRPr="007509EF" w14:paraId="7DD3EBA7" w14:textId="77777777" w:rsidTr="008948B4">
        <w:tc>
          <w:tcPr>
            <w:tcW w:w="0" w:type="auto"/>
          </w:tcPr>
          <w:p w14:paraId="6E095380" w14:textId="5CA0727D" w:rsidR="00D20F15" w:rsidRPr="00AA7D7F" w:rsidRDefault="00ED6E03" w:rsidP="00C915C1">
            <w:pPr>
              <w:ind w:leftChars="0" w:left="0" w:firstLineChars="0" w:firstLine="0"/>
              <w:rPr>
                <w:sz w:val="18"/>
                <w:szCs w:val="20"/>
              </w:rPr>
            </w:pPr>
            <w:r w:rsidRPr="00AA7D7F">
              <w:rPr>
                <w:rFonts w:hint="eastAsia"/>
                <w:sz w:val="18"/>
                <w:szCs w:val="20"/>
              </w:rPr>
              <w:t>重ね合わせて分析するもの</w:t>
            </w:r>
          </w:p>
        </w:tc>
        <w:tc>
          <w:tcPr>
            <w:tcW w:w="0" w:type="auto"/>
          </w:tcPr>
          <w:p w14:paraId="76D53B40" w14:textId="342F0764" w:rsidR="00D20F15" w:rsidRPr="00AA7D7F" w:rsidRDefault="002A3330" w:rsidP="00C915C1">
            <w:pPr>
              <w:ind w:leftChars="0" w:left="0" w:firstLineChars="0" w:firstLine="0"/>
              <w:rPr>
                <w:sz w:val="18"/>
                <w:szCs w:val="20"/>
              </w:rPr>
            </w:pPr>
            <w:r w:rsidRPr="00AA7D7F">
              <w:rPr>
                <w:rFonts w:hint="eastAsia"/>
                <w:sz w:val="18"/>
                <w:szCs w:val="20"/>
              </w:rPr>
              <w:t>空間累積モデリングを行うツール。</w:t>
            </w:r>
            <w:r w:rsidR="00D251FB" w:rsidRPr="00AA7D7F">
              <w:rPr>
                <w:rFonts w:hint="eastAsia"/>
                <w:sz w:val="18"/>
                <w:szCs w:val="20"/>
              </w:rPr>
              <w:t>土地利用、汚染源、生物多様性などを表すレイヤーを重ね合わせ、複合的な圧力を評価する。</w:t>
            </w:r>
          </w:p>
        </w:tc>
        <w:tc>
          <w:tcPr>
            <w:tcW w:w="0" w:type="auto"/>
          </w:tcPr>
          <w:p w14:paraId="6D4EF9DD" w14:textId="12550073" w:rsidR="00D20F15" w:rsidRPr="00AA7D7F" w:rsidRDefault="000E4A36" w:rsidP="00C915C1">
            <w:pPr>
              <w:ind w:leftChars="0" w:left="0" w:firstLineChars="0" w:firstLine="0"/>
              <w:rPr>
                <w:sz w:val="18"/>
                <w:szCs w:val="20"/>
              </w:rPr>
            </w:pPr>
            <w:r w:rsidRPr="00AA7D7F">
              <w:rPr>
                <w:sz w:val="18"/>
                <w:szCs w:val="20"/>
              </w:rPr>
              <w:t>ArcGIS / QGIS</w:t>
            </w:r>
            <w:r w:rsidRPr="00AA7D7F">
              <w:rPr>
                <w:rFonts w:hint="eastAsia"/>
                <w:sz w:val="18"/>
                <w:szCs w:val="20"/>
              </w:rPr>
              <w:t>とプラグイン</w:t>
            </w:r>
            <w:r w:rsidR="00F021AE" w:rsidRPr="00AA7D7F">
              <w:rPr>
                <w:sz w:val="18"/>
                <w:szCs w:val="20"/>
              </w:rPr>
              <w:t>*1</w:t>
            </w:r>
          </w:p>
        </w:tc>
      </w:tr>
      <w:tr w:rsidR="004047BF" w:rsidRPr="007509EF" w14:paraId="25C10D19" w14:textId="77777777" w:rsidTr="008948B4">
        <w:tc>
          <w:tcPr>
            <w:tcW w:w="0" w:type="auto"/>
            <w:vMerge w:val="restart"/>
          </w:tcPr>
          <w:p w14:paraId="36FDA444" w14:textId="5E1B4291" w:rsidR="004047BF" w:rsidRPr="00AA7D7F" w:rsidRDefault="004047BF" w:rsidP="00C915C1">
            <w:pPr>
              <w:ind w:leftChars="0" w:left="0" w:firstLineChars="0" w:firstLine="0"/>
              <w:rPr>
                <w:sz w:val="18"/>
                <w:szCs w:val="20"/>
              </w:rPr>
            </w:pPr>
            <w:r w:rsidRPr="00AA7D7F">
              <w:rPr>
                <w:rFonts w:hint="eastAsia"/>
                <w:sz w:val="18"/>
                <w:szCs w:val="20"/>
              </w:rPr>
              <w:t>シナリオモデリングおよびシミュレーションを行うもの</w:t>
            </w:r>
          </w:p>
        </w:tc>
        <w:tc>
          <w:tcPr>
            <w:tcW w:w="0" w:type="auto"/>
          </w:tcPr>
          <w:p w14:paraId="3B93A390" w14:textId="61FF09DA" w:rsidR="004047BF" w:rsidRPr="00AA7D7F" w:rsidRDefault="004047BF" w:rsidP="00D6097E">
            <w:pPr>
              <w:ind w:leftChars="0" w:left="0" w:firstLineChars="0" w:firstLine="0"/>
              <w:rPr>
                <w:sz w:val="18"/>
                <w:szCs w:val="20"/>
              </w:rPr>
            </w:pPr>
            <w:r w:rsidRPr="00AA7D7F">
              <w:rPr>
                <w:rFonts w:hint="eastAsia"/>
                <w:sz w:val="18"/>
                <w:szCs w:val="20"/>
              </w:rPr>
              <w:t>土地や海の景観が提供する生態系サービスをマッピングし、評価するためのオープンソースのソフトウェアモデル群。環境に関するデータを使用して、生態系の変化が人々への利益の流れにどのような影響を与える可能性があるかを分析する。自然資源管理に関する意思決定に役立つよう設計されている。</w:t>
            </w:r>
          </w:p>
        </w:tc>
        <w:tc>
          <w:tcPr>
            <w:tcW w:w="0" w:type="auto"/>
          </w:tcPr>
          <w:p w14:paraId="29F6A381" w14:textId="35B9721E" w:rsidR="004047BF" w:rsidRPr="00AA7D7F" w:rsidRDefault="004047BF" w:rsidP="00C915C1">
            <w:pPr>
              <w:ind w:leftChars="0" w:left="0" w:firstLineChars="0" w:firstLine="0"/>
              <w:rPr>
                <w:sz w:val="18"/>
                <w:szCs w:val="20"/>
              </w:rPr>
            </w:pPr>
            <w:hyperlink r:id="rId19" w:history="1">
              <w:r w:rsidRPr="00AA7D7F">
                <w:rPr>
                  <w:rStyle w:val="af0"/>
                  <w:sz w:val="18"/>
                  <w:szCs w:val="20"/>
                </w:rPr>
                <w:t>InVEST</w:t>
              </w:r>
            </w:hyperlink>
            <w:r w:rsidRPr="00AA7D7F">
              <w:rPr>
                <w:sz w:val="18"/>
                <w:szCs w:val="20"/>
              </w:rPr>
              <w:t xml:space="preserve"> (Integrated Valuation of Ecosystem Services and Tradeoffs)</w:t>
            </w:r>
          </w:p>
        </w:tc>
      </w:tr>
      <w:tr w:rsidR="008C5178" w:rsidRPr="007509EF" w14:paraId="39F0B470" w14:textId="77777777" w:rsidTr="008948B4">
        <w:tc>
          <w:tcPr>
            <w:tcW w:w="0" w:type="auto"/>
            <w:vMerge/>
          </w:tcPr>
          <w:p w14:paraId="2A01057E" w14:textId="77777777" w:rsidR="008C5178" w:rsidRPr="00AA7D7F" w:rsidRDefault="008C5178" w:rsidP="00C915C1">
            <w:pPr>
              <w:ind w:leftChars="0" w:left="0" w:firstLineChars="0" w:firstLine="0"/>
              <w:rPr>
                <w:sz w:val="18"/>
                <w:szCs w:val="20"/>
              </w:rPr>
            </w:pPr>
          </w:p>
        </w:tc>
        <w:tc>
          <w:tcPr>
            <w:tcW w:w="0" w:type="auto"/>
          </w:tcPr>
          <w:p w14:paraId="043C863F" w14:textId="3C51C4B0" w:rsidR="008C5178" w:rsidRPr="00AA7D7F" w:rsidRDefault="00AD0F7F" w:rsidP="00D6097E">
            <w:pPr>
              <w:ind w:leftChars="0" w:left="0" w:firstLineChars="0" w:firstLine="0"/>
              <w:rPr>
                <w:sz w:val="18"/>
                <w:szCs w:val="20"/>
              </w:rPr>
            </w:pPr>
            <w:r w:rsidRPr="00AA7D7F">
              <w:rPr>
                <w:rFonts w:hint="eastAsia"/>
                <w:sz w:val="18"/>
                <w:szCs w:val="20"/>
              </w:rPr>
              <w:t>メコン川流域内の条件の変化が河川システムに及ぼす影響の予測に使用される、</w:t>
            </w:r>
            <w:r w:rsidRPr="00AA7D7F">
              <w:rPr>
                <w:sz w:val="18"/>
                <w:szCs w:val="20"/>
              </w:rPr>
              <w:t>MRCの意思決定支援フレームワークのための</w:t>
            </w:r>
            <w:r w:rsidR="00964576" w:rsidRPr="00AA7D7F">
              <w:rPr>
                <w:rFonts w:hint="eastAsia"/>
                <w:sz w:val="18"/>
                <w:szCs w:val="20"/>
              </w:rPr>
              <w:t>ツール群</w:t>
            </w:r>
            <w:r w:rsidRPr="00AA7D7F">
              <w:rPr>
                <w:sz w:val="18"/>
                <w:szCs w:val="20"/>
              </w:rPr>
              <w:t>。SWAT、IQQM、</w:t>
            </w:r>
            <w:proofErr w:type="spellStart"/>
            <w:r w:rsidRPr="00AA7D7F">
              <w:rPr>
                <w:sz w:val="18"/>
                <w:szCs w:val="20"/>
              </w:rPr>
              <w:t>iSIS</w:t>
            </w:r>
            <w:proofErr w:type="spellEnd"/>
            <w:r w:rsidRPr="00AA7D7F">
              <w:rPr>
                <w:sz w:val="18"/>
                <w:szCs w:val="20"/>
              </w:rPr>
              <w:t>モデルで構成されて</w:t>
            </w:r>
            <w:r w:rsidR="00964576" w:rsidRPr="00AA7D7F">
              <w:rPr>
                <w:rFonts w:hint="eastAsia"/>
                <w:sz w:val="18"/>
                <w:szCs w:val="20"/>
              </w:rPr>
              <w:t>いる。</w:t>
            </w:r>
          </w:p>
        </w:tc>
        <w:tc>
          <w:tcPr>
            <w:tcW w:w="0" w:type="auto"/>
          </w:tcPr>
          <w:p w14:paraId="20F6DFB4" w14:textId="277D52E3" w:rsidR="008C5178" w:rsidRPr="00AA7D7F" w:rsidRDefault="008C5178" w:rsidP="00C915C1">
            <w:pPr>
              <w:ind w:leftChars="0" w:left="0" w:firstLineChars="0" w:firstLine="0"/>
              <w:rPr>
                <w:sz w:val="18"/>
                <w:szCs w:val="20"/>
              </w:rPr>
            </w:pPr>
            <w:hyperlink r:id="rId20" w:history="1">
              <w:r w:rsidRPr="00AA7D7F">
                <w:rPr>
                  <w:rStyle w:val="af0"/>
                  <w:sz w:val="18"/>
                  <w:szCs w:val="20"/>
                </w:rPr>
                <w:t>MRC DSF/ Toolbox Model</w:t>
              </w:r>
            </w:hyperlink>
            <w:r w:rsidRPr="00AA7D7F">
              <w:rPr>
                <w:sz w:val="18"/>
                <w:szCs w:val="20"/>
              </w:rPr>
              <w:t xml:space="preserve"> (SWAT, IQQM, ISIS)</w:t>
            </w:r>
          </w:p>
        </w:tc>
      </w:tr>
      <w:tr w:rsidR="004047BF" w:rsidRPr="007509EF" w14:paraId="78D6C4CD" w14:textId="77777777" w:rsidTr="008948B4">
        <w:tc>
          <w:tcPr>
            <w:tcW w:w="0" w:type="auto"/>
            <w:vMerge/>
          </w:tcPr>
          <w:p w14:paraId="6175E9E6" w14:textId="77777777" w:rsidR="004047BF" w:rsidRPr="00AA7D7F" w:rsidRDefault="004047BF" w:rsidP="00C915C1">
            <w:pPr>
              <w:ind w:leftChars="0" w:left="0" w:firstLineChars="0" w:firstLine="0"/>
              <w:rPr>
                <w:sz w:val="18"/>
                <w:szCs w:val="20"/>
              </w:rPr>
            </w:pPr>
          </w:p>
        </w:tc>
        <w:tc>
          <w:tcPr>
            <w:tcW w:w="0" w:type="auto"/>
          </w:tcPr>
          <w:p w14:paraId="039B08FB" w14:textId="1029D461" w:rsidR="004047BF" w:rsidRPr="00AA7D7F" w:rsidRDefault="004047BF" w:rsidP="00654A9C">
            <w:pPr>
              <w:ind w:leftChars="0" w:left="0" w:firstLineChars="0" w:firstLine="0"/>
              <w:rPr>
                <w:sz w:val="18"/>
                <w:szCs w:val="20"/>
              </w:rPr>
            </w:pPr>
            <w:r w:rsidRPr="00AA7D7F">
              <w:rPr>
                <w:sz w:val="18"/>
                <w:szCs w:val="20"/>
              </w:rPr>
              <w:t xml:space="preserve">生態系/生態系モデリング用の無償ソフトウェア。 </w:t>
            </w:r>
            <w:proofErr w:type="spellStart"/>
            <w:r w:rsidRPr="00AA7D7F">
              <w:rPr>
                <w:sz w:val="18"/>
                <w:szCs w:val="20"/>
              </w:rPr>
              <w:t>EwE</w:t>
            </w:r>
            <w:proofErr w:type="spellEnd"/>
            <w:r w:rsidRPr="00AA7D7F">
              <w:rPr>
                <w:sz w:val="18"/>
                <w:szCs w:val="20"/>
              </w:rPr>
              <w:t xml:space="preserve"> は主に3つのコンポーネントで構成されてい</w:t>
            </w:r>
            <w:r w:rsidRPr="00AA7D7F">
              <w:rPr>
                <w:rFonts w:hint="eastAsia"/>
                <w:sz w:val="18"/>
                <w:szCs w:val="20"/>
              </w:rPr>
              <w:t>る</w:t>
            </w:r>
            <w:r w:rsidRPr="00AA7D7F">
              <w:rPr>
                <w:sz w:val="18"/>
                <w:szCs w:val="20"/>
              </w:rPr>
              <w:t xml:space="preserve">。 </w:t>
            </w:r>
            <w:proofErr w:type="spellStart"/>
            <w:r w:rsidRPr="00AA7D7F">
              <w:rPr>
                <w:sz w:val="18"/>
                <w:szCs w:val="20"/>
              </w:rPr>
              <w:t>Ecopath</w:t>
            </w:r>
            <w:proofErr w:type="spellEnd"/>
            <w:r w:rsidRPr="00AA7D7F">
              <w:rPr>
                <w:sz w:val="18"/>
                <w:szCs w:val="20"/>
              </w:rPr>
              <w:t xml:space="preserve">：システムの静的かつ質量バランスを考慮したスナップショット。 </w:t>
            </w:r>
            <w:proofErr w:type="spellStart"/>
            <w:r w:rsidRPr="00AA7D7F">
              <w:rPr>
                <w:sz w:val="18"/>
                <w:szCs w:val="20"/>
              </w:rPr>
              <w:t>Ecosim</w:t>
            </w:r>
            <w:proofErr w:type="spellEnd"/>
            <w:r w:rsidRPr="00AA7D7F">
              <w:rPr>
                <w:sz w:val="18"/>
                <w:szCs w:val="20"/>
              </w:rPr>
              <w:t xml:space="preserve">：政策の検討のための時間的ダイナミクス・シミュレーション・モジュール。 </w:t>
            </w:r>
            <w:proofErr w:type="spellStart"/>
            <w:r w:rsidRPr="00AA7D7F">
              <w:rPr>
                <w:sz w:val="18"/>
                <w:szCs w:val="20"/>
              </w:rPr>
              <w:t>Ecospace</w:t>
            </w:r>
            <w:proofErr w:type="spellEnd"/>
            <w:r w:rsidRPr="00AA7D7F">
              <w:rPr>
                <w:sz w:val="18"/>
                <w:szCs w:val="20"/>
              </w:rPr>
              <w:t>：主に保護地域の影響と配置の検討を目的とした空間的および時間的ダイナミクス・モジュール。</w:t>
            </w:r>
          </w:p>
        </w:tc>
        <w:tc>
          <w:tcPr>
            <w:tcW w:w="0" w:type="auto"/>
          </w:tcPr>
          <w:p w14:paraId="6DB4324A" w14:textId="2FC53B19" w:rsidR="004047BF" w:rsidRPr="00AA7D7F" w:rsidRDefault="004047BF" w:rsidP="00C915C1">
            <w:pPr>
              <w:ind w:leftChars="0" w:left="0" w:firstLineChars="0" w:firstLine="0"/>
              <w:rPr>
                <w:sz w:val="18"/>
                <w:szCs w:val="20"/>
              </w:rPr>
            </w:pPr>
            <w:hyperlink r:id="rId21" w:history="1">
              <w:r w:rsidRPr="00AA7D7F">
                <w:rPr>
                  <w:rStyle w:val="af0"/>
                  <w:sz w:val="18"/>
                  <w:szCs w:val="20"/>
                </w:rPr>
                <w:t>Ecopath with Ecosim</w:t>
              </w:r>
            </w:hyperlink>
            <w:r w:rsidRPr="00AA7D7F">
              <w:rPr>
                <w:sz w:val="18"/>
                <w:szCs w:val="20"/>
              </w:rPr>
              <w:t xml:space="preserve"> (</w:t>
            </w:r>
            <w:proofErr w:type="spellStart"/>
            <w:r w:rsidRPr="00AA7D7F">
              <w:rPr>
                <w:sz w:val="18"/>
                <w:szCs w:val="20"/>
              </w:rPr>
              <w:t>EwE</w:t>
            </w:r>
            <w:proofErr w:type="spellEnd"/>
            <w:r w:rsidRPr="00AA7D7F">
              <w:rPr>
                <w:sz w:val="18"/>
                <w:szCs w:val="20"/>
              </w:rPr>
              <w:t>)</w:t>
            </w:r>
          </w:p>
        </w:tc>
      </w:tr>
      <w:tr w:rsidR="00F922ED" w:rsidRPr="007509EF" w14:paraId="58E02BF0" w14:textId="77777777" w:rsidTr="008948B4">
        <w:tc>
          <w:tcPr>
            <w:tcW w:w="0" w:type="auto"/>
            <w:vMerge/>
          </w:tcPr>
          <w:p w14:paraId="07010538" w14:textId="77777777" w:rsidR="00F922ED" w:rsidRPr="00AA7D7F" w:rsidRDefault="00F922ED" w:rsidP="00C915C1">
            <w:pPr>
              <w:ind w:leftChars="0" w:left="0" w:firstLineChars="0" w:firstLine="0"/>
              <w:rPr>
                <w:sz w:val="18"/>
                <w:szCs w:val="20"/>
              </w:rPr>
            </w:pPr>
          </w:p>
        </w:tc>
        <w:tc>
          <w:tcPr>
            <w:tcW w:w="0" w:type="auto"/>
          </w:tcPr>
          <w:p w14:paraId="4D31DDBB" w14:textId="4FBFB166" w:rsidR="00F922ED" w:rsidRPr="00AA7D7F" w:rsidRDefault="002863DB" w:rsidP="00654A9C">
            <w:pPr>
              <w:ind w:leftChars="0" w:left="0" w:firstLineChars="0" w:firstLine="0"/>
              <w:rPr>
                <w:sz w:val="18"/>
                <w:szCs w:val="20"/>
              </w:rPr>
            </w:pPr>
            <w:r w:rsidRPr="00AA7D7F">
              <w:rPr>
                <w:rFonts w:hint="eastAsia"/>
                <w:sz w:val="18"/>
                <w:szCs w:val="20"/>
              </w:rPr>
              <w:t>カナダのアルバータ州による大気汚染モデリングツール</w:t>
            </w:r>
            <w:r w:rsidR="005F13EB" w:rsidRPr="00AA7D7F">
              <w:rPr>
                <w:rFonts w:hint="eastAsia"/>
                <w:sz w:val="18"/>
                <w:szCs w:val="20"/>
              </w:rPr>
              <w:t>。土地利用や排出源の位置、気象データなどを入力して汚染度を予測するシステム。</w:t>
            </w:r>
          </w:p>
        </w:tc>
        <w:tc>
          <w:tcPr>
            <w:tcW w:w="0" w:type="auto"/>
          </w:tcPr>
          <w:p w14:paraId="0D14251B" w14:textId="0931D241" w:rsidR="00F922ED" w:rsidRPr="00AA7D7F" w:rsidRDefault="00F922ED" w:rsidP="00C915C1">
            <w:pPr>
              <w:ind w:leftChars="0" w:left="0" w:firstLineChars="0" w:firstLine="0"/>
              <w:rPr>
                <w:sz w:val="18"/>
                <w:szCs w:val="20"/>
              </w:rPr>
            </w:pPr>
            <w:hyperlink r:id="rId22" w:history="1">
              <w:r w:rsidRPr="00AA7D7F">
                <w:rPr>
                  <w:rStyle w:val="af0"/>
                  <w:sz w:val="18"/>
                  <w:szCs w:val="20"/>
                </w:rPr>
                <w:t>Air quality mode</w:t>
              </w:r>
              <w:r w:rsidR="00C811C6" w:rsidRPr="00AA7D7F">
                <w:rPr>
                  <w:rStyle w:val="af0"/>
                  <w:sz w:val="18"/>
                  <w:szCs w:val="20"/>
                </w:rPr>
                <w:t>lling</w:t>
              </w:r>
            </w:hyperlink>
          </w:p>
        </w:tc>
      </w:tr>
      <w:tr w:rsidR="004047BF" w:rsidRPr="007509EF" w14:paraId="3926908F" w14:textId="77777777" w:rsidTr="008948B4">
        <w:tc>
          <w:tcPr>
            <w:tcW w:w="0" w:type="auto"/>
            <w:vMerge/>
          </w:tcPr>
          <w:p w14:paraId="1C45E852" w14:textId="77777777" w:rsidR="004047BF" w:rsidRPr="00AA7D7F" w:rsidRDefault="004047BF" w:rsidP="004047BF">
            <w:pPr>
              <w:ind w:leftChars="0" w:left="0" w:firstLineChars="0" w:firstLine="0"/>
              <w:rPr>
                <w:sz w:val="18"/>
                <w:szCs w:val="20"/>
              </w:rPr>
            </w:pPr>
          </w:p>
        </w:tc>
        <w:tc>
          <w:tcPr>
            <w:tcW w:w="0" w:type="auto"/>
          </w:tcPr>
          <w:p w14:paraId="40EE5FCA" w14:textId="31A65F44" w:rsidR="004047BF" w:rsidRPr="00AA7D7F" w:rsidRDefault="0036015F" w:rsidP="004047BF">
            <w:pPr>
              <w:ind w:leftChars="0" w:left="0" w:firstLineChars="0" w:firstLine="0"/>
              <w:rPr>
                <w:sz w:val="18"/>
                <w:szCs w:val="20"/>
              </w:rPr>
            </w:pPr>
            <w:r w:rsidRPr="00AA7D7F">
              <w:rPr>
                <w:rFonts w:hint="eastAsia"/>
                <w:sz w:val="18"/>
                <w:szCs w:val="20"/>
              </w:rPr>
              <w:t>イタリアの</w:t>
            </w:r>
            <w:r w:rsidR="00F83184" w:rsidRPr="00AA7D7F">
              <w:rPr>
                <w:rFonts w:hint="eastAsia"/>
                <w:sz w:val="18"/>
                <w:szCs w:val="20"/>
              </w:rPr>
              <w:t>エミリア・ロマーニャ州による海域の</w:t>
            </w:r>
            <w:r w:rsidR="00F83184" w:rsidRPr="00AA7D7F">
              <w:rPr>
                <w:sz w:val="18"/>
                <w:szCs w:val="20"/>
              </w:rPr>
              <w:t>MSP演習や、東地中海における海洋空間計画の支援）プロジェクトにおけるケーススタディ分析を支援する</w:t>
            </w:r>
            <w:r w:rsidR="00F83184" w:rsidRPr="00AA7D7F">
              <w:rPr>
                <w:rFonts w:hint="eastAsia"/>
                <w:sz w:val="18"/>
                <w:szCs w:val="20"/>
              </w:rPr>
              <w:t>ためのシステム</w:t>
            </w:r>
          </w:p>
        </w:tc>
        <w:tc>
          <w:tcPr>
            <w:tcW w:w="0" w:type="auto"/>
          </w:tcPr>
          <w:p w14:paraId="13DDA599" w14:textId="61E584E8" w:rsidR="004047BF" w:rsidRPr="00AA7D7F" w:rsidRDefault="00F83184" w:rsidP="004047BF">
            <w:pPr>
              <w:ind w:leftChars="0" w:left="0" w:firstLineChars="0" w:firstLine="0"/>
              <w:rPr>
                <w:sz w:val="18"/>
                <w:szCs w:val="20"/>
              </w:rPr>
            </w:pPr>
            <w:hyperlink r:id="rId23" w:history="1">
              <w:r w:rsidRPr="00AA7D7F">
                <w:rPr>
                  <w:rStyle w:val="af0"/>
                  <w:sz w:val="18"/>
                  <w:szCs w:val="20"/>
                </w:rPr>
                <w:t>Adriplan Cumulative impact tool</w:t>
              </w:r>
            </w:hyperlink>
          </w:p>
        </w:tc>
      </w:tr>
      <w:tr w:rsidR="004047BF" w:rsidRPr="007509EF" w14:paraId="28D74F9A" w14:textId="77777777" w:rsidTr="008948B4">
        <w:tc>
          <w:tcPr>
            <w:tcW w:w="0" w:type="auto"/>
          </w:tcPr>
          <w:p w14:paraId="69E51073" w14:textId="43FA252D" w:rsidR="004047BF" w:rsidRPr="00AA7D7F" w:rsidRDefault="004047BF" w:rsidP="004047BF">
            <w:pPr>
              <w:ind w:leftChars="0" w:left="0" w:firstLineChars="0" w:firstLine="0"/>
              <w:rPr>
                <w:sz w:val="18"/>
                <w:szCs w:val="20"/>
              </w:rPr>
            </w:pPr>
            <w:r w:rsidRPr="00AA7D7F">
              <w:rPr>
                <w:sz w:val="18"/>
                <w:szCs w:val="20"/>
              </w:rPr>
              <w:t>AIと機械学習</w:t>
            </w:r>
            <w:r w:rsidRPr="00AA7D7F">
              <w:rPr>
                <w:rFonts w:hint="eastAsia"/>
                <w:sz w:val="18"/>
                <w:szCs w:val="20"/>
              </w:rPr>
              <w:t>によるもの</w:t>
            </w:r>
          </w:p>
        </w:tc>
        <w:tc>
          <w:tcPr>
            <w:tcW w:w="0" w:type="auto"/>
          </w:tcPr>
          <w:p w14:paraId="13B506BD" w14:textId="056371C3" w:rsidR="004047BF" w:rsidRPr="00AA7D7F" w:rsidRDefault="004047BF" w:rsidP="004047BF">
            <w:pPr>
              <w:ind w:leftChars="0" w:left="0" w:firstLineChars="0" w:firstLine="0"/>
              <w:rPr>
                <w:sz w:val="18"/>
                <w:szCs w:val="20"/>
              </w:rPr>
            </w:pPr>
            <w:r w:rsidRPr="00AA7D7F">
              <w:rPr>
                <w:sz w:val="18"/>
                <w:szCs w:val="20"/>
              </w:rPr>
              <w:t>EUが支援するイニシアティブ。</w:t>
            </w:r>
            <w:r w:rsidRPr="00AA7D7F">
              <w:rPr>
                <w:rFonts w:hint="eastAsia"/>
                <w:sz w:val="18"/>
                <w:szCs w:val="20"/>
              </w:rPr>
              <w:t>地球観測データから土地利用の変化、都市の拡大、環境悪化を評価するために</w:t>
            </w:r>
            <w:r w:rsidRPr="00AA7D7F">
              <w:rPr>
                <w:sz w:val="18"/>
                <w:szCs w:val="20"/>
              </w:rPr>
              <w:t>AIを使用。</w:t>
            </w:r>
            <w:r w:rsidRPr="00AA7D7F">
              <w:rPr>
                <w:rFonts w:hint="eastAsia"/>
                <w:sz w:val="18"/>
                <w:szCs w:val="20"/>
              </w:rPr>
              <w:t>研究者やコーダーが自分の仕事を紹介し、社会の最も差し迫った課題の解決に具体的な影響を与えるためのプラットフォームを提供している。</w:t>
            </w:r>
          </w:p>
        </w:tc>
        <w:tc>
          <w:tcPr>
            <w:tcW w:w="0" w:type="auto"/>
          </w:tcPr>
          <w:p w14:paraId="22D036E9" w14:textId="1F6B703F" w:rsidR="004047BF" w:rsidRPr="00AA7D7F" w:rsidRDefault="004047BF" w:rsidP="004047BF">
            <w:pPr>
              <w:ind w:leftChars="0" w:left="0" w:firstLineChars="0" w:firstLine="0"/>
              <w:rPr>
                <w:sz w:val="18"/>
                <w:szCs w:val="20"/>
              </w:rPr>
            </w:pPr>
            <w:hyperlink r:id="rId24" w:history="1">
              <w:r w:rsidRPr="00AA7D7F">
                <w:rPr>
                  <w:rStyle w:val="af0"/>
                  <w:sz w:val="18"/>
                  <w:szCs w:val="20"/>
                </w:rPr>
                <w:t>AI4EO</w:t>
              </w:r>
            </w:hyperlink>
            <w:r w:rsidRPr="00AA7D7F">
              <w:rPr>
                <w:sz w:val="18"/>
                <w:szCs w:val="20"/>
              </w:rPr>
              <w:t xml:space="preserve"> (AI for Earth Observation)</w:t>
            </w:r>
          </w:p>
        </w:tc>
      </w:tr>
      <w:tr w:rsidR="004047BF" w:rsidRPr="007509EF" w14:paraId="58836139" w14:textId="77777777" w:rsidTr="008948B4">
        <w:tc>
          <w:tcPr>
            <w:tcW w:w="0" w:type="auto"/>
            <w:vMerge w:val="restart"/>
          </w:tcPr>
          <w:p w14:paraId="75617DDE" w14:textId="1CA33965" w:rsidR="004047BF" w:rsidRPr="00AA7D7F" w:rsidRDefault="004047BF" w:rsidP="004047BF">
            <w:pPr>
              <w:ind w:leftChars="0" w:left="0" w:firstLineChars="0" w:firstLine="0"/>
              <w:rPr>
                <w:sz w:val="18"/>
                <w:szCs w:val="20"/>
              </w:rPr>
            </w:pPr>
            <w:r w:rsidRPr="00AA7D7F">
              <w:rPr>
                <w:rFonts w:hint="eastAsia"/>
                <w:sz w:val="18"/>
                <w:szCs w:val="20"/>
              </w:rPr>
              <w:t>国の作成したシステム</w:t>
            </w:r>
          </w:p>
        </w:tc>
        <w:tc>
          <w:tcPr>
            <w:tcW w:w="0" w:type="auto"/>
          </w:tcPr>
          <w:p w14:paraId="3826B1BF" w14:textId="2AB1D1C6" w:rsidR="004047BF" w:rsidRPr="00AA7D7F" w:rsidRDefault="004047BF" w:rsidP="004047BF">
            <w:pPr>
              <w:ind w:leftChars="0" w:left="0" w:firstLineChars="0" w:firstLine="0"/>
              <w:rPr>
                <w:sz w:val="18"/>
                <w:szCs w:val="20"/>
              </w:rPr>
            </w:pPr>
            <w:r w:rsidRPr="00AA7D7F">
              <w:rPr>
                <w:rFonts w:hint="eastAsia"/>
                <w:sz w:val="18"/>
                <w:szCs w:val="20"/>
              </w:rPr>
              <w:t>土地利用計画ソフトウェア、</w:t>
            </w:r>
            <w:r w:rsidRPr="00AA7D7F">
              <w:rPr>
                <w:sz w:val="18"/>
                <w:szCs w:val="20"/>
              </w:rPr>
              <w:t>GIS、シミュレーションモデルを統合。</w:t>
            </w:r>
            <w:r w:rsidRPr="00AA7D7F">
              <w:rPr>
                <w:rFonts w:hint="eastAsia"/>
                <w:sz w:val="18"/>
                <w:szCs w:val="20"/>
              </w:rPr>
              <w:t>アルバータ州では大気質累積評価のために</w:t>
            </w:r>
            <w:r w:rsidRPr="00AA7D7F">
              <w:rPr>
                <w:sz w:val="18"/>
                <w:szCs w:val="20"/>
              </w:rPr>
              <w:t>Airshed modeling</w:t>
            </w:r>
            <w:r w:rsidRPr="00AA7D7F">
              <w:rPr>
                <w:rFonts w:hint="eastAsia"/>
                <w:sz w:val="18"/>
                <w:szCs w:val="20"/>
              </w:rPr>
              <w:t>などのツールを使用している。</w:t>
            </w:r>
          </w:p>
        </w:tc>
        <w:tc>
          <w:tcPr>
            <w:tcW w:w="0" w:type="auto"/>
          </w:tcPr>
          <w:p w14:paraId="3F7DCF38" w14:textId="530FF7F7" w:rsidR="004047BF" w:rsidRPr="00AA7D7F" w:rsidRDefault="00992480" w:rsidP="004047BF">
            <w:pPr>
              <w:ind w:leftChars="0" w:left="0" w:firstLineChars="0" w:firstLine="0"/>
              <w:rPr>
                <w:sz w:val="18"/>
                <w:szCs w:val="20"/>
              </w:rPr>
            </w:pPr>
            <w:hyperlink r:id="rId25" w:history="1">
              <w:r w:rsidRPr="00AA7D7F">
                <w:rPr>
                  <w:rStyle w:val="af0"/>
                  <w:sz w:val="18"/>
                  <w:szCs w:val="20"/>
                </w:rPr>
                <w:t>Canada's Air</w:t>
              </w:r>
            </w:hyperlink>
            <w:r w:rsidRPr="00AA7D7F" w:rsidDel="009D56B6">
              <w:rPr>
                <w:sz w:val="18"/>
                <w:szCs w:val="20"/>
              </w:rPr>
              <w:t xml:space="preserve"> </w:t>
            </w:r>
          </w:p>
        </w:tc>
      </w:tr>
      <w:tr w:rsidR="004047BF" w:rsidRPr="007509EF" w14:paraId="77DB9554" w14:textId="77777777" w:rsidTr="008948B4">
        <w:tc>
          <w:tcPr>
            <w:tcW w:w="0" w:type="auto"/>
            <w:vMerge/>
          </w:tcPr>
          <w:p w14:paraId="0BB83FBF" w14:textId="77777777" w:rsidR="004047BF" w:rsidRPr="00AA7D7F" w:rsidRDefault="004047BF" w:rsidP="004047BF">
            <w:pPr>
              <w:ind w:leftChars="0" w:left="0" w:firstLineChars="0" w:firstLine="0"/>
              <w:rPr>
                <w:sz w:val="18"/>
                <w:szCs w:val="20"/>
              </w:rPr>
            </w:pPr>
          </w:p>
        </w:tc>
        <w:tc>
          <w:tcPr>
            <w:tcW w:w="0" w:type="auto"/>
          </w:tcPr>
          <w:p w14:paraId="367237F6" w14:textId="7224D14E" w:rsidR="004047BF" w:rsidRPr="00AA7D7F" w:rsidRDefault="004047BF" w:rsidP="004047BF">
            <w:pPr>
              <w:ind w:leftChars="0" w:left="0" w:firstLineChars="0" w:firstLine="0"/>
              <w:rPr>
                <w:sz w:val="18"/>
                <w:szCs w:val="20"/>
              </w:rPr>
            </w:pPr>
            <w:r w:rsidRPr="00AA7D7F">
              <w:rPr>
                <w:rFonts w:hint="eastAsia"/>
                <w:sz w:val="18"/>
                <w:szCs w:val="20"/>
              </w:rPr>
              <w:t>水資源プロジェクトにおける</w:t>
            </w:r>
            <w:del w:id="50" w:author="辻阪吟子" w:date="2025-03-31T11:40:00Z" w16du:dateUtc="2025-03-31T02:40:00Z">
              <w:r w:rsidRPr="00AA7D7F" w:rsidDel="00002450">
                <w:rPr>
                  <w:rFonts w:hint="eastAsia"/>
                  <w:sz w:val="18"/>
                  <w:szCs w:val="20"/>
                </w:rPr>
                <w:delText>累積影響</w:delText>
              </w:r>
            </w:del>
            <w:ins w:id="51" w:author="辻阪吟子" w:date="2025-03-31T11:40:00Z" w16du:dateUtc="2025-03-31T02:40:00Z">
              <w:r w:rsidR="00002450">
                <w:rPr>
                  <w:rFonts w:hint="eastAsia"/>
                  <w:sz w:val="18"/>
                  <w:szCs w:val="20"/>
                </w:rPr>
                <w:t>累積的影響</w:t>
              </w:r>
            </w:ins>
            <w:r w:rsidRPr="00AA7D7F">
              <w:rPr>
                <w:rFonts w:hint="eastAsia"/>
                <w:sz w:val="18"/>
                <w:szCs w:val="20"/>
              </w:rPr>
              <w:t>のトレードオフを評価するための意思決定支援ツール。</w:t>
            </w:r>
          </w:p>
        </w:tc>
        <w:tc>
          <w:tcPr>
            <w:tcW w:w="0" w:type="auto"/>
          </w:tcPr>
          <w:p w14:paraId="56D9AD56" w14:textId="075175BF" w:rsidR="004047BF" w:rsidRPr="00AA7D7F" w:rsidRDefault="004047BF" w:rsidP="004047BF">
            <w:pPr>
              <w:ind w:leftChars="0" w:left="0" w:firstLineChars="0" w:firstLine="0"/>
              <w:rPr>
                <w:sz w:val="18"/>
                <w:szCs w:val="20"/>
              </w:rPr>
            </w:pPr>
            <w:r w:rsidRPr="00AA7D7F">
              <w:rPr>
                <w:sz w:val="18"/>
                <w:szCs w:val="20"/>
              </w:rPr>
              <w:t>U.S. Army Corps of Engineers – IWR-PLAN</w:t>
            </w:r>
          </w:p>
        </w:tc>
      </w:tr>
    </w:tbl>
    <w:p w14:paraId="039E3468" w14:textId="18521139" w:rsidR="00201ED0" w:rsidRDefault="00F021AE" w:rsidP="008C2512">
      <w:r>
        <w:rPr>
          <w:rFonts w:hint="eastAsia"/>
        </w:rPr>
        <w:t xml:space="preserve">*1: </w:t>
      </w:r>
      <w:r w:rsidR="000660EF" w:rsidRPr="000660EF">
        <w:t xml:space="preserve">Colorado Department of Transportation </w:t>
      </w:r>
      <w:r w:rsidR="000660EF">
        <w:t>–</w:t>
      </w:r>
      <w:r w:rsidR="000660EF" w:rsidRPr="000660EF">
        <w:t xml:space="preserve"> Research</w:t>
      </w:r>
      <w:r w:rsidR="000660EF">
        <w:rPr>
          <w:rFonts w:hint="eastAsia"/>
        </w:rPr>
        <w:t xml:space="preserve"> (2004) </w:t>
      </w:r>
      <w:hyperlink r:id="rId26" w:history="1">
        <w:r w:rsidR="008C2512" w:rsidRPr="003133DB">
          <w:rPr>
            <w:rStyle w:val="af0"/>
          </w:rPr>
          <w:t>GIS-BASED CUMULATIVE EFFECTS</w:t>
        </w:r>
        <w:r w:rsidR="008C2512" w:rsidRPr="003133DB">
          <w:rPr>
            <w:rStyle w:val="af0"/>
            <w:rFonts w:hint="eastAsia"/>
          </w:rPr>
          <w:t xml:space="preserve"> </w:t>
        </w:r>
        <w:r w:rsidR="008C2512" w:rsidRPr="003133DB">
          <w:rPr>
            <w:rStyle w:val="af0"/>
          </w:rPr>
          <w:t>ASSESSMENT</w:t>
        </w:r>
      </w:hyperlink>
      <w:r w:rsidR="00447067">
        <w:rPr>
          <w:rFonts w:hint="eastAsia"/>
        </w:rPr>
        <w:t xml:space="preserve"> </w:t>
      </w:r>
    </w:p>
    <w:p w14:paraId="4F69A8ED" w14:textId="77777777" w:rsidR="00F021AE" w:rsidRDefault="00F021AE" w:rsidP="00C915C1"/>
    <w:p w14:paraId="0EDA4949" w14:textId="26A8AC6D" w:rsidR="00D20F15" w:rsidRDefault="00A853B9" w:rsidP="003424B9">
      <w:r>
        <w:rPr>
          <w:rFonts w:hint="eastAsia"/>
        </w:rPr>
        <w:t>累積的影響評価を行う場合、</w:t>
      </w:r>
      <w:r w:rsidR="00F950EB">
        <w:rPr>
          <w:rFonts w:hint="eastAsia"/>
        </w:rPr>
        <w:t>汎用の</w:t>
      </w:r>
      <w:r w:rsidR="0067798F">
        <w:rPr>
          <w:rFonts w:hint="eastAsia"/>
        </w:rPr>
        <w:t>ツールではなく、</w:t>
      </w:r>
      <w:r w:rsidR="00252CE0" w:rsidRPr="00252CE0">
        <w:rPr>
          <w:rFonts w:hint="eastAsia"/>
        </w:rPr>
        <w:t>特定の目的や対象地域、環境要素に合わせて個別に開発された</w:t>
      </w:r>
      <w:r w:rsidR="006637D2">
        <w:rPr>
          <w:rFonts w:hint="eastAsia"/>
        </w:rPr>
        <w:t>カスタム</w:t>
      </w:r>
      <w:r w:rsidR="00252CE0" w:rsidRPr="00252CE0">
        <w:rPr>
          <w:rFonts w:hint="eastAsia"/>
        </w:rPr>
        <w:t>機械学習モデル</w:t>
      </w:r>
      <w:r w:rsidR="00341832">
        <w:rPr>
          <w:rFonts w:hint="eastAsia"/>
        </w:rPr>
        <w:t>(</w:t>
      </w:r>
      <w:r w:rsidR="00341832" w:rsidRPr="00341832">
        <w:t>Custom ML Models</w:t>
      </w:r>
      <w:r w:rsidR="00341832">
        <w:rPr>
          <w:rFonts w:hint="eastAsia"/>
        </w:rPr>
        <w:t>)</w:t>
      </w:r>
      <w:r>
        <w:rPr>
          <w:rFonts w:hint="eastAsia"/>
        </w:rPr>
        <w:t>を使っているところもある</w:t>
      </w:r>
      <w:r w:rsidR="00341832">
        <w:rPr>
          <w:rFonts w:hint="eastAsia"/>
        </w:rPr>
        <w:t>。</w:t>
      </w:r>
      <w:r w:rsidR="006637D2">
        <w:rPr>
          <w:rFonts w:hint="eastAsia"/>
        </w:rPr>
        <w:t>カスタム機械学習モデルは</w:t>
      </w:r>
      <w:r w:rsidR="003424B9">
        <w:rPr>
          <w:rFonts w:hint="eastAsia"/>
        </w:rPr>
        <w:t>、</w:t>
      </w:r>
      <w:r w:rsidR="003424B9">
        <w:t>地域特性、産業、環境要素を対象に、</w:t>
      </w:r>
      <w:r w:rsidR="003424B9">
        <w:rPr>
          <w:rFonts w:hint="eastAsia"/>
        </w:rPr>
        <w:t>既存の</w:t>
      </w:r>
      <w:r w:rsidR="003424B9">
        <w:t xml:space="preserve"> 環境データ・プロジェクトデータ・影響データを用いて、</w:t>
      </w:r>
      <w:r w:rsidR="003424B9">
        <w:rPr>
          <w:rFonts w:hint="eastAsia"/>
        </w:rPr>
        <w:t>機械学習アルゴリズム（</w:t>
      </w:r>
      <w:r w:rsidR="003424B9">
        <w:t xml:space="preserve">Random Forest, </w:t>
      </w:r>
      <w:proofErr w:type="spellStart"/>
      <w:r w:rsidR="003424B9">
        <w:t>XGBoost</w:t>
      </w:r>
      <w:proofErr w:type="spellEnd"/>
      <w:r w:rsidR="003424B9">
        <w:t>, Deep Learningなど）を訓練し、</w:t>
      </w:r>
      <w:r w:rsidR="003424B9">
        <w:rPr>
          <w:rFonts w:hint="eastAsia"/>
        </w:rPr>
        <w:t>特定の</w:t>
      </w:r>
      <w:r w:rsidR="003424B9">
        <w:t xml:space="preserve"> 累積的影響の予測や分類、リスク評価を行うモデルで</w:t>
      </w:r>
      <w:r w:rsidR="003424B9">
        <w:rPr>
          <w:rFonts w:hint="eastAsia"/>
        </w:rPr>
        <w:t>ある</w:t>
      </w:r>
      <w:r>
        <w:rPr>
          <w:rFonts w:hint="eastAsia"/>
        </w:rPr>
        <w:t>ため、</w:t>
      </w:r>
      <w:r w:rsidR="00AF3F97">
        <w:rPr>
          <w:rFonts w:hint="eastAsia"/>
        </w:rPr>
        <w:t>地域の特性に応じた学習が可能であるため、予測の正確性は高まる</w:t>
      </w:r>
      <w:r w:rsidR="003424B9">
        <w:rPr>
          <w:rFonts w:hint="eastAsia"/>
        </w:rPr>
        <w:t>。</w:t>
      </w:r>
      <w:r w:rsidR="000E709B">
        <w:rPr>
          <w:rFonts w:hint="eastAsia"/>
        </w:rPr>
        <w:t>次表にカスタム機械学習で累積的影響評価を取り扱った文献を示す。</w:t>
      </w:r>
      <w:r w:rsidR="008B044A">
        <w:rPr>
          <w:rFonts w:hint="eastAsia"/>
        </w:rPr>
        <w:t>近い将来このようなシステムによる運用が実現すると思われる</w:t>
      </w:r>
      <w:r w:rsidR="007509EF">
        <w:rPr>
          <w:rFonts w:hint="eastAsia"/>
        </w:rPr>
        <w:t>ため、</w:t>
      </w:r>
      <w:r w:rsidR="0073729D">
        <w:rPr>
          <w:rFonts w:hint="eastAsia"/>
        </w:rPr>
        <w:t>学習させるデータを適切に提供できる体制は今から準備しておくことが望ましい</w:t>
      </w:r>
      <w:r w:rsidR="008B044A">
        <w:rPr>
          <w:rFonts w:hint="eastAsia"/>
        </w:rPr>
        <w:t>。</w:t>
      </w:r>
    </w:p>
    <w:p w14:paraId="73D5E323" w14:textId="77777777" w:rsidR="00A853B9" w:rsidRDefault="00A853B9" w:rsidP="003424B9"/>
    <w:p w14:paraId="6147CE40" w14:textId="448B3772" w:rsidR="0058257D" w:rsidRDefault="0036015F" w:rsidP="00AA7D7F">
      <w:pPr>
        <w:pStyle w:val="af7"/>
      </w:pPr>
      <w:r>
        <w:t xml:space="preserve">表3 - </w:t>
      </w:r>
      <w:r w:rsidR="00597D25">
        <w:fldChar w:fldCharType="begin"/>
      </w:r>
      <w:r w:rsidR="00597D25">
        <w:instrText xml:space="preserve"> SEQ 表3_- \* ARABIC </w:instrText>
      </w:r>
      <w:r w:rsidR="00597D25">
        <w:fldChar w:fldCharType="separate"/>
      </w:r>
      <w:r w:rsidR="00597D25">
        <w:rPr>
          <w:noProof/>
        </w:rPr>
        <w:t>8</w:t>
      </w:r>
      <w:r w:rsidR="00597D25">
        <w:rPr>
          <w:noProof/>
        </w:rPr>
        <w:fldChar w:fldCharType="end"/>
      </w:r>
      <w:r w:rsidR="005E7872">
        <w:rPr>
          <w:rFonts w:hint="eastAsia"/>
        </w:rPr>
        <w:t>カスタム機械学習で累積的影響予測を</w:t>
      </w:r>
      <w:r w:rsidR="009B68AB">
        <w:rPr>
          <w:rFonts w:hint="eastAsia"/>
        </w:rPr>
        <w:t>扱った文献</w:t>
      </w:r>
    </w:p>
    <w:tbl>
      <w:tblPr>
        <w:tblStyle w:val="ae"/>
        <w:tblW w:w="0" w:type="auto"/>
        <w:tblInd w:w="567" w:type="dxa"/>
        <w:tblLook w:val="04A0" w:firstRow="1" w:lastRow="0" w:firstColumn="1" w:lastColumn="0" w:noHBand="0" w:noVBand="1"/>
      </w:tblPr>
      <w:tblGrid>
        <w:gridCol w:w="4853"/>
        <w:gridCol w:w="4316"/>
      </w:tblGrid>
      <w:tr w:rsidR="0058257D" w:rsidRPr="003B1084" w14:paraId="556958DE" w14:textId="77777777" w:rsidTr="00AA7D7F">
        <w:trPr>
          <w:tblHeader/>
        </w:trPr>
        <w:tc>
          <w:tcPr>
            <w:tcW w:w="4853" w:type="dxa"/>
          </w:tcPr>
          <w:p w14:paraId="26D7DE6F" w14:textId="5B2BA12C" w:rsidR="0058257D" w:rsidRPr="00AA7D7F" w:rsidRDefault="003B1084" w:rsidP="00AA7D7F">
            <w:pPr>
              <w:ind w:leftChars="0" w:left="0" w:firstLineChars="0" w:firstLine="0"/>
              <w:jc w:val="center"/>
              <w:rPr>
                <w:b/>
                <w:bCs/>
                <w:sz w:val="18"/>
                <w:szCs w:val="20"/>
              </w:rPr>
            </w:pPr>
            <w:r w:rsidRPr="00AA7D7F">
              <w:rPr>
                <w:rFonts w:hint="eastAsia"/>
                <w:b/>
                <w:bCs/>
                <w:sz w:val="18"/>
                <w:szCs w:val="20"/>
              </w:rPr>
              <w:t>文献名</w:t>
            </w:r>
          </w:p>
        </w:tc>
        <w:tc>
          <w:tcPr>
            <w:tcW w:w="4316" w:type="dxa"/>
          </w:tcPr>
          <w:p w14:paraId="427D210A" w14:textId="756E2929" w:rsidR="0058257D" w:rsidRPr="00AA7D7F" w:rsidRDefault="003B1084" w:rsidP="00AA7D7F">
            <w:pPr>
              <w:ind w:leftChars="0" w:left="0" w:firstLineChars="0" w:firstLine="0"/>
              <w:jc w:val="center"/>
              <w:rPr>
                <w:b/>
                <w:bCs/>
                <w:sz w:val="18"/>
                <w:szCs w:val="20"/>
              </w:rPr>
            </w:pPr>
            <w:r w:rsidRPr="00AA7D7F">
              <w:rPr>
                <w:rFonts w:hint="eastAsia"/>
                <w:b/>
                <w:bCs/>
                <w:sz w:val="18"/>
                <w:szCs w:val="20"/>
              </w:rPr>
              <w:t>概要</w:t>
            </w:r>
          </w:p>
        </w:tc>
      </w:tr>
      <w:tr w:rsidR="0058257D" w:rsidRPr="003B1084" w14:paraId="280F7A74" w14:textId="77777777" w:rsidTr="00AA7D7F">
        <w:tc>
          <w:tcPr>
            <w:tcW w:w="4853" w:type="dxa"/>
          </w:tcPr>
          <w:p w14:paraId="45832D7E" w14:textId="4A21BB72" w:rsidR="0058257D" w:rsidRPr="00AA7D7F" w:rsidRDefault="007220B4" w:rsidP="007220B4">
            <w:pPr>
              <w:ind w:leftChars="0" w:left="0" w:firstLineChars="0" w:firstLine="0"/>
              <w:rPr>
                <w:sz w:val="18"/>
                <w:szCs w:val="20"/>
              </w:rPr>
            </w:pPr>
            <w:r w:rsidRPr="00AA7D7F">
              <w:rPr>
                <w:sz w:val="18"/>
                <w:szCs w:val="20"/>
              </w:rPr>
              <w:t xml:space="preserve">Geba </w:t>
            </w:r>
            <w:proofErr w:type="spellStart"/>
            <w:r w:rsidRPr="00AA7D7F">
              <w:rPr>
                <w:sz w:val="18"/>
                <w:szCs w:val="20"/>
              </w:rPr>
              <w:t>Jisung</w:t>
            </w:r>
            <w:proofErr w:type="spellEnd"/>
            <w:r w:rsidRPr="00AA7D7F">
              <w:rPr>
                <w:sz w:val="18"/>
                <w:szCs w:val="20"/>
              </w:rPr>
              <w:t xml:space="preserve"> Chang, “Biodiversity estimation by environment drivers using machine/deep learning for ecological management,” Ecological Informatics, Volume 78, 2023, 102319, ISSN 1574-9541, https://doi.org/10.1016/j.ecoinf.2023.102319.</w:t>
            </w:r>
          </w:p>
        </w:tc>
        <w:tc>
          <w:tcPr>
            <w:tcW w:w="4316" w:type="dxa"/>
          </w:tcPr>
          <w:p w14:paraId="54750361" w14:textId="6E190963" w:rsidR="0058257D" w:rsidRPr="00AA7D7F" w:rsidRDefault="00975850" w:rsidP="003424B9">
            <w:pPr>
              <w:ind w:leftChars="0" w:left="0" w:firstLineChars="0" w:firstLine="0"/>
              <w:rPr>
                <w:sz w:val="18"/>
                <w:szCs w:val="20"/>
              </w:rPr>
            </w:pPr>
            <w:r w:rsidRPr="00AA7D7F">
              <w:rPr>
                <w:rFonts w:hint="eastAsia"/>
                <w:sz w:val="18"/>
                <w:szCs w:val="20"/>
              </w:rPr>
              <w:t>機械学習（</w:t>
            </w:r>
            <w:r w:rsidRPr="00AA7D7F">
              <w:rPr>
                <w:sz w:val="18"/>
                <w:szCs w:val="20"/>
              </w:rPr>
              <w:t>ML）を用い</w:t>
            </w:r>
            <w:r w:rsidR="00F71D56" w:rsidRPr="00AA7D7F">
              <w:rPr>
                <w:rFonts w:hint="eastAsia"/>
                <w:sz w:val="18"/>
                <w:szCs w:val="20"/>
              </w:rPr>
              <w:t>た</w:t>
            </w:r>
            <w:r w:rsidRPr="00AA7D7F">
              <w:rPr>
                <w:sz w:val="18"/>
                <w:szCs w:val="20"/>
              </w:rPr>
              <w:t>、環境因子（EF）に基づく生物多様性の推定と予測。MRMR（Mean Redundancy Maximum Relevance）と</w:t>
            </w:r>
            <w:proofErr w:type="spellStart"/>
            <w:r w:rsidRPr="00AA7D7F">
              <w:rPr>
                <w:sz w:val="18"/>
                <w:szCs w:val="20"/>
              </w:rPr>
              <w:t>RReliefF</w:t>
            </w:r>
            <w:proofErr w:type="spellEnd"/>
            <w:r w:rsidRPr="00AA7D7F">
              <w:rPr>
                <w:sz w:val="18"/>
                <w:szCs w:val="20"/>
              </w:rPr>
              <w:t xml:space="preserve">（Recursive Feature Elimination </w:t>
            </w:r>
            <w:proofErr w:type="spellStart"/>
            <w:r w:rsidRPr="00AA7D7F">
              <w:rPr>
                <w:sz w:val="18"/>
                <w:szCs w:val="20"/>
              </w:rPr>
              <w:t>withRelief</w:t>
            </w:r>
            <w:proofErr w:type="spellEnd"/>
            <w:r w:rsidRPr="00AA7D7F">
              <w:rPr>
                <w:sz w:val="18"/>
                <w:szCs w:val="20"/>
              </w:rPr>
              <w:t xml:space="preserve"> </w:t>
            </w:r>
            <w:proofErr w:type="spellStart"/>
            <w:r w:rsidRPr="00AA7D7F">
              <w:rPr>
                <w:sz w:val="18"/>
                <w:szCs w:val="20"/>
              </w:rPr>
              <w:t>FeatureSelection</w:t>
            </w:r>
            <w:proofErr w:type="spellEnd"/>
            <w:r w:rsidRPr="00AA7D7F">
              <w:rPr>
                <w:sz w:val="18"/>
                <w:szCs w:val="20"/>
              </w:rPr>
              <w:t>）を用いて、平均年間降水量（MAP）、傾斜、アスペクト、標高などのEFが生物多様性に与える影響の重要性を評価し、多空間生物多様性指標との相関</w:t>
            </w:r>
            <w:r w:rsidR="005D6A8C" w:rsidRPr="00AA7D7F">
              <w:rPr>
                <w:rFonts w:hint="eastAsia"/>
                <w:sz w:val="18"/>
                <w:szCs w:val="20"/>
              </w:rPr>
              <w:t>が</w:t>
            </w:r>
            <w:r w:rsidRPr="00AA7D7F">
              <w:rPr>
                <w:sz w:val="18"/>
                <w:szCs w:val="20"/>
              </w:rPr>
              <w:t>分析</w:t>
            </w:r>
            <w:r w:rsidR="005D6A8C" w:rsidRPr="00AA7D7F">
              <w:rPr>
                <w:rFonts w:hint="eastAsia"/>
                <w:sz w:val="18"/>
                <w:szCs w:val="20"/>
              </w:rPr>
              <w:t>されている</w:t>
            </w:r>
            <w:r w:rsidRPr="00AA7D7F">
              <w:rPr>
                <w:sz w:val="18"/>
                <w:szCs w:val="20"/>
              </w:rPr>
              <w:t>。</w:t>
            </w:r>
          </w:p>
        </w:tc>
      </w:tr>
      <w:tr w:rsidR="0058257D" w:rsidRPr="003B1084" w14:paraId="54D3CF27" w14:textId="77777777" w:rsidTr="00AA7D7F">
        <w:tc>
          <w:tcPr>
            <w:tcW w:w="4853" w:type="dxa"/>
          </w:tcPr>
          <w:p w14:paraId="74D9824A" w14:textId="3FC433DC" w:rsidR="0058257D" w:rsidRPr="00AA7D7F" w:rsidRDefault="006D6913" w:rsidP="00AA7D7F">
            <w:pPr>
              <w:ind w:leftChars="0" w:left="0" w:firstLine="180"/>
              <w:rPr>
                <w:sz w:val="18"/>
                <w:szCs w:val="20"/>
              </w:rPr>
            </w:pPr>
            <w:r w:rsidRPr="00AA7D7F">
              <w:rPr>
                <w:sz w:val="18"/>
                <w:szCs w:val="20"/>
              </w:rPr>
              <w:t xml:space="preserve">Christian Simeoni, Elisa Furlan, Hung Vuong Pham, Andrea </w:t>
            </w:r>
            <w:proofErr w:type="spellStart"/>
            <w:r w:rsidRPr="00AA7D7F">
              <w:rPr>
                <w:sz w:val="18"/>
                <w:szCs w:val="20"/>
              </w:rPr>
              <w:t>Critto</w:t>
            </w:r>
            <w:proofErr w:type="spellEnd"/>
            <w:r w:rsidRPr="00AA7D7F">
              <w:rPr>
                <w:sz w:val="18"/>
                <w:szCs w:val="20"/>
              </w:rPr>
              <w:t xml:space="preserve">, Silvia de Juan, Ewan </w:t>
            </w:r>
            <w:proofErr w:type="spellStart"/>
            <w:r w:rsidRPr="00AA7D7F">
              <w:rPr>
                <w:sz w:val="18"/>
                <w:szCs w:val="20"/>
              </w:rPr>
              <w:t>Trégarot</w:t>
            </w:r>
            <w:proofErr w:type="spellEnd"/>
            <w:r w:rsidRPr="00AA7D7F">
              <w:rPr>
                <w:sz w:val="18"/>
                <w:szCs w:val="20"/>
              </w:rPr>
              <w:t xml:space="preserve">, Cindy C. Cornet, Erik </w:t>
            </w:r>
            <w:proofErr w:type="spellStart"/>
            <w:r w:rsidRPr="00AA7D7F">
              <w:rPr>
                <w:sz w:val="18"/>
                <w:szCs w:val="20"/>
              </w:rPr>
              <w:t>Meesters</w:t>
            </w:r>
            <w:proofErr w:type="spellEnd"/>
            <w:r w:rsidRPr="00AA7D7F">
              <w:rPr>
                <w:sz w:val="18"/>
                <w:szCs w:val="20"/>
              </w:rPr>
              <w:t xml:space="preserve">, Catarina Fonseca, Andrea Zita Botelho, Torsten Krause, Alicia N'Guetta, Fabiola Espinoza Cordova, Pierre </w:t>
            </w:r>
            <w:proofErr w:type="spellStart"/>
            <w:r w:rsidRPr="00AA7D7F">
              <w:rPr>
                <w:sz w:val="18"/>
                <w:szCs w:val="20"/>
              </w:rPr>
              <w:t>Failler</w:t>
            </w:r>
            <w:proofErr w:type="spellEnd"/>
            <w:r w:rsidRPr="00AA7D7F">
              <w:rPr>
                <w:sz w:val="18"/>
                <w:szCs w:val="20"/>
              </w:rPr>
              <w:t xml:space="preserve">, Antonio </w:t>
            </w:r>
            <w:proofErr w:type="spellStart"/>
            <w:r w:rsidRPr="00AA7D7F">
              <w:rPr>
                <w:sz w:val="18"/>
                <w:szCs w:val="20"/>
              </w:rPr>
              <w:t>Marcomini</w:t>
            </w:r>
            <w:proofErr w:type="spellEnd"/>
            <w:r w:rsidRPr="00AA7D7F">
              <w:rPr>
                <w:sz w:val="18"/>
                <w:szCs w:val="20"/>
              </w:rPr>
              <w:t>, “Evaluating the combined effect of climate and anthropogenic stressors on marine coastal ecosystems: Insights from a systematic review of cumulative impact assessment approaches,” Science of The Total Environment, Volume 861, 2023, 160687, ISSN 0048-9697, https://doi.org/10.1016/j.scitotenv.2022.160687.</w:t>
            </w:r>
          </w:p>
        </w:tc>
        <w:tc>
          <w:tcPr>
            <w:tcW w:w="4316" w:type="dxa"/>
          </w:tcPr>
          <w:p w14:paraId="57683C07" w14:textId="0512B51B" w:rsidR="0058257D" w:rsidRPr="00AA7D7F" w:rsidRDefault="00692509" w:rsidP="003424B9">
            <w:pPr>
              <w:ind w:leftChars="0" w:left="0" w:firstLineChars="0" w:firstLine="0"/>
              <w:rPr>
                <w:sz w:val="18"/>
                <w:szCs w:val="20"/>
              </w:rPr>
            </w:pPr>
            <w:r w:rsidRPr="00AA7D7F">
              <w:rPr>
                <w:rFonts w:hint="eastAsia"/>
                <w:sz w:val="18"/>
                <w:szCs w:val="20"/>
              </w:rPr>
              <w:t>科学的測定と体系的な文献レビューを繰り返し行うことにより、</w:t>
            </w:r>
            <w:del w:id="52" w:author="辻阪吟子" w:date="2025-03-31T11:40:00Z" w16du:dateUtc="2025-03-31T02:40:00Z">
              <w:r w:rsidRPr="00AA7D7F" w:rsidDel="00002450">
                <w:rPr>
                  <w:rFonts w:hint="eastAsia"/>
                  <w:sz w:val="18"/>
                  <w:szCs w:val="20"/>
                </w:rPr>
                <w:delText>累積影響</w:delText>
              </w:r>
            </w:del>
            <w:ins w:id="53" w:author="辻阪吟子" w:date="2025-03-31T11:40:00Z" w16du:dateUtc="2025-03-31T02:40:00Z">
              <w:r w:rsidR="00002450">
                <w:rPr>
                  <w:rFonts w:hint="eastAsia"/>
                  <w:sz w:val="18"/>
                  <w:szCs w:val="20"/>
                </w:rPr>
                <w:t>累積的影響</w:t>
              </w:r>
            </w:ins>
            <w:r w:rsidRPr="00AA7D7F">
              <w:rPr>
                <w:rFonts w:hint="eastAsia"/>
                <w:sz w:val="18"/>
                <w:szCs w:val="20"/>
              </w:rPr>
              <w:t>評価のアプローチとその応用に関する最新の知見を提供。気候的・人為的な圧力、これらの圧力に対する海洋・沿岸生態系の脆弱性と回復力、そしてその結果として生じる生態系サービスの流れの変化の相互関係を探り、モデル化する最先端のアプローチに</w:t>
            </w:r>
            <w:r w:rsidR="00D5523F" w:rsidRPr="00AA7D7F">
              <w:rPr>
                <w:rFonts w:hint="eastAsia"/>
                <w:sz w:val="18"/>
                <w:szCs w:val="20"/>
              </w:rPr>
              <w:t>着目</w:t>
            </w:r>
            <w:r w:rsidR="002759E0" w:rsidRPr="00AA7D7F">
              <w:rPr>
                <w:rFonts w:hint="eastAsia"/>
                <w:sz w:val="18"/>
                <w:szCs w:val="20"/>
              </w:rPr>
              <w:t>した文献レヴュー</w:t>
            </w:r>
            <w:r w:rsidRPr="00AA7D7F">
              <w:rPr>
                <w:rFonts w:hint="eastAsia"/>
                <w:sz w:val="18"/>
                <w:szCs w:val="20"/>
              </w:rPr>
              <w:t>。</w:t>
            </w:r>
            <w:r w:rsidR="007E1F9E" w:rsidRPr="00AA7D7F">
              <w:rPr>
                <w:rFonts w:hint="eastAsia"/>
                <w:sz w:val="18"/>
                <w:szCs w:val="20"/>
              </w:rPr>
              <w:t>累積リスク評価のための高度な複雑系手法の導入が依然として限定的であることが明らかにされた。</w:t>
            </w:r>
          </w:p>
        </w:tc>
      </w:tr>
    </w:tbl>
    <w:p w14:paraId="3AE1168C" w14:textId="2E968E3F" w:rsidR="0066505D" w:rsidRDefault="0066505D" w:rsidP="004F06D6">
      <w:pPr>
        <w:pStyle w:val="af7"/>
      </w:pPr>
    </w:p>
    <w:p w14:paraId="3C2D4C34" w14:textId="77777777" w:rsidR="007A3B9D" w:rsidRPr="00C915C1" w:rsidRDefault="007A3B9D" w:rsidP="00C915C1"/>
    <w:p w14:paraId="3CE4DECB" w14:textId="092ACC0B" w:rsidR="00CD77CE" w:rsidRDefault="0019672F" w:rsidP="00EB7E68">
      <w:pPr>
        <w:pStyle w:val="4"/>
      </w:pPr>
      <w:r>
        <w:rPr>
          <w:rFonts w:hint="eastAsia"/>
        </w:rPr>
        <w:lastRenderedPageBreak/>
        <w:t>イ．</w:t>
      </w:r>
      <w:r w:rsidR="00CD77CE">
        <w:rPr>
          <w:rFonts w:hint="eastAsia"/>
        </w:rPr>
        <w:t>データベース</w:t>
      </w:r>
    </w:p>
    <w:p w14:paraId="734AFEC0" w14:textId="4C5B8E14" w:rsidR="00C915C1" w:rsidRDefault="00D523DB" w:rsidP="004F06D6">
      <w:r>
        <w:rPr>
          <w:rFonts w:hint="eastAsia"/>
        </w:rPr>
        <w:t>累積的影響評価</w:t>
      </w:r>
      <w:r w:rsidR="00415E80">
        <w:rPr>
          <w:rFonts w:hint="eastAsia"/>
        </w:rPr>
        <w:t>を行うためには、</w:t>
      </w:r>
      <w:r w:rsidR="005566A4">
        <w:rPr>
          <w:rFonts w:hint="eastAsia"/>
        </w:rPr>
        <w:t>インパクトとVECの</w:t>
      </w:r>
      <w:r w:rsidR="00415E80">
        <w:rPr>
          <w:rFonts w:hint="eastAsia"/>
        </w:rPr>
        <w:t>過去から現在までの</w:t>
      </w:r>
      <w:r w:rsidR="005566A4">
        <w:rPr>
          <w:rFonts w:hint="eastAsia"/>
        </w:rPr>
        <w:t>空間データ</w:t>
      </w:r>
      <w:r w:rsidR="00931E2E">
        <w:rPr>
          <w:rFonts w:hint="eastAsia"/>
        </w:rPr>
        <w:t>が</w:t>
      </w:r>
      <w:r w:rsidR="00181946">
        <w:rPr>
          <w:rFonts w:hint="eastAsia"/>
        </w:rPr>
        <w:t>揃っている必要がある。</w:t>
      </w:r>
      <w:r w:rsidR="001D655E">
        <w:rPr>
          <w:rFonts w:hint="eastAsia"/>
        </w:rPr>
        <w:t>累積的影響評価を精度高く実施するためには、</w:t>
      </w:r>
      <w:r w:rsidR="00624813">
        <w:rPr>
          <w:rFonts w:hint="eastAsia"/>
        </w:rPr>
        <w:t>データベースは</w:t>
      </w:r>
      <w:r w:rsidR="001D655E">
        <w:rPr>
          <w:rFonts w:hint="eastAsia"/>
        </w:rPr>
        <w:t>過去から現在まで</w:t>
      </w:r>
      <w:r w:rsidR="004D7B45">
        <w:rPr>
          <w:rFonts w:hint="eastAsia"/>
        </w:rPr>
        <w:t>面的に大きな欠落がない状態で適宜更新されるシステムとして維持されている</w:t>
      </w:r>
      <w:r w:rsidR="003004CE">
        <w:rPr>
          <w:rFonts w:hint="eastAsia"/>
        </w:rPr>
        <w:t>ことが望ましい</w:t>
      </w:r>
      <w:r w:rsidR="004D7B45">
        <w:rPr>
          <w:rFonts w:hint="eastAsia"/>
        </w:rPr>
        <w:t>。</w:t>
      </w:r>
      <w:r w:rsidR="00114527">
        <w:rPr>
          <w:rFonts w:hint="eastAsia"/>
        </w:rPr>
        <w:t>次表にこのようなデータベースの例を示す。</w:t>
      </w:r>
      <w:r w:rsidR="000E709B">
        <w:rPr>
          <w:rFonts w:hint="eastAsia"/>
        </w:rPr>
        <w:t>これらの例を参考にデータベースの構築を行うことが望まれる。</w:t>
      </w:r>
    </w:p>
    <w:p w14:paraId="40BBB463" w14:textId="77777777" w:rsidR="004D7B45" w:rsidRDefault="004D7B45" w:rsidP="004F06D6"/>
    <w:p w14:paraId="3BC99E13" w14:textId="16B34C05" w:rsidR="00E377C2" w:rsidRDefault="00597D25" w:rsidP="00AA7D7F">
      <w:pPr>
        <w:pStyle w:val="af7"/>
      </w:pPr>
      <w:r>
        <w:t xml:space="preserve">表3 - </w:t>
      </w:r>
      <w:r>
        <w:fldChar w:fldCharType="begin"/>
      </w:r>
      <w:r>
        <w:instrText xml:space="preserve"> SEQ 表3_- \* ARABIC </w:instrText>
      </w:r>
      <w:r>
        <w:fldChar w:fldCharType="separate"/>
      </w:r>
      <w:r>
        <w:rPr>
          <w:noProof/>
        </w:rPr>
        <w:t>9</w:t>
      </w:r>
      <w:r>
        <w:rPr>
          <w:noProof/>
        </w:rPr>
        <w:fldChar w:fldCharType="end"/>
      </w:r>
      <w:r>
        <w:rPr>
          <w:rFonts w:hint="eastAsia"/>
        </w:rPr>
        <w:t xml:space="preserve">　累積的影響評価に</w:t>
      </w:r>
      <w:r w:rsidR="00F92B16">
        <w:rPr>
          <w:rFonts w:hint="eastAsia"/>
        </w:rPr>
        <w:t>情報や</w:t>
      </w:r>
      <w:r>
        <w:rPr>
          <w:rFonts w:hint="eastAsia"/>
        </w:rPr>
        <w:t>データを提供する</w:t>
      </w:r>
      <w:r w:rsidR="00F92B16">
        <w:rPr>
          <w:rFonts w:hint="eastAsia"/>
        </w:rPr>
        <w:t>サイト</w:t>
      </w:r>
      <w:r>
        <w:rPr>
          <w:rFonts w:hint="eastAsia"/>
        </w:rPr>
        <w:t>の例</w:t>
      </w:r>
    </w:p>
    <w:tbl>
      <w:tblPr>
        <w:tblStyle w:val="ae"/>
        <w:tblW w:w="0" w:type="auto"/>
        <w:tblInd w:w="284" w:type="dxa"/>
        <w:tblLook w:val="04A0" w:firstRow="1" w:lastRow="0" w:firstColumn="1" w:lastColumn="0" w:noHBand="0" w:noVBand="1"/>
      </w:tblPr>
      <w:tblGrid>
        <w:gridCol w:w="3056"/>
        <w:gridCol w:w="3056"/>
        <w:gridCol w:w="3057"/>
      </w:tblGrid>
      <w:tr w:rsidR="00E377C2" w:rsidRPr="002A7CFB" w14:paraId="3AAB3D3E" w14:textId="77777777" w:rsidTr="00AA7D7F">
        <w:trPr>
          <w:tblHeader/>
        </w:trPr>
        <w:tc>
          <w:tcPr>
            <w:tcW w:w="3056" w:type="dxa"/>
          </w:tcPr>
          <w:p w14:paraId="4565FD10" w14:textId="640AA597" w:rsidR="00E377C2" w:rsidRPr="00AA7D7F" w:rsidRDefault="002A7CFB" w:rsidP="00AA7D7F">
            <w:pPr>
              <w:ind w:leftChars="0" w:left="0" w:firstLineChars="0" w:firstLine="0"/>
              <w:jc w:val="center"/>
              <w:rPr>
                <w:b/>
                <w:bCs/>
              </w:rPr>
            </w:pPr>
            <w:r w:rsidRPr="00AA7D7F">
              <w:rPr>
                <w:rFonts w:hint="eastAsia"/>
                <w:b/>
                <w:bCs/>
              </w:rPr>
              <w:t>提供者</w:t>
            </w:r>
          </w:p>
        </w:tc>
        <w:tc>
          <w:tcPr>
            <w:tcW w:w="3056" w:type="dxa"/>
          </w:tcPr>
          <w:p w14:paraId="74AA2B45" w14:textId="635EA292" w:rsidR="00E377C2" w:rsidRPr="00AA7D7F" w:rsidRDefault="002A7CFB" w:rsidP="00AA7D7F">
            <w:pPr>
              <w:ind w:leftChars="0" w:left="0" w:firstLineChars="0" w:firstLine="0"/>
              <w:jc w:val="center"/>
              <w:rPr>
                <w:b/>
                <w:bCs/>
              </w:rPr>
            </w:pPr>
            <w:r w:rsidRPr="00AA7D7F">
              <w:rPr>
                <w:rFonts w:hint="eastAsia"/>
                <w:b/>
                <w:bCs/>
              </w:rPr>
              <w:t>特徴</w:t>
            </w:r>
          </w:p>
        </w:tc>
        <w:tc>
          <w:tcPr>
            <w:tcW w:w="3057" w:type="dxa"/>
          </w:tcPr>
          <w:p w14:paraId="3F4AFBD0" w14:textId="3EFB497C" w:rsidR="00E377C2" w:rsidRPr="00AA7D7F" w:rsidRDefault="002A7CFB" w:rsidP="00AA7D7F">
            <w:pPr>
              <w:ind w:leftChars="0" w:left="0" w:firstLineChars="0" w:firstLine="0"/>
              <w:jc w:val="center"/>
              <w:rPr>
                <w:b/>
                <w:bCs/>
              </w:rPr>
            </w:pPr>
            <w:r w:rsidRPr="00AA7D7F">
              <w:rPr>
                <w:b/>
                <w:bCs/>
              </w:rPr>
              <w:t>Webサイトの名称</w:t>
            </w:r>
          </w:p>
        </w:tc>
      </w:tr>
      <w:tr w:rsidR="00F92B16" w14:paraId="46E90744" w14:textId="77777777" w:rsidTr="00AA7D7F">
        <w:tc>
          <w:tcPr>
            <w:tcW w:w="3056" w:type="dxa"/>
          </w:tcPr>
          <w:p w14:paraId="1672D48F" w14:textId="77777777" w:rsidR="00F92B16" w:rsidRDefault="00F92B16" w:rsidP="003E6131">
            <w:pPr>
              <w:ind w:leftChars="0" w:left="0" w:firstLineChars="0" w:firstLine="0"/>
            </w:pPr>
            <w:r>
              <w:rPr>
                <w:rFonts w:hint="eastAsia"/>
              </w:rPr>
              <w:t>カナダのブリティッシュコロンビア州</w:t>
            </w:r>
          </w:p>
        </w:tc>
        <w:tc>
          <w:tcPr>
            <w:tcW w:w="3056" w:type="dxa"/>
          </w:tcPr>
          <w:p w14:paraId="4E512E7E" w14:textId="77777777" w:rsidR="00F92B16" w:rsidRPr="004047BF" w:rsidRDefault="00F92B16" w:rsidP="003E6131">
            <w:pPr>
              <w:ind w:leftChars="0" w:left="0" w:firstLineChars="0" w:firstLine="0"/>
            </w:pPr>
            <w:r>
              <w:rPr>
                <w:rFonts w:hint="eastAsia"/>
              </w:rPr>
              <w:t>累積的影響に関係する情報をWeb-GISで公開している</w:t>
            </w:r>
          </w:p>
        </w:tc>
        <w:tc>
          <w:tcPr>
            <w:tcW w:w="3057" w:type="dxa"/>
          </w:tcPr>
          <w:p w14:paraId="1B7168A0" w14:textId="77777777" w:rsidR="00F92B16" w:rsidRDefault="00F92B16" w:rsidP="003E6131">
            <w:pPr>
              <w:ind w:leftChars="0" w:left="0" w:firstLineChars="0" w:firstLine="0"/>
              <w:rPr>
                <w:sz w:val="20"/>
              </w:rPr>
            </w:pPr>
            <w:hyperlink r:id="rId27" w:history="1">
              <w:r w:rsidRPr="00CF1FC0">
                <w:rPr>
                  <w:rStyle w:val="af0"/>
                  <w:rFonts w:hint="eastAsia"/>
                  <w:sz w:val="20"/>
                  <w:szCs w:val="21"/>
                </w:rPr>
                <w:t>CEF</w:t>
              </w:r>
              <w:r w:rsidRPr="00CF1FC0">
                <w:rPr>
                  <w:rStyle w:val="af0"/>
                  <w:rFonts w:hint="eastAsia"/>
                  <w:sz w:val="20"/>
                </w:rPr>
                <w:t xml:space="preserve"> Data </w:t>
              </w:r>
            </w:hyperlink>
          </w:p>
          <w:p w14:paraId="68C77539" w14:textId="77777777" w:rsidR="00F92B16" w:rsidRDefault="00F92B16" w:rsidP="003E6131">
            <w:pPr>
              <w:ind w:leftChars="0" w:left="0" w:firstLineChars="0" w:firstLine="0"/>
              <w:rPr>
                <w:sz w:val="20"/>
              </w:rPr>
            </w:pPr>
          </w:p>
        </w:tc>
      </w:tr>
      <w:tr w:rsidR="00F92B16" w14:paraId="3EC99210" w14:textId="77777777" w:rsidTr="00AA7D7F">
        <w:tc>
          <w:tcPr>
            <w:tcW w:w="3056" w:type="dxa"/>
          </w:tcPr>
          <w:p w14:paraId="1D34E252" w14:textId="77777777" w:rsidR="00F92B16" w:rsidRPr="008348A7" w:rsidRDefault="00F92B16" w:rsidP="008A4212">
            <w:pPr>
              <w:ind w:leftChars="0" w:left="0" w:firstLineChars="0" w:firstLine="0"/>
            </w:pPr>
            <w:r>
              <w:rPr>
                <w:rFonts w:hint="eastAsia"/>
              </w:rPr>
              <w:t>カナダのアルバータ州</w:t>
            </w:r>
          </w:p>
        </w:tc>
        <w:tc>
          <w:tcPr>
            <w:tcW w:w="3056" w:type="dxa"/>
          </w:tcPr>
          <w:p w14:paraId="10DB1818" w14:textId="77777777" w:rsidR="00F92B16" w:rsidRPr="004047BF" w:rsidRDefault="00F92B16" w:rsidP="008A4212">
            <w:pPr>
              <w:ind w:leftChars="0" w:left="0" w:firstLineChars="0" w:firstLine="0"/>
            </w:pPr>
            <w:r>
              <w:rPr>
                <w:rFonts w:hint="eastAsia"/>
              </w:rPr>
              <w:t>集中的にOil Sand開発されているエリアの各種モニタリングデータが公開されている</w:t>
            </w:r>
          </w:p>
        </w:tc>
        <w:tc>
          <w:tcPr>
            <w:tcW w:w="3057" w:type="dxa"/>
          </w:tcPr>
          <w:p w14:paraId="4037FBF4" w14:textId="77777777" w:rsidR="00F92B16" w:rsidRDefault="00F92B16" w:rsidP="008A4212">
            <w:pPr>
              <w:ind w:leftChars="0" w:left="0" w:firstLineChars="0" w:firstLine="0"/>
            </w:pPr>
            <w:hyperlink r:id="rId28" w:history="1">
              <w:r w:rsidRPr="00F64A62">
                <w:rPr>
                  <w:rStyle w:val="af0"/>
                  <w:sz w:val="20"/>
                  <w:szCs w:val="21"/>
                </w:rPr>
                <w:t xml:space="preserve">Oil sands monitoring documents and reports </w:t>
              </w:r>
            </w:hyperlink>
          </w:p>
        </w:tc>
      </w:tr>
      <w:tr w:rsidR="00E377C2" w14:paraId="5EB2CD54" w14:textId="77777777" w:rsidTr="00AA7D7F">
        <w:tc>
          <w:tcPr>
            <w:tcW w:w="3056" w:type="dxa"/>
          </w:tcPr>
          <w:p w14:paraId="565955D4" w14:textId="2AAD74F7" w:rsidR="00E377C2" w:rsidRDefault="00C9237B" w:rsidP="004F06D6">
            <w:pPr>
              <w:ind w:leftChars="0" w:left="0" w:firstLineChars="0" w:firstLine="0"/>
            </w:pPr>
            <w:r>
              <w:rPr>
                <w:rFonts w:hint="eastAsia"/>
              </w:rPr>
              <w:t>米国EPA</w:t>
            </w:r>
          </w:p>
        </w:tc>
        <w:tc>
          <w:tcPr>
            <w:tcW w:w="3056" w:type="dxa"/>
          </w:tcPr>
          <w:p w14:paraId="3C3E8BD8" w14:textId="5ECC3EA7" w:rsidR="00E377C2" w:rsidRDefault="00EA12E1" w:rsidP="004F06D6">
            <w:pPr>
              <w:ind w:leftChars="0" w:left="0" w:firstLineChars="0" w:firstLine="0"/>
            </w:pPr>
            <w:r>
              <w:rPr>
                <w:rFonts w:hint="eastAsia"/>
              </w:rPr>
              <w:t>累積的影響評価に関係する様々な文献や知見を紹介している</w:t>
            </w:r>
          </w:p>
        </w:tc>
        <w:tc>
          <w:tcPr>
            <w:tcW w:w="3057" w:type="dxa"/>
          </w:tcPr>
          <w:p w14:paraId="4687B18A" w14:textId="1EAEDBC9" w:rsidR="00E377C2" w:rsidRDefault="00C226F4" w:rsidP="004F06D6">
            <w:pPr>
              <w:ind w:leftChars="0" w:left="0" w:firstLineChars="0" w:firstLine="0"/>
            </w:pPr>
            <w:hyperlink r:id="rId29" w:history="1">
              <w:r w:rsidRPr="00F92B16">
                <w:rPr>
                  <w:rStyle w:val="af0"/>
                  <w:szCs w:val="21"/>
                </w:rPr>
                <w:t>Cumulative Impacts Research</w:t>
              </w:r>
            </w:hyperlink>
            <w:r w:rsidRPr="00C226F4">
              <w:rPr>
                <w:rFonts w:hint="eastAsia"/>
              </w:rPr>
              <w:t xml:space="preserve"> </w:t>
            </w:r>
          </w:p>
        </w:tc>
      </w:tr>
      <w:tr w:rsidR="009019FD" w14:paraId="0D6F8DE6" w14:textId="77777777" w:rsidTr="00AA7D7F">
        <w:tc>
          <w:tcPr>
            <w:tcW w:w="3056" w:type="dxa"/>
          </w:tcPr>
          <w:p w14:paraId="2537CF51" w14:textId="7F9E3B48" w:rsidR="009019FD" w:rsidRDefault="009019FD" w:rsidP="004F06D6">
            <w:pPr>
              <w:ind w:leftChars="0" w:left="0" w:firstLineChars="0" w:firstLine="0"/>
            </w:pPr>
            <w:r w:rsidRPr="009019FD">
              <w:t>European Environment Agency (EEA)</w:t>
            </w:r>
          </w:p>
        </w:tc>
        <w:tc>
          <w:tcPr>
            <w:tcW w:w="3056" w:type="dxa"/>
          </w:tcPr>
          <w:p w14:paraId="69191BF5" w14:textId="1FA1036A" w:rsidR="009019FD" w:rsidRDefault="00387E5A" w:rsidP="00387E5A">
            <w:pPr>
              <w:ind w:leftChars="0" w:left="0" w:firstLineChars="0" w:firstLine="0"/>
            </w:pPr>
            <w:r>
              <w:rPr>
                <w:rFonts w:hint="eastAsia"/>
              </w:rPr>
              <w:t>土地利用、大気質、水、生物多様性などに関するデータセット、空間分析および環境評価のためのツール、海洋環境、大気汚染など、累積的な圧力に関するレポート</w:t>
            </w:r>
            <w:r w:rsidR="00641590">
              <w:rPr>
                <w:rFonts w:hint="eastAsia"/>
              </w:rPr>
              <w:t>提供している。</w:t>
            </w:r>
          </w:p>
        </w:tc>
        <w:tc>
          <w:tcPr>
            <w:tcW w:w="3057" w:type="dxa"/>
          </w:tcPr>
          <w:p w14:paraId="2C60351D" w14:textId="77777777" w:rsidR="009019FD" w:rsidRDefault="00572B83" w:rsidP="004F06D6">
            <w:pPr>
              <w:ind w:leftChars="0" w:left="0" w:firstLineChars="0" w:firstLine="0"/>
            </w:pPr>
            <w:hyperlink r:id="rId30" w:history="1">
              <w:r w:rsidRPr="00572B83">
                <w:rPr>
                  <w:rStyle w:val="af0"/>
                  <w:szCs w:val="21"/>
                </w:rPr>
                <w:t>European Environment Agency's (EEA) data visualisations page</w:t>
              </w:r>
            </w:hyperlink>
          </w:p>
          <w:p w14:paraId="0352756D" w14:textId="770F456E" w:rsidR="00C93A21" w:rsidRDefault="00C93A21" w:rsidP="004F06D6">
            <w:pPr>
              <w:ind w:leftChars="0" w:left="0" w:firstLineChars="0" w:firstLine="0"/>
            </w:pPr>
            <w:hyperlink r:id="rId31" w:history="1">
              <w:r w:rsidRPr="00904C1B">
                <w:rPr>
                  <w:rStyle w:val="af0"/>
                  <w:szCs w:val="21"/>
                </w:rPr>
                <w:t>Natura 2000: Birds and Habitats Directives</w:t>
              </w:r>
            </w:hyperlink>
          </w:p>
        </w:tc>
      </w:tr>
      <w:tr w:rsidR="008C4C4D" w14:paraId="055F9EC6" w14:textId="77777777" w:rsidTr="00AA7D7F">
        <w:tc>
          <w:tcPr>
            <w:tcW w:w="3056" w:type="dxa"/>
          </w:tcPr>
          <w:p w14:paraId="494ECD50" w14:textId="1E361B98" w:rsidR="008C4C4D" w:rsidRPr="009019FD" w:rsidRDefault="00AA3408" w:rsidP="004F06D6">
            <w:pPr>
              <w:ind w:leftChars="0" w:left="0" w:firstLineChars="0" w:firstLine="0"/>
            </w:pPr>
            <w:r>
              <w:rPr>
                <w:rFonts w:hint="eastAsia"/>
              </w:rPr>
              <w:t>EU</w:t>
            </w:r>
          </w:p>
        </w:tc>
        <w:tc>
          <w:tcPr>
            <w:tcW w:w="3056" w:type="dxa"/>
          </w:tcPr>
          <w:p w14:paraId="6F274077" w14:textId="4FC5546A" w:rsidR="008C4C4D" w:rsidRDefault="00AA3408" w:rsidP="00387E5A">
            <w:pPr>
              <w:ind w:leftChars="0" w:left="0" w:firstLineChars="0" w:firstLine="0"/>
            </w:pPr>
            <w:r>
              <w:rPr>
                <w:rFonts w:hint="eastAsia"/>
              </w:rPr>
              <w:t>欧州のGreen Deelのための空間データが提供されている</w:t>
            </w:r>
          </w:p>
        </w:tc>
        <w:tc>
          <w:tcPr>
            <w:tcW w:w="3057" w:type="dxa"/>
          </w:tcPr>
          <w:p w14:paraId="4FE0FD3B" w14:textId="10E72180" w:rsidR="008C4C4D" w:rsidRDefault="00DE2E93" w:rsidP="004F06D6">
            <w:pPr>
              <w:ind w:leftChars="0" w:left="0" w:firstLineChars="0" w:firstLine="0"/>
            </w:pPr>
            <w:hyperlink r:id="rId32" w:anchor="/home" w:history="1">
              <w:r w:rsidRPr="00540629">
                <w:rPr>
                  <w:rStyle w:val="af0"/>
                  <w:szCs w:val="21"/>
                </w:rPr>
                <w:t>INSPIRE Geoportal</w:t>
              </w:r>
            </w:hyperlink>
          </w:p>
        </w:tc>
      </w:tr>
      <w:tr w:rsidR="00BA20BA" w14:paraId="6FFE1C7C" w14:textId="77777777" w:rsidTr="00AA7D7F">
        <w:tc>
          <w:tcPr>
            <w:tcW w:w="3056" w:type="dxa"/>
          </w:tcPr>
          <w:p w14:paraId="408756C4" w14:textId="38510C80" w:rsidR="00BA20BA" w:rsidRDefault="00BA20BA" w:rsidP="004F06D6">
            <w:pPr>
              <w:ind w:leftChars="0" w:left="0" w:firstLineChars="0" w:firstLine="0"/>
            </w:pPr>
            <w:r>
              <w:rPr>
                <w:rFonts w:hint="eastAsia"/>
              </w:rPr>
              <w:t>ECの海洋戦略枠組み指令のWebサイト</w:t>
            </w:r>
          </w:p>
        </w:tc>
        <w:tc>
          <w:tcPr>
            <w:tcW w:w="3056" w:type="dxa"/>
          </w:tcPr>
          <w:p w14:paraId="2566CA1A" w14:textId="77777777" w:rsidR="00BA20BA" w:rsidRDefault="00BA20BA" w:rsidP="00BA20BA">
            <w:pPr>
              <w:ind w:leftChars="0" w:left="0" w:firstLineChars="0" w:firstLine="0"/>
            </w:pPr>
            <w:r>
              <w:rPr>
                <w:rFonts w:hint="eastAsia"/>
              </w:rPr>
              <w:t>海洋環境における累積的影響を評価するためのツールとケーススタディ。</w:t>
            </w:r>
          </w:p>
          <w:p w14:paraId="23188415" w14:textId="73641BD0" w:rsidR="00BA20BA" w:rsidRDefault="00BA20BA" w:rsidP="00BA20BA">
            <w:pPr>
              <w:ind w:leftChars="0" w:left="0" w:firstLineChars="0" w:firstLine="0"/>
            </w:pPr>
            <w:r>
              <w:rPr>
                <w:rFonts w:hint="eastAsia"/>
              </w:rPr>
              <w:t>加盟国からのデータとモニタリングプログラム。</w:t>
            </w:r>
          </w:p>
        </w:tc>
        <w:tc>
          <w:tcPr>
            <w:tcW w:w="3057" w:type="dxa"/>
          </w:tcPr>
          <w:p w14:paraId="7E8FDC29" w14:textId="0C8A459E" w:rsidR="00BA20BA" w:rsidRDefault="008975BA" w:rsidP="004F06D6">
            <w:pPr>
              <w:ind w:leftChars="0" w:left="0" w:firstLineChars="0" w:firstLine="0"/>
            </w:pPr>
            <w:hyperlink r:id="rId33" w:history="1">
              <w:r w:rsidRPr="00E652FC">
                <w:rPr>
                  <w:rStyle w:val="af0"/>
                  <w:szCs w:val="21"/>
                </w:rPr>
                <w:t>WISE Marine</w:t>
              </w:r>
            </w:hyperlink>
          </w:p>
        </w:tc>
      </w:tr>
      <w:tr w:rsidR="00D756A1" w14:paraId="0B020313" w14:textId="77777777" w:rsidTr="00AA7D7F">
        <w:tc>
          <w:tcPr>
            <w:tcW w:w="3056" w:type="dxa"/>
          </w:tcPr>
          <w:p w14:paraId="177BEF99" w14:textId="02964BA3" w:rsidR="00D756A1" w:rsidRDefault="00F32BEF" w:rsidP="004F06D6">
            <w:pPr>
              <w:ind w:leftChars="0" w:left="0" w:firstLineChars="0" w:firstLine="0"/>
            </w:pPr>
            <w:r>
              <w:rPr>
                <w:rFonts w:hint="eastAsia"/>
              </w:rPr>
              <w:t>欧州海洋観測とデータネットワーク</w:t>
            </w:r>
          </w:p>
        </w:tc>
        <w:tc>
          <w:tcPr>
            <w:tcW w:w="3056" w:type="dxa"/>
          </w:tcPr>
          <w:p w14:paraId="40CCE680" w14:textId="77777777" w:rsidR="001462C2" w:rsidRDefault="001462C2" w:rsidP="001462C2">
            <w:pPr>
              <w:ind w:leftChars="0" w:left="0" w:firstLineChars="0" w:firstLine="0"/>
            </w:pPr>
            <w:r>
              <w:rPr>
                <w:rFonts w:hint="eastAsia"/>
              </w:rPr>
              <w:t>海洋環境、人間活動、海底生息地に関する広範なデータセット。</w:t>
            </w:r>
          </w:p>
          <w:p w14:paraId="08A38A64" w14:textId="0FB3A27B" w:rsidR="00D756A1" w:rsidRDefault="001462C2" w:rsidP="001462C2">
            <w:pPr>
              <w:ind w:leftChars="0" w:left="0" w:firstLineChars="0" w:firstLine="0"/>
            </w:pPr>
            <w:r>
              <w:rPr>
                <w:rFonts w:hint="eastAsia"/>
              </w:rPr>
              <w:t>累積圧力マッピング（漁業、船舶など）用の特定レイヤー。</w:t>
            </w:r>
          </w:p>
        </w:tc>
        <w:tc>
          <w:tcPr>
            <w:tcW w:w="3057" w:type="dxa"/>
          </w:tcPr>
          <w:p w14:paraId="0500CE96" w14:textId="7A5D1849" w:rsidR="00D756A1" w:rsidRDefault="00D756A1" w:rsidP="004F06D6">
            <w:pPr>
              <w:ind w:leftChars="0" w:left="0" w:firstLineChars="0" w:firstLine="0"/>
            </w:pPr>
            <w:hyperlink r:id="rId34" w:history="1">
              <w:r w:rsidRPr="00B302C5">
                <w:rPr>
                  <w:rStyle w:val="af0"/>
                  <w:szCs w:val="21"/>
                </w:rPr>
                <w:t>European Marine Observation and Data Network</w:t>
              </w:r>
            </w:hyperlink>
          </w:p>
        </w:tc>
      </w:tr>
      <w:tr w:rsidR="00CD4A45" w14:paraId="7C9666F5" w14:textId="77777777" w:rsidTr="00AA7D7F">
        <w:tc>
          <w:tcPr>
            <w:tcW w:w="3056" w:type="dxa"/>
          </w:tcPr>
          <w:p w14:paraId="54389DA9" w14:textId="5B5772DF" w:rsidR="00CD4A45" w:rsidRDefault="008B0E68" w:rsidP="002A7CFB">
            <w:pPr>
              <w:ind w:leftChars="0" w:left="0" w:firstLineChars="0" w:firstLine="0"/>
            </w:pPr>
            <w:r>
              <w:rPr>
                <w:rFonts w:hint="eastAsia"/>
              </w:rPr>
              <w:t>EU</w:t>
            </w:r>
          </w:p>
        </w:tc>
        <w:tc>
          <w:tcPr>
            <w:tcW w:w="3056" w:type="dxa"/>
          </w:tcPr>
          <w:p w14:paraId="67A3A14A" w14:textId="77777777" w:rsidR="0073043E" w:rsidRDefault="0073043E" w:rsidP="0073043E">
            <w:pPr>
              <w:ind w:leftChars="0" w:left="0" w:firstLineChars="0" w:firstLine="0"/>
            </w:pPr>
            <w:r>
              <w:rPr>
                <w:rFonts w:hint="eastAsia"/>
              </w:rPr>
              <w:t>衛星データおよび環境モニタリングサービス（陸地、大気、海洋）。</w:t>
            </w:r>
          </w:p>
          <w:p w14:paraId="1B054346" w14:textId="0B6F834E" w:rsidR="00CD4A45" w:rsidRDefault="0073043E" w:rsidP="0073043E">
            <w:pPr>
              <w:ind w:leftChars="0" w:left="0" w:firstLineChars="0" w:firstLine="0"/>
            </w:pPr>
            <w:r>
              <w:rPr>
                <w:rFonts w:hint="eastAsia"/>
              </w:rPr>
              <w:lastRenderedPageBreak/>
              <w:t>コペルニクス陸域観測サービス（</w:t>
            </w:r>
            <w:r>
              <w:t>CLMS）や都市アトラスなどのツール。</w:t>
            </w:r>
          </w:p>
        </w:tc>
        <w:tc>
          <w:tcPr>
            <w:tcW w:w="3057" w:type="dxa"/>
          </w:tcPr>
          <w:p w14:paraId="33F296F8" w14:textId="40B44647" w:rsidR="00CD4A45" w:rsidRDefault="000377C3" w:rsidP="004F06D6">
            <w:pPr>
              <w:ind w:leftChars="0" w:left="0" w:firstLineChars="0" w:firstLine="0"/>
            </w:pPr>
            <w:hyperlink r:id="rId35" w:history="1">
              <w:r w:rsidRPr="00057144">
                <w:rPr>
                  <w:rStyle w:val="af0"/>
                  <w:szCs w:val="21"/>
                </w:rPr>
                <w:t>Copernicus – European Earth Observation Programme</w:t>
              </w:r>
            </w:hyperlink>
          </w:p>
        </w:tc>
      </w:tr>
      <w:tr w:rsidR="00463438" w14:paraId="70837077" w14:textId="77777777" w:rsidTr="002A7CFB">
        <w:tc>
          <w:tcPr>
            <w:tcW w:w="3056" w:type="dxa"/>
          </w:tcPr>
          <w:p w14:paraId="6770B49C" w14:textId="137E0E7A" w:rsidR="00463438" w:rsidRDefault="00E97714" w:rsidP="002A7CFB">
            <w:pPr>
              <w:ind w:leftChars="0" w:left="0" w:firstLineChars="0" w:firstLine="0"/>
            </w:pPr>
            <w:r>
              <w:rPr>
                <w:rFonts w:hint="eastAsia"/>
              </w:rPr>
              <w:t>メコン委員会</w:t>
            </w:r>
          </w:p>
        </w:tc>
        <w:tc>
          <w:tcPr>
            <w:tcW w:w="3056" w:type="dxa"/>
          </w:tcPr>
          <w:p w14:paraId="69CDC253" w14:textId="1D239DEE" w:rsidR="00463438" w:rsidRDefault="00582613" w:rsidP="0073043E">
            <w:pPr>
              <w:ind w:leftChars="0" w:left="0" w:firstLineChars="0" w:firstLine="0"/>
            </w:pPr>
            <w:r>
              <w:rPr>
                <w:rFonts w:hint="eastAsia"/>
              </w:rPr>
              <w:t>メコン川流域のダム、取水、土地利用、</w:t>
            </w:r>
            <w:r w:rsidR="00DB1E90">
              <w:rPr>
                <w:rFonts w:hint="eastAsia"/>
              </w:rPr>
              <w:t>洪水、干ばつ、</w:t>
            </w:r>
            <w:r>
              <w:rPr>
                <w:rFonts w:hint="eastAsia"/>
              </w:rPr>
              <w:t>植生、水量、水質などのモニタリングデータを提供している</w:t>
            </w:r>
          </w:p>
        </w:tc>
        <w:tc>
          <w:tcPr>
            <w:tcW w:w="3057" w:type="dxa"/>
          </w:tcPr>
          <w:p w14:paraId="15A4DB72" w14:textId="5CF6FA7E" w:rsidR="00463438" w:rsidRDefault="002C0B3D" w:rsidP="004F06D6">
            <w:pPr>
              <w:ind w:leftChars="0" w:left="0" w:firstLineChars="0" w:firstLine="0"/>
            </w:pPr>
            <w:hyperlink r:id="rId36" w:history="1">
              <w:r w:rsidRPr="002C0B3D">
                <w:rPr>
                  <w:rStyle w:val="af0"/>
                  <w:rFonts w:hint="eastAsia"/>
                  <w:szCs w:val="21"/>
                </w:rPr>
                <w:t xml:space="preserve">MRC Data and Information </w:t>
              </w:r>
              <w:r>
                <w:rPr>
                  <w:rStyle w:val="af0"/>
                  <w:rFonts w:hint="eastAsia"/>
                  <w:szCs w:val="21"/>
                </w:rPr>
                <w:t>Servicies</w:t>
              </w:r>
            </w:hyperlink>
          </w:p>
        </w:tc>
      </w:tr>
    </w:tbl>
    <w:p w14:paraId="00AFF914" w14:textId="77777777" w:rsidR="00F84208" w:rsidRDefault="00F84208" w:rsidP="004F06D6"/>
    <w:p w14:paraId="677C5675" w14:textId="77777777" w:rsidR="00EE7052" w:rsidRPr="006C3DEB" w:rsidRDefault="00EE7052" w:rsidP="004F06D6"/>
    <w:p w14:paraId="143CFBD7" w14:textId="71DDAC40" w:rsidR="00DE165B" w:rsidRPr="00DE165B" w:rsidRDefault="00B629FA" w:rsidP="00553262">
      <w:pPr>
        <w:pStyle w:val="2"/>
      </w:pPr>
      <w:r>
        <w:rPr>
          <w:rFonts w:hint="eastAsia"/>
        </w:rPr>
        <w:t>３．</w:t>
      </w:r>
      <w:r w:rsidR="00DE165B">
        <w:rPr>
          <w:rFonts w:hint="eastAsia"/>
        </w:rPr>
        <w:t>今後の</w:t>
      </w:r>
      <w:r>
        <w:rPr>
          <w:rFonts w:hint="eastAsia"/>
        </w:rPr>
        <w:t>取り組み</w:t>
      </w:r>
      <w:r w:rsidR="00DE165B">
        <w:rPr>
          <w:rFonts w:hint="eastAsia"/>
        </w:rPr>
        <w:t>の提案</w:t>
      </w:r>
    </w:p>
    <w:p w14:paraId="4BAE373C" w14:textId="0BC32ED9" w:rsidR="003071B6" w:rsidRDefault="003071B6" w:rsidP="003071B6">
      <w:pPr>
        <w:pStyle w:val="3"/>
      </w:pPr>
      <w:r>
        <w:rPr>
          <w:rFonts w:hint="eastAsia"/>
        </w:rPr>
        <w:t>（１）環境影響評価法への導入を想定した</w:t>
      </w:r>
      <w:r w:rsidR="00A553FD">
        <w:rPr>
          <w:rFonts w:hint="eastAsia"/>
        </w:rPr>
        <w:t>枠組み検討</w:t>
      </w:r>
      <w:r>
        <w:rPr>
          <w:rFonts w:hint="eastAsia"/>
        </w:rPr>
        <w:t>に向けた取組</w:t>
      </w:r>
    </w:p>
    <w:p w14:paraId="7589D8DA" w14:textId="59E8FDD1" w:rsidR="003071B6" w:rsidRDefault="003071B6" w:rsidP="003071B6">
      <w:r>
        <w:rPr>
          <w:rFonts w:hint="eastAsia"/>
        </w:rPr>
        <w:t>中央環境審議会の指摘等も踏まえ、当面、環境影響評価法の個別事業の環境影響評価において導入することを想定、速やかに</w:t>
      </w:r>
      <w:r w:rsidR="00E855B8">
        <w:rPr>
          <w:rFonts w:hint="eastAsia"/>
        </w:rPr>
        <w:t>枠組み</w:t>
      </w:r>
      <w:r w:rsidR="00315A41">
        <w:rPr>
          <w:rFonts w:hint="eastAsia"/>
        </w:rPr>
        <w:t>案を構築し、</w:t>
      </w:r>
      <w:r w:rsidR="00E855B8">
        <w:rPr>
          <w:rFonts w:hint="eastAsia"/>
        </w:rPr>
        <w:t>実施に向けて</w:t>
      </w:r>
      <w:r w:rsidR="00315A41">
        <w:rPr>
          <w:rFonts w:hint="eastAsia"/>
        </w:rPr>
        <w:t>検討</w:t>
      </w:r>
      <w:r>
        <w:rPr>
          <w:rFonts w:hint="eastAsia"/>
        </w:rPr>
        <w:t>することをめざす。</w:t>
      </w:r>
    </w:p>
    <w:p w14:paraId="65B6DF4A" w14:textId="77777777" w:rsidR="00076F27" w:rsidRPr="003E62F9" w:rsidRDefault="00076F27" w:rsidP="003071B6"/>
    <w:p w14:paraId="44511E27" w14:textId="77777777" w:rsidR="003071B6" w:rsidRPr="00DE32E3" w:rsidRDefault="003071B6" w:rsidP="003071B6">
      <w:pPr>
        <w:pStyle w:val="4"/>
      </w:pPr>
      <w:r w:rsidRPr="00DE32E3">
        <w:rPr>
          <w:rFonts w:hint="eastAsia"/>
        </w:rPr>
        <w:t>ア.</w:t>
      </w:r>
      <w:r>
        <w:rPr>
          <w:rFonts w:hint="eastAsia"/>
        </w:rPr>
        <w:t xml:space="preserve"> </w:t>
      </w:r>
      <w:r w:rsidRPr="00DE32E3">
        <w:rPr>
          <w:rFonts w:hint="eastAsia"/>
        </w:rPr>
        <w:t>ガイドライン作成に必要な情報のさらなる収集・整理（本業務の継続）</w:t>
      </w:r>
    </w:p>
    <w:p w14:paraId="76FE9ADA" w14:textId="77777777" w:rsidR="003071B6" w:rsidRDefault="003071B6" w:rsidP="003071B6">
      <w:r>
        <w:rPr>
          <w:rFonts w:hint="eastAsia"/>
        </w:rPr>
        <w:t>本年度は限られた時間の中で、諸外国のガイドラインや事例の収集を行ったものであり、事業種別、累積的影響評価の対象（ＶＥＣの類型）別等、更なる情報の収集、整理が必要である。</w:t>
      </w:r>
    </w:p>
    <w:p w14:paraId="2087917C" w14:textId="77777777" w:rsidR="003071B6" w:rsidRDefault="003071B6" w:rsidP="003071B6">
      <w:r>
        <w:rPr>
          <w:rFonts w:hint="eastAsia"/>
        </w:rPr>
        <w:t>また、本年度も我が国に導入するにあたっての課題をまとめているが、より幅広い情報の収集・整理結果に基づいて、課題の深堀と対応方法の検討が必要である。</w:t>
      </w:r>
    </w:p>
    <w:p w14:paraId="7DD8625B" w14:textId="77777777" w:rsidR="00076F27" w:rsidRDefault="00076F27" w:rsidP="003071B6"/>
    <w:p w14:paraId="0BE5184B" w14:textId="77777777" w:rsidR="003071B6" w:rsidRDefault="003071B6" w:rsidP="003071B6">
      <w:pPr>
        <w:pStyle w:val="4"/>
      </w:pPr>
      <w:r>
        <w:rPr>
          <w:rFonts w:hint="eastAsia"/>
        </w:rPr>
        <w:t>イ. ガイドラインの検討・作成</w:t>
      </w:r>
    </w:p>
    <w:p w14:paraId="6EE1AB57" w14:textId="77777777" w:rsidR="003071B6" w:rsidRDefault="003071B6" w:rsidP="003071B6">
      <w:r>
        <w:rPr>
          <w:rFonts w:hint="eastAsia"/>
        </w:rPr>
        <w:t>アの結果を踏まえ、ガイドライン作成にむけて、我が国の環境影響評価における累積的影響評価の実施レベル、イメージを検討した上で、ガイドラインの構成、記載内容、提示する事例等を検討し、その結果について各分野の有識者、事業者、アセス調査を実施するコンサルタント、環境団体等の関係者から意見を聴取する。</w:t>
      </w:r>
    </w:p>
    <w:p w14:paraId="62772E5A" w14:textId="77777777" w:rsidR="003071B6" w:rsidRDefault="003071B6" w:rsidP="003071B6">
      <w:r>
        <w:rPr>
          <w:rFonts w:hint="eastAsia"/>
        </w:rPr>
        <w:t>その上で、検討会等を設置し、ガイドライン案の検討、作成を行う。</w:t>
      </w:r>
    </w:p>
    <w:p w14:paraId="113A1561" w14:textId="5A5E2399" w:rsidR="003071B6" w:rsidRDefault="003071B6" w:rsidP="003071B6">
      <w:pPr>
        <w:pStyle w:val="3"/>
      </w:pPr>
      <w:r>
        <w:rPr>
          <w:rFonts w:hint="eastAsia"/>
        </w:rPr>
        <w:t>（２）</w:t>
      </w:r>
      <w:r w:rsidR="007D3934">
        <w:rPr>
          <w:rFonts w:hint="eastAsia"/>
        </w:rPr>
        <w:t>生物の</w:t>
      </w:r>
      <w:r w:rsidR="00C96DC2">
        <w:rPr>
          <w:rFonts w:hint="eastAsia"/>
        </w:rPr>
        <w:t>広域</w:t>
      </w:r>
      <w:r>
        <w:rPr>
          <w:rFonts w:hint="eastAsia"/>
        </w:rPr>
        <w:t>累積的影響評価</w:t>
      </w:r>
      <w:r w:rsidR="00E421AA">
        <w:rPr>
          <w:rFonts w:hint="eastAsia"/>
        </w:rPr>
        <w:t>のケーススタディーの実施</w:t>
      </w:r>
    </w:p>
    <w:p w14:paraId="7C52E62D" w14:textId="5BB9751D" w:rsidR="003071B6" w:rsidRDefault="00745E30" w:rsidP="003071B6">
      <w:r>
        <w:rPr>
          <w:rFonts w:hint="eastAsia"/>
        </w:rPr>
        <w:t>累積的影響評価の中でも特に生物に対する累積的影響評価は</w:t>
      </w:r>
      <w:r w:rsidR="00F0644F">
        <w:rPr>
          <w:rFonts w:hint="eastAsia"/>
        </w:rPr>
        <w:t>広域の累積的影響評価が必須であるが</w:t>
      </w:r>
      <w:r>
        <w:rPr>
          <w:rFonts w:hint="eastAsia"/>
        </w:rPr>
        <w:t>、データ収集、分析方法、評価方法、ミティゲーション、モニタリングなど</w:t>
      </w:r>
      <w:r w:rsidR="00C96DC2">
        <w:rPr>
          <w:rFonts w:hint="eastAsia"/>
        </w:rPr>
        <w:t>、多くの点で課題が存在する。</w:t>
      </w:r>
      <w:r w:rsidR="00A05ECD">
        <w:rPr>
          <w:rFonts w:hint="eastAsia"/>
        </w:rPr>
        <w:t>これらの課題を</w:t>
      </w:r>
      <w:r w:rsidR="00F0644F">
        <w:rPr>
          <w:rFonts w:hint="eastAsia"/>
        </w:rPr>
        <w:t>明確にするためにも</w:t>
      </w:r>
      <w:r w:rsidR="00C62F61">
        <w:rPr>
          <w:rFonts w:hint="eastAsia"/>
        </w:rPr>
        <w:t>陸域生態系や湿地生態系</w:t>
      </w:r>
      <w:r w:rsidR="006919D9">
        <w:rPr>
          <w:rFonts w:hint="eastAsia"/>
        </w:rPr>
        <w:t>などターゲットを絞って</w:t>
      </w:r>
      <w:r w:rsidR="00F0644F">
        <w:rPr>
          <w:rFonts w:hint="eastAsia"/>
        </w:rPr>
        <w:t>ケー</w:t>
      </w:r>
      <w:r w:rsidR="003071B6">
        <w:rPr>
          <w:rFonts w:hint="eastAsia"/>
        </w:rPr>
        <w:t>スタディ等を実施する</w:t>
      </w:r>
      <w:r w:rsidR="00F0644F">
        <w:rPr>
          <w:rFonts w:hint="eastAsia"/>
        </w:rPr>
        <w:t>ことが望ましい</w:t>
      </w:r>
      <w:r w:rsidR="003071B6">
        <w:rPr>
          <w:rFonts w:hint="eastAsia"/>
        </w:rPr>
        <w:t>。</w:t>
      </w:r>
    </w:p>
    <w:p w14:paraId="1CFE5EC3" w14:textId="77777777" w:rsidR="00F32517" w:rsidRPr="003E62F9" w:rsidRDefault="00F32517" w:rsidP="003071B6"/>
    <w:p w14:paraId="1355588B" w14:textId="0E768627" w:rsidR="003071B6" w:rsidRDefault="00903774" w:rsidP="00AA7D7F">
      <w:pPr>
        <w:pStyle w:val="4"/>
        <w:numPr>
          <w:ilvl w:val="0"/>
          <w:numId w:val="40"/>
        </w:numPr>
        <w:ind w:leftChars="0"/>
      </w:pPr>
      <w:r>
        <w:rPr>
          <w:rFonts w:hint="eastAsia"/>
        </w:rPr>
        <w:lastRenderedPageBreak/>
        <w:t>データベース構築上の課題の洗い出し</w:t>
      </w:r>
    </w:p>
    <w:p w14:paraId="1600BAA8" w14:textId="6F7F85C3" w:rsidR="00D91F9F" w:rsidRDefault="00CA6EFE" w:rsidP="00D91F9F">
      <w:r>
        <w:rPr>
          <w:rFonts w:hint="eastAsia"/>
        </w:rPr>
        <w:t>累積的影響は信頼できるデータベースが存在しない限り分析も影響予測も不可能である。</w:t>
      </w:r>
      <w:r w:rsidR="00D801A0">
        <w:rPr>
          <w:rFonts w:hint="eastAsia"/>
        </w:rPr>
        <w:t>ケーススタディーを行いつつ、</w:t>
      </w:r>
      <w:r w:rsidR="003504BC">
        <w:rPr>
          <w:rFonts w:hint="eastAsia"/>
        </w:rPr>
        <w:t>データの所在、入手の可能性、</w:t>
      </w:r>
      <w:r w:rsidR="00D801A0">
        <w:rPr>
          <w:rFonts w:hint="eastAsia"/>
        </w:rPr>
        <w:t>連携の可能性などを</w:t>
      </w:r>
      <w:r w:rsidR="00CD5901">
        <w:rPr>
          <w:rFonts w:hint="eastAsia"/>
        </w:rPr>
        <w:t>調査し、データベース構築上の課題</w:t>
      </w:r>
      <w:r w:rsidR="00B50987">
        <w:rPr>
          <w:rFonts w:hint="eastAsia"/>
        </w:rPr>
        <w:t>を洗い出す。さらに、データベース</w:t>
      </w:r>
      <w:r w:rsidR="00E92F08">
        <w:rPr>
          <w:rFonts w:hint="eastAsia"/>
        </w:rPr>
        <w:t>をどこに構築するか、どのように運用するかなど</w:t>
      </w:r>
      <w:r w:rsidR="00CD5901">
        <w:rPr>
          <w:rFonts w:hint="eastAsia"/>
        </w:rPr>
        <w:t>今後の方向性について検討する。</w:t>
      </w:r>
    </w:p>
    <w:p w14:paraId="1CB8B31F" w14:textId="77777777" w:rsidR="00F32517" w:rsidRPr="00D91F9F" w:rsidRDefault="00F32517" w:rsidP="00AA7D7F"/>
    <w:p w14:paraId="4C327A47" w14:textId="74053FDC" w:rsidR="003071B6" w:rsidRDefault="003071B6" w:rsidP="003071B6">
      <w:pPr>
        <w:pStyle w:val="4"/>
      </w:pPr>
      <w:r>
        <w:rPr>
          <w:rFonts w:hint="eastAsia"/>
        </w:rPr>
        <w:t xml:space="preserve">イ. </w:t>
      </w:r>
      <w:r w:rsidR="00C41DDC">
        <w:rPr>
          <w:rFonts w:hint="eastAsia"/>
        </w:rPr>
        <w:t>予測システム構築上の課題の洗い出し</w:t>
      </w:r>
    </w:p>
    <w:p w14:paraId="35F867F1" w14:textId="5D87EEA7" w:rsidR="00C41DDC" w:rsidRDefault="00454EA5" w:rsidP="00C41DDC">
      <w:r>
        <w:rPr>
          <w:rFonts w:hint="eastAsia"/>
        </w:rPr>
        <w:t>ケーススタディーを行いながら</w:t>
      </w:r>
      <w:r w:rsidR="00A94F8F">
        <w:rPr>
          <w:rFonts w:hint="eastAsia"/>
        </w:rPr>
        <w:t>生物</w:t>
      </w:r>
      <w:r w:rsidR="003267D2">
        <w:rPr>
          <w:rFonts w:hint="eastAsia"/>
        </w:rPr>
        <w:t>多様性や</w:t>
      </w:r>
      <w:r w:rsidR="00A94F8F">
        <w:rPr>
          <w:rFonts w:hint="eastAsia"/>
        </w:rPr>
        <w:t>生態系を対象とした</w:t>
      </w:r>
      <w:r w:rsidR="00C41DDC">
        <w:rPr>
          <w:rFonts w:hint="eastAsia"/>
        </w:rPr>
        <w:t>累積的影響評価を支援する各種ツールを</w:t>
      </w:r>
      <w:r w:rsidR="00A94F8F">
        <w:rPr>
          <w:rFonts w:hint="eastAsia"/>
        </w:rPr>
        <w:t>収集、比較検討し、どのようなものが利用可能か、構築可能かを分析する。</w:t>
      </w:r>
      <w:r w:rsidR="00F32517">
        <w:rPr>
          <w:rFonts w:hint="eastAsia"/>
        </w:rPr>
        <w:t>また、AIやシステムを構築可能な機関を調査し、どのような体制で協力が可能かを検討する。</w:t>
      </w:r>
    </w:p>
    <w:p w14:paraId="1896459A" w14:textId="77777777" w:rsidR="00A94F8F" w:rsidRPr="00C41DDC" w:rsidRDefault="00A94F8F" w:rsidP="00AA7D7F"/>
    <w:p w14:paraId="7468A9F5" w14:textId="086FD5E2" w:rsidR="00094B9B" w:rsidRDefault="003071B6" w:rsidP="003071B6">
      <w:pPr>
        <w:pStyle w:val="4"/>
      </w:pPr>
      <w:r>
        <w:rPr>
          <w:rFonts w:hint="eastAsia"/>
        </w:rPr>
        <w:t>ウ</w:t>
      </w:r>
      <w:r w:rsidR="003640F4">
        <w:rPr>
          <w:rFonts w:hint="eastAsia"/>
        </w:rPr>
        <w:t>．</w:t>
      </w:r>
      <w:r w:rsidR="001945E8">
        <w:rPr>
          <w:rFonts w:hint="eastAsia"/>
        </w:rPr>
        <w:t>閾値設定</w:t>
      </w:r>
      <w:r w:rsidR="008161CF">
        <w:rPr>
          <w:rFonts w:hint="eastAsia"/>
        </w:rPr>
        <w:t>や評価を行う上での課題の洗い出し</w:t>
      </w:r>
    </w:p>
    <w:p w14:paraId="09F2C04E" w14:textId="15BCFAA9" w:rsidR="008161CF" w:rsidRDefault="00454EA5" w:rsidP="008161CF">
      <w:r>
        <w:rPr>
          <w:rFonts w:hint="eastAsia"/>
        </w:rPr>
        <w:t>ケーススタディーを行いながら</w:t>
      </w:r>
      <w:r w:rsidR="003267D2">
        <w:rPr>
          <w:rFonts w:hint="eastAsia"/>
        </w:rPr>
        <w:t>生物多様性や生態系を対象とした評価を行う上での閾値設定などの課題を洗い出し、</w:t>
      </w:r>
      <w:r w:rsidR="009C0B74">
        <w:rPr>
          <w:rFonts w:hint="eastAsia"/>
        </w:rPr>
        <w:t>渡り鳥、</w:t>
      </w:r>
      <w:r w:rsidR="00D86927">
        <w:rPr>
          <w:rFonts w:hint="eastAsia"/>
        </w:rPr>
        <w:t>魚類、</w:t>
      </w:r>
      <w:r w:rsidR="009C0B74">
        <w:rPr>
          <w:rFonts w:hint="eastAsia"/>
        </w:rPr>
        <w:t>植物など</w:t>
      </w:r>
      <w:r w:rsidR="00F96F48">
        <w:rPr>
          <w:rFonts w:hint="eastAsia"/>
        </w:rPr>
        <w:t>対象別に課題を洗い出し、方法論を検討する。</w:t>
      </w:r>
    </w:p>
    <w:p w14:paraId="3DC668CE" w14:textId="77777777" w:rsidR="003267D2" w:rsidRPr="008161CF" w:rsidRDefault="003267D2" w:rsidP="00AA7D7F"/>
    <w:p w14:paraId="3C4CB1B5" w14:textId="6C7756F1" w:rsidR="009F20E0" w:rsidRDefault="009F20E0" w:rsidP="003071B6">
      <w:pPr>
        <w:pStyle w:val="4"/>
      </w:pPr>
      <w:r>
        <w:rPr>
          <w:rFonts w:hint="eastAsia"/>
        </w:rPr>
        <w:t>エ．ミティゲーション検討上の課題の洗い出し</w:t>
      </w:r>
    </w:p>
    <w:p w14:paraId="30140FE6" w14:textId="5C548C32" w:rsidR="008161CF" w:rsidRDefault="00454EA5" w:rsidP="008161CF">
      <w:r>
        <w:rPr>
          <w:rFonts w:hint="eastAsia"/>
        </w:rPr>
        <w:t>ケーススタディーを行いながら</w:t>
      </w:r>
      <w:r w:rsidR="00084A1E">
        <w:rPr>
          <w:rFonts w:hint="eastAsia"/>
        </w:rPr>
        <w:t>累積的影響評価で取り扱うミティゲーションのポリシーや</w:t>
      </w:r>
      <w:r w:rsidR="008161CF">
        <w:rPr>
          <w:rFonts w:hint="eastAsia"/>
        </w:rPr>
        <w:t>オフセットミティゲーション</w:t>
      </w:r>
      <w:r w:rsidR="00084A1E">
        <w:rPr>
          <w:rFonts w:hint="eastAsia"/>
        </w:rPr>
        <w:t>の取り扱いなど課題を洗い出し、方向性を検討する。</w:t>
      </w:r>
    </w:p>
    <w:p w14:paraId="0B5C7B63" w14:textId="77777777" w:rsidR="00084A1E" w:rsidRPr="008161CF" w:rsidRDefault="00084A1E" w:rsidP="00AA7D7F"/>
    <w:p w14:paraId="4789CEF5" w14:textId="456CF56D" w:rsidR="003071B6" w:rsidRDefault="009F20E0" w:rsidP="003071B6">
      <w:pPr>
        <w:pStyle w:val="4"/>
      </w:pPr>
      <w:r>
        <w:rPr>
          <w:rFonts w:hint="eastAsia"/>
        </w:rPr>
        <w:t>オ．</w:t>
      </w:r>
      <w:r w:rsidR="0089281F">
        <w:rPr>
          <w:rFonts w:hint="eastAsia"/>
        </w:rPr>
        <w:t>具体的な場所で</w:t>
      </w:r>
      <w:r w:rsidR="003071B6">
        <w:rPr>
          <w:rFonts w:hint="eastAsia"/>
        </w:rPr>
        <w:t>のケーススタディ</w:t>
      </w:r>
    </w:p>
    <w:p w14:paraId="243B2CF6" w14:textId="3CA8953E" w:rsidR="00084A1E" w:rsidRDefault="00FB621D" w:rsidP="00084A1E">
      <w:r>
        <w:rPr>
          <w:rFonts w:hint="eastAsia"/>
        </w:rPr>
        <w:t>現在累積的影響が確実に発生している場所を選び、予測プログラムを運用できる専門家と橋梁しつつ、ケーススタディーを実施する。</w:t>
      </w:r>
    </w:p>
    <w:p w14:paraId="27ACFB36" w14:textId="77777777" w:rsidR="00FA3633" w:rsidRDefault="00FA3633" w:rsidP="00084A1E"/>
    <w:p w14:paraId="54F2E4D4" w14:textId="21281516" w:rsidR="00FA3633" w:rsidRDefault="00FA3633" w:rsidP="00FA3633">
      <w:pPr>
        <w:pStyle w:val="3"/>
      </w:pPr>
      <w:r>
        <w:rPr>
          <w:rFonts w:hint="eastAsia"/>
        </w:rPr>
        <w:t>（３）景観の広域累積的影響評価のケーススタディーの実施</w:t>
      </w:r>
    </w:p>
    <w:p w14:paraId="054175C8" w14:textId="1C3FEB35" w:rsidR="00FA3633" w:rsidRDefault="00FA3633" w:rsidP="00FA3633">
      <w:r>
        <w:rPr>
          <w:rFonts w:hint="eastAsia"/>
        </w:rPr>
        <w:t>累積的影響評価の中でも</w:t>
      </w:r>
      <w:r w:rsidR="00947B39">
        <w:rPr>
          <w:rFonts w:hint="eastAsia"/>
        </w:rPr>
        <w:t>要望の多い景観</w:t>
      </w:r>
      <w:r>
        <w:rPr>
          <w:rFonts w:hint="eastAsia"/>
        </w:rPr>
        <w:t>に対する累積的影響評価は広域の累積的影響評価</w:t>
      </w:r>
      <w:r w:rsidR="00947B39">
        <w:rPr>
          <w:rFonts w:hint="eastAsia"/>
        </w:rPr>
        <w:t>を行う。景観の累積的影響評価</w:t>
      </w:r>
      <w:r w:rsidR="00605EFB">
        <w:rPr>
          <w:rFonts w:hint="eastAsia"/>
        </w:rPr>
        <w:t>で発生する可能性のある</w:t>
      </w:r>
      <w:r>
        <w:rPr>
          <w:rFonts w:hint="eastAsia"/>
        </w:rPr>
        <w:t>課題を明確にするためにも</w:t>
      </w:r>
      <w:r w:rsidR="001035E0">
        <w:rPr>
          <w:rFonts w:hint="eastAsia"/>
        </w:rPr>
        <w:t>、</w:t>
      </w:r>
      <w:r w:rsidR="00974E77">
        <w:rPr>
          <w:rFonts w:hint="eastAsia"/>
        </w:rPr>
        <w:t>国立公園計画に記載のある眺望地点等、</w:t>
      </w:r>
      <w:r w:rsidR="00850383">
        <w:rPr>
          <w:rFonts w:hint="eastAsia"/>
        </w:rPr>
        <w:t>対象地を絞った</w:t>
      </w:r>
      <w:r>
        <w:rPr>
          <w:rFonts w:hint="eastAsia"/>
        </w:rPr>
        <w:t>ケースタディを実施することが望ましい。</w:t>
      </w:r>
    </w:p>
    <w:p w14:paraId="3B502830" w14:textId="77777777" w:rsidR="00FA3633" w:rsidRPr="003E62F9" w:rsidRDefault="00FA3633" w:rsidP="00FA3633"/>
    <w:p w14:paraId="0D228B90" w14:textId="77777777" w:rsidR="00FA3633" w:rsidRDefault="00FA3633" w:rsidP="00FA3633">
      <w:pPr>
        <w:pStyle w:val="4"/>
        <w:numPr>
          <w:ilvl w:val="0"/>
          <w:numId w:val="40"/>
        </w:numPr>
        <w:ind w:leftChars="0"/>
      </w:pPr>
      <w:r>
        <w:rPr>
          <w:rFonts w:hint="eastAsia"/>
        </w:rPr>
        <w:t>データベース構築上の課題の洗い出し</w:t>
      </w:r>
    </w:p>
    <w:p w14:paraId="0150C9CA" w14:textId="364D13C9" w:rsidR="00FA3633" w:rsidRDefault="000735E5" w:rsidP="00FA3633">
      <w:r>
        <w:rPr>
          <w:rFonts w:hint="eastAsia"/>
        </w:rPr>
        <w:t>景観のデータベースは景観資源だけでなく、何らかの形で負荷情報を加えた形でのデータベースを構築</w:t>
      </w:r>
      <w:r w:rsidR="003562C9">
        <w:rPr>
          <w:rFonts w:hint="eastAsia"/>
        </w:rPr>
        <w:t>が必要になるかもしれない。</w:t>
      </w:r>
      <w:r w:rsidR="004C4C51">
        <w:rPr>
          <w:rFonts w:hint="eastAsia"/>
        </w:rPr>
        <w:t>ケーススタディーを行いながら</w:t>
      </w:r>
      <w:r w:rsidR="00DA15D2">
        <w:rPr>
          <w:rFonts w:hint="eastAsia"/>
        </w:rPr>
        <w:t>、どのような形のデータベースを構築するか、</w:t>
      </w:r>
      <w:r w:rsidR="00FA3633">
        <w:rPr>
          <w:rFonts w:hint="eastAsia"/>
        </w:rPr>
        <w:t>どのよう</w:t>
      </w:r>
      <w:r w:rsidR="00E031EE">
        <w:rPr>
          <w:rFonts w:hint="eastAsia"/>
        </w:rPr>
        <w:t>な組織と連携しながら</w:t>
      </w:r>
      <w:r w:rsidR="004C4C51">
        <w:rPr>
          <w:rFonts w:hint="eastAsia"/>
        </w:rPr>
        <w:t>モニタリングし</w:t>
      </w:r>
      <w:r w:rsidR="00FA3633">
        <w:rPr>
          <w:rFonts w:hint="eastAsia"/>
        </w:rPr>
        <w:t>運用するかなど今後の方向性について検討する。</w:t>
      </w:r>
    </w:p>
    <w:p w14:paraId="1359FFE2" w14:textId="77777777" w:rsidR="00FA3633" w:rsidRPr="00D91F9F" w:rsidRDefault="00FA3633" w:rsidP="00FA3633"/>
    <w:p w14:paraId="7EBA4F19" w14:textId="77777777" w:rsidR="00FA3633" w:rsidRDefault="00FA3633" w:rsidP="00FA3633">
      <w:pPr>
        <w:pStyle w:val="4"/>
      </w:pPr>
      <w:r>
        <w:rPr>
          <w:rFonts w:hint="eastAsia"/>
        </w:rPr>
        <w:lastRenderedPageBreak/>
        <w:t>イ. 予測システム構築上の課題の洗い出し</w:t>
      </w:r>
    </w:p>
    <w:p w14:paraId="4C798128" w14:textId="54BD0592" w:rsidR="00FA3633" w:rsidRDefault="00FA3633" w:rsidP="00FA3633">
      <w:r>
        <w:rPr>
          <w:rFonts w:hint="eastAsia"/>
        </w:rPr>
        <w:t>ケーススタディーを行いながら</w:t>
      </w:r>
      <w:r w:rsidR="00DA15D2">
        <w:rPr>
          <w:rFonts w:hint="eastAsia"/>
        </w:rPr>
        <w:t>景観</w:t>
      </w:r>
      <w:r>
        <w:rPr>
          <w:rFonts w:hint="eastAsia"/>
        </w:rPr>
        <w:t>を対象とした累積的影響評価を支援する各種ツールを収集、比較検討し、どのようなものが利用可能か、構築可能かを分析する。また、</w:t>
      </w:r>
      <w:r w:rsidR="00DA15D2">
        <w:rPr>
          <w:rFonts w:hint="eastAsia"/>
        </w:rPr>
        <w:t>3次元システム</w:t>
      </w:r>
      <w:r w:rsidR="00E031EE">
        <w:rPr>
          <w:rFonts w:hint="eastAsia"/>
        </w:rPr>
        <w:t>など</w:t>
      </w:r>
      <w:r>
        <w:rPr>
          <w:rFonts w:hint="eastAsia"/>
        </w:rPr>
        <w:t>構築可能な機関を調査し、どのような体制で協力が可能かを検討する。</w:t>
      </w:r>
    </w:p>
    <w:p w14:paraId="6C5CC28E" w14:textId="77777777" w:rsidR="00FA3633" w:rsidRPr="00C41DDC" w:rsidRDefault="00FA3633" w:rsidP="00FA3633"/>
    <w:p w14:paraId="3DA0B86C" w14:textId="40BE563D" w:rsidR="00FA3633" w:rsidRDefault="00FA3633" w:rsidP="00FA3633">
      <w:pPr>
        <w:pStyle w:val="4"/>
      </w:pPr>
      <w:r>
        <w:rPr>
          <w:rFonts w:hint="eastAsia"/>
        </w:rPr>
        <w:t>ウ．</w:t>
      </w:r>
      <w:r w:rsidR="00F67172">
        <w:rPr>
          <w:rFonts w:hint="eastAsia"/>
        </w:rPr>
        <w:t>景観の</w:t>
      </w:r>
      <w:r>
        <w:rPr>
          <w:rFonts w:hint="eastAsia"/>
        </w:rPr>
        <w:t>評価</w:t>
      </w:r>
      <w:r w:rsidR="00F67172">
        <w:rPr>
          <w:rFonts w:hint="eastAsia"/>
        </w:rPr>
        <w:t>や意思決定を行う</w:t>
      </w:r>
      <w:r>
        <w:rPr>
          <w:rFonts w:hint="eastAsia"/>
        </w:rPr>
        <w:t>上での課題の洗い出し</w:t>
      </w:r>
    </w:p>
    <w:p w14:paraId="59CFE45E" w14:textId="17F2E5A3" w:rsidR="00FA3633" w:rsidRDefault="00FA3633" w:rsidP="00FA3633">
      <w:r>
        <w:rPr>
          <w:rFonts w:hint="eastAsia"/>
        </w:rPr>
        <w:t>ケーススタディーを行いながら</w:t>
      </w:r>
      <w:r w:rsidR="00D00E39">
        <w:rPr>
          <w:rFonts w:hint="eastAsia"/>
        </w:rPr>
        <w:t>景観の</w:t>
      </w:r>
      <w:r>
        <w:rPr>
          <w:rFonts w:hint="eastAsia"/>
        </w:rPr>
        <w:t>評価</w:t>
      </w:r>
      <w:r w:rsidR="002C1E70">
        <w:rPr>
          <w:rFonts w:hint="eastAsia"/>
        </w:rPr>
        <w:t>や意思決定を行う上での</w:t>
      </w:r>
      <w:r>
        <w:rPr>
          <w:rFonts w:hint="eastAsia"/>
        </w:rPr>
        <w:t>課題を洗い出し、</w:t>
      </w:r>
      <w:r w:rsidR="0000728A">
        <w:rPr>
          <w:rFonts w:hint="eastAsia"/>
        </w:rPr>
        <w:t>景観条例との連携</w:t>
      </w:r>
      <w:r>
        <w:rPr>
          <w:rFonts w:hint="eastAsia"/>
        </w:rPr>
        <w:t>、</w:t>
      </w:r>
      <w:r w:rsidR="006014B6">
        <w:rPr>
          <w:rFonts w:hint="eastAsia"/>
        </w:rPr>
        <w:t>観光業との連携</w:t>
      </w:r>
      <w:r>
        <w:rPr>
          <w:rFonts w:hint="eastAsia"/>
        </w:rPr>
        <w:t>方法</w:t>
      </w:r>
      <w:r w:rsidR="006014B6">
        <w:rPr>
          <w:rFonts w:hint="eastAsia"/>
        </w:rPr>
        <w:t>など</w:t>
      </w:r>
      <w:r>
        <w:rPr>
          <w:rFonts w:hint="eastAsia"/>
        </w:rPr>
        <w:t>を検討する。</w:t>
      </w:r>
    </w:p>
    <w:p w14:paraId="1778E1E3" w14:textId="77777777" w:rsidR="00FA3633" w:rsidRPr="008161CF" w:rsidRDefault="00FA3633" w:rsidP="00FA3633"/>
    <w:p w14:paraId="137E7EFC" w14:textId="77777777" w:rsidR="00FA3633" w:rsidRDefault="00FA3633" w:rsidP="00FA3633">
      <w:pPr>
        <w:pStyle w:val="4"/>
      </w:pPr>
      <w:r>
        <w:rPr>
          <w:rFonts w:hint="eastAsia"/>
        </w:rPr>
        <w:t>エ．ミティゲーション検討上の課題の洗い出し</w:t>
      </w:r>
    </w:p>
    <w:p w14:paraId="76DA41E4" w14:textId="5D7C4005" w:rsidR="00FA3633" w:rsidRDefault="00FA3633" w:rsidP="00FA3633">
      <w:r>
        <w:rPr>
          <w:rFonts w:hint="eastAsia"/>
        </w:rPr>
        <w:t>ケーススタディーを行いながら累積的影響評価で取り扱う</w:t>
      </w:r>
      <w:r w:rsidR="006014B6">
        <w:rPr>
          <w:rFonts w:hint="eastAsia"/>
        </w:rPr>
        <w:t>景観の</w:t>
      </w:r>
      <w:r>
        <w:rPr>
          <w:rFonts w:hint="eastAsia"/>
        </w:rPr>
        <w:t>ミティゲーションのポリシーやオフセットミティゲーションの取り扱いなど課題を洗い出し、方向性を検討する。</w:t>
      </w:r>
    </w:p>
    <w:p w14:paraId="2E1EB872" w14:textId="77777777" w:rsidR="00FA3633" w:rsidRPr="008161CF" w:rsidRDefault="00FA3633" w:rsidP="00FA3633"/>
    <w:p w14:paraId="6B96C78D" w14:textId="77777777" w:rsidR="00FA3633" w:rsidRDefault="00FA3633" w:rsidP="00FA3633">
      <w:pPr>
        <w:pStyle w:val="4"/>
      </w:pPr>
      <w:r>
        <w:rPr>
          <w:rFonts w:hint="eastAsia"/>
        </w:rPr>
        <w:t>オ．具体的な場所でのケーススタディ</w:t>
      </w:r>
    </w:p>
    <w:p w14:paraId="07F25F8A" w14:textId="3C698EEF" w:rsidR="00FA3633" w:rsidRPr="00084A1E" w:rsidRDefault="00FA3633" w:rsidP="00AA7D7F">
      <w:r>
        <w:rPr>
          <w:rFonts w:hint="eastAsia"/>
        </w:rPr>
        <w:t>現在</w:t>
      </w:r>
      <w:r w:rsidR="006014B6">
        <w:rPr>
          <w:rFonts w:hint="eastAsia"/>
        </w:rPr>
        <w:t>景観の</w:t>
      </w:r>
      <w:r>
        <w:rPr>
          <w:rFonts w:hint="eastAsia"/>
        </w:rPr>
        <w:t>累積的影響が確実に発生している場所を選び、予測プログラムを運用できる専門家と橋梁しつつ、ケーススタディーを実施する</w:t>
      </w:r>
      <w:r w:rsidR="002E290E">
        <w:rPr>
          <w:rFonts w:hint="eastAsia"/>
        </w:rPr>
        <w:t>。</w:t>
      </w:r>
    </w:p>
    <w:p w14:paraId="32B1AE92" w14:textId="77777777" w:rsidR="003071B6" w:rsidRPr="00321A28" w:rsidRDefault="003071B6" w:rsidP="003071B6"/>
    <w:p w14:paraId="6582E7E3" w14:textId="4CB6FA81" w:rsidR="003071B6" w:rsidRDefault="003071B6" w:rsidP="003071B6">
      <w:pPr>
        <w:pStyle w:val="3"/>
      </w:pPr>
      <w:r>
        <w:rPr>
          <w:rFonts w:hint="eastAsia"/>
        </w:rPr>
        <w:t>（４）累積的影響評価</w:t>
      </w:r>
      <w:r w:rsidR="00C032A1">
        <w:rPr>
          <w:rFonts w:hint="eastAsia"/>
        </w:rPr>
        <w:t>運用の枠組みの可能性の検討</w:t>
      </w:r>
    </w:p>
    <w:p w14:paraId="0BCFC958" w14:textId="5E8580D3" w:rsidR="00E86C66" w:rsidRDefault="002A3A6C" w:rsidP="00AA7D7F">
      <w:r>
        <w:rPr>
          <w:rFonts w:hint="eastAsia"/>
        </w:rPr>
        <w:t>累積的影響評価は、実施する場所の特性に応じて対応が異なるため、全国で統一し</w:t>
      </w:r>
      <w:r w:rsidR="00EC3928">
        <w:rPr>
          <w:rFonts w:hint="eastAsia"/>
        </w:rPr>
        <w:t>た</w:t>
      </w:r>
      <w:r>
        <w:rPr>
          <w:rFonts w:hint="eastAsia"/>
        </w:rPr>
        <w:t>形での運用が適切なのか、</w:t>
      </w:r>
      <w:r w:rsidR="00E20BC7">
        <w:rPr>
          <w:rFonts w:hint="eastAsia"/>
        </w:rPr>
        <w:t>集水域などのエコリージョン単位</w:t>
      </w:r>
      <w:r w:rsidR="00EC3928">
        <w:rPr>
          <w:rFonts w:hint="eastAsia"/>
        </w:rPr>
        <w:t>での運用が適切なのか、</w:t>
      </w:r>
      <w:r w:rsidR="00BB7915">
        <w:rPr>
          <w:rFonts w:hint="eastAsia"/>
        </w:rPr>
        <w:t>関連する計画とどのように連携をとるのか、実施の枠組みの方向性を検討することが望ましい。</w:t>
      </w:r>
    </w:p>
    <w:sectPr w:rsidR="00E86C66" w:rsidSect="00842F6A">
      <w:footerReference w:type="default" r:id="rId37"/>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E0A90" w14:textId="77777777" w:rsidR="00C75C90" w:rsidRDefault="00C75C90" w:rsidP="00842F6A">
      <w:r>
        <w:separator/>
      </w:r>
    </w:p>
  </w:endnote>
  <w:endnote w:type="continuationSeparator" w:id="0">
    <w:p w14:paraId="73A58123" w14:textId="77777777" w:rsidR="00C75C90" w:rsidRDefault="00C75C90" w:rsidP="00842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BIZ UDPゴシック">
    <w:panose1 w:val="020B0400000000000000"/>
    <w:charset w:val="80"/>
    <w:family w:val="modern"/>
    <w:pitch w:val="variable"/>
    <w:sig w:usb0="E00002F7" w:usb1="2AC7EDF8" w:usb2="00000012"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B41C8" w14:textId="5CD33F89" w:rsidR="00842F6A" w:rsidRDefault="0069237F" w:rsidP="00842F6A">
    <w:pPr>
      <w:pStyle w:val="ac"/>
      <w:jc w:val="center"/>
    </w:pPr>
    <w:r>
      <w:rPr>
        <w:rFonts w:hint="eastAsia"/>
      </w:rPr>
      <w:t>３－</w:t>
    </w:r>
    <w:r w:rsidR="00842F6A">
      <w:fldChar w:fldCharType="begin"/>
    </w:r>
    <w:r w:rsidR="00842F6A">
      <w:instrText xml:space="preserve"> PAGE   \* MERGEFORMAT </w:instrText>
    </w:r>
    <w:r w:rsidR="00842F6A">
      <w:fldChar w:fldCharType="separate"/>
    </w:r>
    <w:r w:rsidR="00842F6A">
      <w:rPr>
        <w:noProof/>
      </w:rPr>
      <w:t>5</w:t>
    </w:r>
    <w:r w:rsidR="00842F6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71028" w14:textId="77777777" w:rsidR="00C75C90" w:rsidRDefault="00C75C90" w:rsidP="00842F6A">
      <w:r>
        <w:separator/>
      </w:r>
    </w:p>
  </w:footnote>
  <w:footnote w:type="continuationSeparator" w:id="0">
    <w:p w14:paraId="7253F81F" w14:textId="77777777" w:rsidR="00C75C90" w:rsidRDefault="00C75C90" w:rsidP="00842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53246"/>
    <w:multiLevelType w:val="multilevel"/>
    <w:tmpl w:val="ECF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12DB0"/>
    <w:multiLevelType w:val="hybridMultilevel"/>
    <w:tmpl w:val="A2CACBD8"/>
    <w:lvl w:ilvl="0" w:tplc="1FA6948E">
      <w:start w:val="1"/>
      <w:numFmt w:val="aiueoFullWidth"/>
      <w:lvlText w:val="%1."/>
      <w:lvlJc w:val="left"/>
      <w:pPr>
        <w:ind w:left="927" w:hanging="360"/>
      </w:pPr>
      <w:rPr>
        <w:rFonts w:hint="default"/>
      </w:rPr>
    </w:lvl>
    <w:lvl w:ilvl="1" w:tplc="04090017" w:tentative="1">
      <w:start w:val="1"/>
      <w:numFmt w:val="aiueoFullWidth"/>
      <w:lvlText w:val="(%2)"/>
      <w:lvlJc w:val="left"/>
      <w:pPr>
        <w:ind w:left="1447" w:hanging="440"/>
      </w:pPr>
    </w:lvl>
    <w:lvl w:ilvl="2" w:tplc="04090011" w:tentative="1">
      <w:start w:val="1"/>
      <w:numFmt w:val="decimalEnclosedCircle"/>
      <w:lvlText w:val="%3"/>
      <w:lvlJc w:val="left"/>
      <w:pPr>
        <w:ind w:left="1887" w:hanging="440"/>
      </w:pPr>
    </w:lvl>
    <w:lvl w:ilvl="3" w:tplc="0409000F" w:tentative="1">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2" w15:restartNumberingAfterBreak="0">
    <w:nsid w:val="123C383C"/>
    <w:multiLevelType w:val="hybridMultilevel"/>
    <w:tmpl w:val="40AEA82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19B97743"/>
    <w:multiLevelType w:val="multilevel"/>
    <w:tmpl w:val="1B50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86C6D"/>
    <w:multiLevelType w:val="hybridMultilevel"/>
    <w:tmpl w:val="ADF04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010CE"/>
    <w:multiLevelType w:val="multilevel"/>
    <w:tmpl w:val="B52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60D7C"/>
    <w:multiLevelType w:val="hybridMultilevel"/>
    <w:tmpl w:val="E21612B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20F87949"/>
    <w:multiLevelType w:val="multilevel"/>
    <w:tmpl w:val="84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A3E7C"/>
    <w:multiLevelType w:val="multilevel"/>
    <w:tmpl w:val="9BE0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F703E"/>
    <w:multiLevelType w:val="hybridMultilevel"/>
    <w:tmpl w:val="71BA5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5B14AF"/>
    <w:multiLevelType w:val="hybridMultilevel"/>
    <w:tmpl w:val="7D76B2E8"/>
    <w:lvl w:ilvl="0" w:tplc="20A2271C">
      <w:start w:val="1"/>
      <w:numFmt w:val="bullet"/>
      <w:lvlText w:val=""/>
      <w:lvlJc w:val="left"/>
      <w:pPr>
        <w:ind w:left="1500" w:hanging="440"/>
      </w:pPr>
      <w:rPr>
        <w:rFonts w:ascii="Wingdings" w:hAnsi="Wingdings" w:hint="default"/>
      </w:rPr>
    </w:lvl>
    <w:lvl w:ilvl="1" w:tplc="0409000B" w:tentative="1">
      <w:start w:val="1"/>
      <w:numFmt w:val="bullet"/>
      <w:lvlText w:val=""/>
      <w:lvlJc w:val="left"/>
      <w:pPr>
        <w:ind w:left="1940" w:hanging="440"/>
      </w:pPr>
      <w:rPr>
        <w:rFonts w:ascii="Wingdings" w:hAnsi="Wingdings" w:hint="default"/>
      </w:rPr>
    </w:lvl>
    <w:lvl w:ilvl="2" w:tplc="0409000D" w:tentative="1">
      <w:start w:val="1"/>
      <w:numFmt w:val="bullet"/>
      <w:lvlText w:val=""/>
      <w:lvlJc w:val="left"/>
      <w:pPr>
        <w:ind w:left="2380" w:hanging="440"/>
      </w:pPr>
      <w:rPr>
        <w:rFonts w:ascii="Wingdings" w:hAnsi="Wingdings" w:hint="default"/>
      </w:rPr>
    </w:lvl>
    <w:lvl w:ilvl="3" w:tplc="04090001" w:tentative="1">
      <w:start w:val="1"/>
      <w:numFmt w:val="bullet"/>
      <w:lvlText w:val=""/>
      <w:lvlJc w:val="left"/>
      <w:pPr>
        <w:ind w:left="2820" w:hanging="440"/>
      </w:pPr>
      <w:rPr>
        <w:rFonts w:ascii="Wingdings" w:hAnsi="Wingdings" w:hint="default"/>
      </w:rPr>
    </w:lvl>
    <w:lvl w:ilvl="4" w:tplc="0409000B" w:tentative="1">
      <w:start w:val="1"/>
      <w:numFmt w:val="bullet"/>
      <w:lvlText w:val=""/>
      <w:lvlJc w:val="left"/>
      <w:pPr>
        <w:ind w:left="3260" w:hanging="440"/>
      </w:pPr>
      <w:rPr>
        <w:rFonts w:ascii="Wingdings" w:hAnsi="Wingdings" w:hint="default"/>
      </w:rPr>
    </w:lvl>
    <w:lvl w:ilvl="5" w:tplc="0409000D" w:tentative="1">
      <w:start w:val="1"/>
      <w:numFmt w:val="bullet"/>
      <w:lvlText w:val=""/>
      <w:lvlJc w:val="left"/>
      <w:pPr>
        <w:ind w:left="3700" w:hanging="440"/>
      </w:pPr>
      <w:rPr>
        <w:rFonts w:ascii="Wingdings" w:hAnsi="Wingdings" w:hint="default"/>
      </w:rPr>
    </w:lvl>
    <w:lvl w:ilvl="6" w:tplc="04090001" w:tentative="1">
      <w:start w:val="1"/>
      <w:numFmt w:val="bullet"/>
      <w:lvlText w:val=""/>
      <w:lvlJc w:val="left"/>
      <w:pPr>
        <w:ind w:left="4140" w:hanging="440"/>
      </w:pPr>
      <w:rPr>
        <w:rFonts w:ascii="Wingdings" w:hAnsi="Wingdings" w:hint="default"/>
      </w:rPr>
    </w:lvl>
    <w:lvl w:ilvl="7" w:tplc="0409000B" w:tentative="1">
      <w:start w:val="1"/>
      <w:numFmt w:val="bullet"/>
      <w:lvlText w:val=""/>
      <w:lvlJc w:val="left"/>
      <w:pPr>
        <w:ind w:left="4580" w:hanging="440"/>
      </w:pPr>
      <w:rPr>
        <w:rFonts w:ascii="Wingdings" w:hAnsi="Wingdings" w:hint="default"/>
      </w:rPr>
    </w:lvl>
    <w:lvl w:ilvl="8" w:tplc="0409000D" w:tentative="1">
      <w:start w:val="1"/>
      <w:numFmt w:val="bullet"/>
      <w:lvlText w:val=""/>
      <w:lvlJc w:val="left"/>
      <w:pPr>
        <w:ind w:left="5020" w:hanging="440"/>
      </w:pPr>
      <w:rPr>
        <w:rFonts w:ascii="Wingdings" w:hAnsi="Wingdings" w:hint="default"/>
      </w:rPr>
    </w:lvl>
  </w:abstractNum>
  <w:abstractNum w:abstractNumId="11" w15:restartNumberingAfterBreak="0">
    <w:nsid w:val="389977C1"/>
    <w:multiLevelType w:val="multilevel"/>
    <w:tmpl w:val="E3A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918DA"/>
    <w:multiLevelType w:val="hybridMultilevel"/>
    <w:tmpl w:val="4EB271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390004E6"/>
    <w:multiLevelType w:val="hybridMultilevel"/>
    <w:tmpl w:val="45F895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96F0C14"/>
    <w:multiLevelType w:val="hybridMultilevel"/>
    <w:tmpl w:val="AC2A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F5BA1"/>
    <w:multiLevelType w:val="hybridMultilevel"/>
    <w:tmpl w:val="D3FC16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3D6635CC"/>
    <w:multiLevelType w:val="multilevel"/>
    <w:tmpl w:val="3C5C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73D2A"/>
    <w:multiLevelType w:val="hybridMultilevel"/>
    <w:tmpl w:val="44AC0E0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451F066C"/>
    <w:multiLevelType w:val="multilevel"/>
    <w:tmpl w:val="351C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D5DEC"/>
    <w:multiLevelType w:val="multilevel"/>
    <w:tmpl w:val="C66E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D1F4F"/>
    <w:multiLevelType w:val="multilevel"/>
    <w:tmpl w:val="AF0E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442AC"/>
    <w:multiLevelType w:val="multilevel"/>
    <w:tmpl w:val="09C4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E521DA"/>
    <w:multiLevelType w:val="multilevel"/>
    <w:tmpl w:val="ABA4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E0394"/>
    <w:multiLevelType w:val="multilevel"/>
    <w:tmpl w:val="081A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82292"/>
    <w:multiLevelType w:val="multilevel"/>
    <w:tmpl w:val="D6A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D1A4B"/>
    <w:multiLevelType w:val="hybridMultilevel"/>
    <w:tmpl w:val="E304B1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50B75588"/>
    <w:multiLevelType w:val="hybridMultilevel"/>
    <w:tmpl w:val="271CA12C"/>
    <w:lvl w:ilvl="0" w:tplc="C70EE914">
      <w:start w:val="1"/>
      <w:numFmt w:val="bullet"/>
      <w:lvlText w:val="•"/>
      <w:lvlJc w:val="left"/>
      <w:pPr>
        <w:tabs>
          <w:tab w:val="num" w:pos="720"/>
        </w:tabs>
        <w:ind w:left="720" w:hanging="360"/>
      </w:pPr>
      <w:rPr>
        <w:rFonts w:ascii="Arial" w:hAnsi="Arial" w:hint="default"/>
      </w:rPr>
    </w:lvl>
    <w:lvl w:ilvl="1" w:tplc="303E4380" w:tentative="1">
      <w:start w:val="1"/>
      <w:numFmt w:val="bullet"/>
      <w:lvlText w:val="•"/>
      <w:lvlJc w:val="left"/>
      <w:pPr>
        <w:tabs>
          <w:tab w:val="num" w:pos="1440"/>
        </w:tabs>
        <w:ind w:left="1440" w:hanging="360"/>
      </w:pPr>
      <w:rPr>
        <w:rFonts w:ascii="Arial" w:hAnsi="Arial" w:hint="default"/>
      </w:rPr>
    </w:lvl>
    <w:lvl w:ilvl="2" w:tplc="F3E05A50" w:tentative="1">
      <w:start w:val="1"/>
      <w:numFmt w:val="bullet"/>
      <w:lvlText w:val="•"/>
      <w:lvlJc w:val="left"/>
      <w:pPr>
        <w:tabs>
          <w:tab w:val="num" w:pos="2160"/>
        </w:tabs>
        <w:ind w:left="2160" w:hanging="360"/>
      </w:pPr>
      <w:rPr>
        <w:rFonts w:ascii="Arial" w:hAnsi="Arial" w:hint="default"/>
      </w:rPr>
    </w:lvl>
    <w:lvl w:ilvl="3" w:tplc="4044F970" w:tentative="1">
      <w:start w:val="1"/>
      <w:numFmt w:val="bullet"/>
      <w:lvlText w:val="•"/>
      <w:lvlJc w:val="left"/>
      <w:pPr>
        <w:tabs>
          <w:tab w:val="num" w:pos="2880"/>
        </w:tabs>
        <w:ind w:left="2880" w:hanging="360"/>
      </w:pPr>
      <w:rPr>
        <w:rFonts w:ascii="Arial" w:hAnsi="Arial" w:hint="default"/>
      </w:rPr>
    </w:lvl>
    <w:lvl w:ilvl="4" w:tplc="CDBC5710" w:tentative="1">
      <w:start w:val="1"/>
      <w:numFmt w:val="bullet"/>
      <w:lvlText w:val="•"/>
      <w:lvlJc w:val="left"/>
      <w:pPr>
        <w:tabs>
          <w:tab w:val="num" w:pos="3600"/>
        </w:tabs>
        <w:ind w:left="3600" w:hanging="360"/>
      </w:pPr>
      <w:rPr>
        <w:rFonts w:ascii="Arial" w:hAnsi="Arial" w:hint="default"/>
      </w:rPr>
    </w:lvl>
    <w:lvl w:ilvl="5" w:tplc="59381A80" w:tentative="1">
      <w:start w:val="1"/>
      <w:numFmt w:val="bullet"/>
      <w:lvlText w:val="•"/>
      <w:lvlJc w:val="left"/>
      <w:pPr>
        <w:tabs>
          <w:tab w:val="num" w:pos="4320"/>
        </w:tabs>
        <w:ind w:left="4320" w:hanging="360"/>
      </w:pPr>
      <w:rPr>
        <w:rFonts w:ascii="Arial" w:hAnsi="Arial" w:hint="default"/>
      </w:rPr>
    </w:lvl>
    <w:lvl w:ilvl="6" w:tplc="1D7A1F12" w:tentative="1">
      <w:start w:val="1"/>
      <w:numFmt w:val="bullet"/>
      <w:lvlText w:val="•"/>
      <w:lvlJc w:val="left"/>
      <w:pPr>
        <w:tabs>
          <w:tab w:val="num" w:pos="5040"/>
        </w:tabs>
        <w:ind w:left="5040" w:hanging="360"/>
      </w:pPr>
      <w:rPr>
        <w:rFonts w:ascii="Arial" w:hAnsi="Arial" w:hint="default"/>
      </w:rPr>
    </w:lvl>
    <w:lvl w:ilvl="7" w:tplc="635C31B6" w:tentative="1">
      <w:start w:val="1"/>
      <w:numFmt w:val="bullet"/>
      <w:lvlText w:val="•"/>
      <w:lvlJc w:val="left"/>
      <w:pPr>
        <w:tabs>
          <w:tab w:val="num" w:pos="5760"/>
        </w:tabs>
        <w:ind w:left="5760" w:hanging="360"/>
      </w:pPr>
      <w:rPr>
        <w:rFonts w:ascii="Arial" w:hAnsi="Arial" w:hint="default"/>
      </w:rPr>
    </w:lvl>
    <w:lvl w:ilvl="8" w:tplc="9E327ED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1A9148A"/>
    <w:multiLevelType w:val="multilevel"/>
    <w:tmpl w:val="26D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615A3"/>
    <w:multiLevelType w:val="hybridMultilevel"/>
    <w:tmpl w:val="76A64A76"/>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9" w15:restartNumberingAfterBreak="0">
    <w:nsid w:val="53FA6E2E"/>
    <w:multiLevelType w:val="hybridMultilevel"/>
    <w:tmpl w:val="4C0E1DAE"/>
    <w:lvl w:ilvl="0" w:tplc="2518977E">
      <w:start w:val="1"/>
      <w:numFmt w:val="bullet"/>
      <w:lvlText w:val="•"/>
      <w:lvlJc w:val="left"/>
      <w:pPr>
        <w:tabs>
          <w:tab w:val="num" w:pos="720"/>
        </w:tabs>
        <w:ind w:left="720" w:hanging="360"/>
      </w:pPr>
      <w:rPr>
        <w:rFonts w:ascii="Arial" w:hAnsi="Arial" w:hint="default"/>
      </w:rPr>
    </w:lvl>
    <w:lvl w:ilvl="1" w:tplc="48BCC8AE" w:tentative="1">
      <w:start w:val="1"/>
      <w:numFmt w:val="bullet"/>
      <w:lvlText w:val="•"/>
      <w:lvlJc w:val="left"/>
      <w:pPr>
        <w:tabs>
          <w:tab w:val="num" w:pos="1440"/>
        </w:tabs>
        <w:ind w:left="1440" w:hanging="360"/>
      </w:pPr>
      <w:rPr>
        <w:rFonts w:ascii="Arial" w:hAnsi="Arial" w:hint="default"/>
      </w:rPr>
    </w:lvl>
    <w:lvl w:ilvl="2" w:tplc="5C94FB38" w:tentative="1">
      <w:start w:val="1"/>
      <w:numFmt w:val="bullet"/>
      <w:lvlText w:val="•"/>
      <w:lvlJc w:val="left"/>
      <w:pPr>
        <w:tabs>
          <w:tab w:val="num" w:pos="2160"/>
        </w:tabs>
        <w:ind w:left="2160" w:hanging="360"/>
      </w:pPr>
      <w:rPr>
        <w:rFonts w:ascii="Arial" w:hAnsi="Arial" w:hint="default"/>
      </w:rPr>
    </w:lvl>
    <w:lvl w:ilvl="3" w:tplc="30C677A6" w:tentative="1">
      <w:start w:val="1"/>
      <w:numFmt w:val="bullet"/>
      <w:lvlText w:val="•"/>
      <w:lvlJc w:val="left"/>
      <w:pPr>
        <w:tabs>
          <w:tab w:val="num" w:pos="2880"/>
        </w:tabs>
        <w:ind w:left="2880" w:hanging="360"/>
      </w:pPr>
      <w:rPr>
        <w:rFonts w:ascii="Arial" w:hAnsi="Arial" w:hint="default"/>
      </w:rPr>
    </w:lvl>
    <w:lvl w:ilvl="4" w:tplc="A7E6CBB2" w:tentative="1">
      <w:start w:val="1"/>
      <w:numFmt w:val="bullet"/>
      <w:lvlText w:val="•"/>
      <w:lvlJc w:val="left"/>
      <w:pPr>
        <w:tabs>
          <w:tab w:val="num" w:pos="3600"/>
        </w:tabs>
        <w:ind w:left="3600" w:hanging="360"/>
      </w:pPr>
      <w:rPr>
        <w:rFonts w:ascii="Arial" w:hAnsi="Arial" w:hint="default"/>
      </w:rPr>
    </w:lvl>
    <w:lvl w:ilvl="5" w:tplc="20CA530C" w:tentative="1">
      <w:start w:val="1"/>
      <w:numFmt w:val="bullet"/>
      <w:lvlText w:val="•"/>
      <w:lvlJc w:val="left"/>
      <w:pPr>
        <w:tabs>
          <w:tab w:val="num" w:pos="4320"/>
        </w:tabs>
        <w:ind w:left="4320" w:hanging="360"/>
      </w:pPr>
      <w:rPr>
        <w:rFonts w:ascii="Arial" w:hAnsi="Arial" w:hint="default"/>
      </w:rPr>
    </w:lvl>
    <w:lvl w:ilvl="6" w:tplc="8BA83874" w:tentative="1">
      <w:start w:val="1"/>
      <w:numFmt w:val="bullet"/>
      <w:lvlText w:val="•"/>
      <w:lvlJc w:val="left"/>
      <w:pPr>
        <w:tabs>
          <w:tab w:val="num" w:pos="5040"/>
        </w:tabs>
        <w:ind w:left="5040" w:hanging="360"/>
      </w:pPr>
      <w:rPr>
        <w:rFonts w:ascii="Arial" w:hAnsi="Arial" w:hint="default"/>
      </w:rPr>
    </w:lvl>
    <w:lvl w:ilvl="7" w:tplc="0442AC04" w:tentative="1">
      <w:start w:val="1"/>
      <w:numFmt w:val="bullet"/>
      <w:lvlText w:val="•"/>
      <w:lvlJc w:val="left"/>
      <w:pPr>
        <w:tabs>
          <w:tab w:val="num" w:pos="5760"/>
        </w:tabs>
        <w:ind w:left="5760" w:hanging="360"/>
      </w:pPr>
      <w:rPr>
        <w:rFonts w:ascii="Arial" w:hAnsi="Arial" w:hint="default"/>
      </w:rPr>
    </w:lvl>
    <w:lvl w:ilvl="8" w:tplc="B062156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89B7C93"/>
    <w:multiLevelType w:val="hybridMultilevel"/>
    <w:tmpl w:val="F118D2A2"/>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1" w15:restartNumberingAfterBreak="0">
    <w:nsid w:val="634234FB"/>
    <w:multiLevelType w:val="hybridMultilevel"/>
    <w:tmpl w:val="712E4A1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2" w15:restartNumberingAfterBreak="0">
    <w:nsid w:val="63922664"/>
    <w:multiLevelType w:val="multilevel"/>
    <w:tmpl w:val="E7F8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92FDB"/>
    <w:multiLevelType w:val="hybridMultilevel"/>
    <w:tmpl w:val="2390B684"/>
    <w:lvl w:ilvl="0" w:tplc="04090001">
      <w:start w:val="1"/>
      <w:numFmt w:val="bullet"/>
      <w:lvlText w:val=""/>
      <w:lvlJc w:val="left"/>
      <w:pPr>
        <w:ind w:left="2200" w:hanging="440"/>
      </w:pPr>
      <w:rPr>
        <w:rFonts w:ascii="Wingdings" w:hAnsi="Wingdings" w:hint="default"/>
      </w:rPr>
    </w:lvl>
    <w:lvl w:ilvl="1" w:tplc="0409000B" w:tentative="1">
      <w:start w:val="1"/>
      <w:numFmt w:val="bullet"/>
      <w:lvlText w:val=""/>
      <w:lvlJc w:val="left"/>
      <w:pPr>
        <w:ind w:left="2640" w:hanging="440"/>
      </w:pPr>
      <w:rPr>
        <w:rFonts w:ascii="Wingdings" w:hAnsi="Wingdings" w:hint="default"/>
      </w:rPr>
    </w:lvl>
    <w:lvl w:ilvl="2" w:tplc="0409000D" w:tentative="1">
      <w:start w:val="1"/>
      <w:numFmt w:val="bullet"/>
      <w:lvlText w:val=""/>
      <w:lvlJc w:val="left"/>
      <w:pPr>
        <w:ind w:left="3080" w:hanging="440"/>
      </w:pPr>
      <w:rPr>
        <w:rFonts w:ascii="Wingdings" w:hAnsi="Wingdings" w:hint="default"/>
      </w:rPr>
    </w:lvl>
    <w:lvl w:ilvl="3" w:tplc="04090001" w:tentative="1">
      <w:start w:val="1"/>
      <w:numFmt w:val="bullet"/>
      <w:lvlText w:val=""/>
      <w:lvlJc w:val="left"/>
      <w:pPr>
        <w:ind w:left="3520" w:hanging="440"/>
      </w:pPr>
      <w:rPr>
        <w:rFonts w:ascii="Wingdings" w:hAnsi="Wingdings" w:hint="default"/>
      </w:rPr>
    </w:lvl>
    <w:lvl w:ilvl="4" w:tplc="0409000B" w:tentative="1">
      <w:start w:val="1"/>
      <w:numFmt w:val="bullet"/>
      <w:lvlText w:val=""/>
      <w:lvlJc w:val="left"/>
      <w:pPr>
        <w:ind w:left="3960" w:hanging="440"/>
      </w:pPr>
      <w:rPr>
        <w:rFonts w:ascii="Wingdings" w:hAnsi="Wingdings" w:hint="default"/>
      </w:rPr>
    </w:lvl>
    <w:lvl w:ilvl="5" w:tplc="0409000D" w:tentative="1">
      <w:start w:val="1"/>
      <w:numFmt w:val="bullet"/>
      <w:lvlText w:val=""/>
      <w:lvlJc w:val="left"/>
      <w:pPr>
        <w:ind w:left="4400" w:hanging="440"/>
      </w:pPr>
      <w:rPr>
        <w:rFonts w:ascii="Wingdings" w:hAnsi="Wingdings" w:hint="default"/>
      </w:rPr>
    </w:lvl>
    <w:lvl w:ilvl="6" w:tplc="04090001" w:tentative="1">
      <w:start w:val="1"/>
      <w:numFmt w:val="bullet"/>
      <w:lvlText w:val=""/>
      <w:lvlJc w:val="left"/>
      <w:pPr>
        <w:ind w:left="4840" w:hanging="440"/>
      </w:pPr>
      <w:rPr>
        <w:rFonts w:ascii="Wingdings" w:hAnsi="Wingdings" w:hint="default"/>
      </w:rPr>
    </w:lvl>
    <w:lvl w:ilvl="7" w:tplc="0409000B" w:tentative="1">
      <w:start w:val="1"/>
      <w:numFmt w:val="bullet"/>
      <w:lvlText w:val=""/>
      <w:lvlJc w:val="left"/>
      <w:pPr>
        <w:ind w:left="5280" w:hanging="440"/>
      </w:pPr>
      <w:rPr>
        <w:rFonts w:ascii="Wingdings" w:hAnsi="Wingdings" w:hint="default"/>
      </w:rPr>
    </w:lvl>
    <w:lvl w:ilvl="8" w:tplc="0409000D" w:tentative="1">
      <w:start w:val="1"/>
      <w:numFmt w:val="bullet"/>
      <w:lvlText w:val=""/>
      <w:lvlJc w:val="left"/>
      <w:pPr>
        <w:ind w:left="5720" w:hanging="440"/>
      </w:pPr>
      <w:rPr>
        <w:rFonts w:ascii="Wingdings" w:hAnsi="Wingdings" w:hint="default"/>
      </w:rPr>
    </w:lvl>
  </w:abstractNum>
  <w:abstractNum w:abstractNumId="34" w15:restartNumberingAfterBreak="0">
    <w:nsid w:val="700B31D0"/>
    <w:multiLevelType w:val="hybridMultilevel"/>
    <w:tmpl w:val="7F402A5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5" w15:restartNumberingAfterBreak="0">
    <w:nsid w:val="70652C18"/>
    <w:multiLevelType w:val="multilevel"/>
    <w:tmpl w:val="96F4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E6FCD"/>
    <w:multiLevelType w:val="multilevel"/>
    <w:tmpl w:val="ADBC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3A3EE3"/>
    <w:multiLevelType w:val="hybridMultilevel"/>
    <w:tmpl w:val="AC501882"/>
    <w:lvl w:ilvl="0" w:tplc="9B244DA2">
      <w:start w:val="1"/>
      <w:numFmt w:val="bullet"/>
      <w:lvlText w:val=""/>
      <w:lvlJc w:val="left"/>
      <w:pPr>
        <w:tabs>
          <w:tab w:val="num" w:pos="720"/>
        </w:tabs>
        <w:ind w:left="720" w:hanging="360"/>
      </w:pPr>
      <w:rPr>
        <w:rFonts w:ascii="Wingdings 3" w:hAnsi="Wingdings 3" w:hint="default"/>
      </w:rPr>
    </w:lvl>
    <w:lvl w:ilvl="1" w:tplc="AA1215AA">
      <w:start w:val="1"/>
      <w:numFmt w:val="bullet"/>
      <w:lvlText w:val=""/>
      <w:lvlJc w:val="left"/>
      <w:pPr>
        <w:tabs>
          <w:tab w:val="num" w:pos="1440"/>
        </w:tabs>
        <w:ind w:left="1440" w:hanging="360"/>
      </w:pPr>
      <w:rPr>
        <w:rFonts w:ascii="Wingdings 3" w:hAnsi="Wingdings 3" w:hint="default"/>
      </w:rPr>
    </w:lvl>
    <w:lvl w:ilvl="2" w:tplc="57CEE376" w:tentative="1">
      <w:start w:val="1"/>
      <w:numFmt w:val="bullet"/>
      <w:lvlText w:val=""/>
      <w:lvlJc w:val="left"/>
      <w:pPr>
        <w:tabs>
          <w:tab w:val="num" w:pos="2160"/>
        </w:tabs>
        <w:ind w:left="2160" w:hanging="360"/>
      </w:pPr>
      <w:rPr>
        <w:rFonts w:ascii="Wingdings 3" w:hAnsi="Wingdings 3" w:hint="default"/>
      </w:rPr>
    </w:lvl>
    <w:lvl w:ilvl="3" w:tplc="E5962AB2" w:tentative="1">
      <w:start w:val="1"/>
      <w:numFmt w:val="bullet"/>
      <w:lvlText w:val=""/>
      <w:lvlJc w:val="left"/>
      <w:pPr>
        <w:tabs>
          <w:tab w:val="num" w:pos="2880"/>
        </w:tabs>
        <w:ind w:left="2880" w:hanging="360"/>
      </w:pPr>
      <w:rPr>
        <w:rFonts w:ascii="Wingdings 3" w:hAnsi="Wingdings 3" w:hint="default"/>
      </w:rPr>
    </w:lvl>
    <w:lvl w:ilvl="4" w:tplc="762CDD76" w:tentative="1">
      <w:start w:val="1"/>
      <w:numFmt w:val="bullet"/>
      <w:lvlText w:val=""/>
      <w:lvlJc w:val="left"/>
      <w:pPr>
        <w:tabs>
          <w:tab w:val="num" w:pos="3600"/>
        </w:tabs>
        <w:ind w:left="3600" w:hanging="360"/>
      </w:pPr>
      <w:rPr>
        <w:rFonts w:ascii="Wingdings 3" w:hAnsi="Wingdings 3" w:hint="default"/>
      </w:rPr>
    </w:lvl>
    <w:lvl w:ilvl="5" w:tplc="84B82FB4" w:tentative="1">
      <w:start w:val="1"/>
      <w:numFmt w:val="bullet"/>
      <w:lvlText w:val=""/>
      <w:lvlJc w:val="left"/>
      <w:pPr>
        <w:tabs>
          <w:tab w:val="num" w:pos="4320"/>
        </w:tabs>
        <w:ind w:left="4320" w:hanging="360"/>
      </w:pPr>
      <w:rPr>
        <w:rFonts w:ascii="Wingdings 3" w:hAnsi="Wingdings 3" w:hint="default"/>
      </w:rPr>
    </w:lvl>
    <w:lvl w:ilvl="6" w:tplc="8222C4BE" w:tentative="1">
      <w:start w:val="1"/>
      <w:numFmt w:val="bullet"/>
      <w:lvlText w:val=""/>
      <w:lvlJc w:val="left"/>
      <w:pPr>
        <w:tabs>
          <w:tab w:val="num" w:pos="5040"/>
        </w:tabs>
        <w:ind w:left="5040" w:hanging="360"/>
      </w:pPr>
      <w:rPr>
        <w:rFonts w:ascii="Wingdings 3" w:hAnsi="Wingdings 3" w:hint="default"/>
      </w:rPr>
    </w:lvl>
    <w:lvl w:ilvl="7" w:tplc="638678E8" w:tentative="1">
      <w:start w:val="1"/>
      <w:numFmt w:val="bullet"/>
      <w:lvlText w:val=""/>
      <w:lvlJc w:val="left"/>
      <w:pPr>
        <w:tabs>
          <w:tab w:val="num" w:pos="5760"/>
        </w:tabs>
        <w:ind w:left="5760" w:hanging="360"/>
      </w:pPr>
      <w:rPr>
        <w:rFonts w:ascii="Wingdings 3" w:hAnsi="Wingdings 3" w:hint="default"/>
      </w:rPr>
    </w:lvl>
    <w:lvl w:ilvl="8" w:tplc="CD0CC20C"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4122AE7"/>
    <w:multiLevelType w:val="multilevel"/>
    <w:tmpl w:val="44EC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F36D8"/>
    <w:multiLevelType w:val="multilevel"/>
    <w:tmpl w:val="93DC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2C4CF9"/>
    <w:multiLevelType w:val="hybridMultilevel"/>
    <w:tmpl w:val="2E3AF016"/>
    <w:lvl w:ilvl="0" w:tplc="4090656A">
      <w:start w:val="1"/>
      <w:numFmt w:val="aiueoFullWidth"/>
      <w:lvlText w:val="%1."/>
      <w:lvlJc w:val="left"/>
      <w:pPr>
        <w:ind w:left="927" w:hanging="360"/>
      </w:pPr>
      <w:rPr>
        <w:rFonts w:hint="default"/>
      </w:rPr>
    </w:lvl>
    <w:lvl w:ilvl="1" w:tplc="04090017" w:tentative="1">
      <w:start w:val="1"/>
      <w:numFmt w:val="aiueoFullWidth"/>
      <w:lvlText w:val="(%2)"/>
      <w:lvlJc w:val="left"/>
      <w:pPr>
        <w:ind w:left="1447" w:hanging="440"/>
      </w:pPr>
    </w:lvl>
    <w:lvl w:ilvl="2" w:tplc="04090011" w:tentative="1">
      <w:start w:val="1"/>
      <w:numFmt w:val="decimalEnclosedCircle"/>
      <w:lvlText w:val="%3"/>
      <w:lvlJc w:val="left"/>
      <w:pPr>
        <w:ind w:left="1887" w:hanging="440"/>
      </w:pPr>
    </w:lvl>
    <w:lvl w:ilvl="3" w:tplc="0409000F" w:tentative="1">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41" w15:restartNumberingAfterBreak="0">
    <w:nsid w:val="7AAF4D4C"/>
    <w:multiLevelType w:val="multilevel"/>
    <w:tmpl w:val="437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47B7E"/>
    <w:multiLevelType w:val="multilevel"/>
    <w:tmpl w:val="AC38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76681"/>
    <w:multiLevelType w:val="multilevel"/>
    <w:tmpl w:val="3B94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132CD"/>
    <w:multiLevelType w:val="multilevel"/>
    <w:tmpl w:val="271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4049EF"/>
    <w:multiLevelType w:val="hybridMultilevel"/>
    <w:tmpl w:val="5E70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618D1"/>
    <w:multiLevelType w:val="multilevel"/>
    <w:tmpl w:val="873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938543">
    <w:abstractNumId w:val="10"/>
  </w:num>
  <w:num w:numId="2" w16cid:durableId="1195463591">
    <w:abstractNumId w:val="33"/>
  </w:num>
  <w:num w:numId="3" w16cid:durableId="333997023">
    <w:abstractNumId w:val="14"/>
  </w:num>
  <w:num w:numId="4" w16cid:durableId="972055605">
    <w:abstractNumId w:val="4"/>
  </w:num>
  <w:num w:numId="5" w16cid:durableId="1225947568">
    <w:abstractNumId w:val="9"/>
  </w:num>
  <w:num w:numId="6" w16cid:durableId="771046245">
    <w:abstractNumId w:val="41"/>
  </w:num>
  <w:num w:numId="7" w16cid:durableId="349649597">
    <w:abstractNumId w:val="27"/>
  </w:num>
  <w:num w:numId="8" w16cid:durableId="1088112622">
    <w:abstractNumId w:val="7"/>
  </w:num>
  <w:num w:numId="9" w16cid:durableId="1803384546">
    <w:abstractNumId w:val="18"/>
  </w:num>
  <w:num w:numId="10" w16cid:durableId="157383756">
    <w:abstractNumId w:val="46"/>
  </w:num>
  <w:num w:numId="11" w16cid:durableId="579825904">
    <w:abstractNumId w:val="11"/>
  </w:num>
  <w:num w:numId="12" w16cid:durableId="847132865">
    <w:abstractNumId w:val="38"/>
  </w:num>
  <w:num w:numId="13" w16cid:durableId="1030179516">
    <w:abstractNumId w:val="16"/>
  </w:num>
  <w:num w:numId="14" w16cid:durableId="1891963216">
    <w:abstractNumId w:val="23"/>
  </w:num>
  <w:num w:numId="15" w16cid:durableId="1789467029">
    <w:abstractNumId w:val="21"/>
  </w:num>
  <w:num w:numId="16" w16cid:durableId="1004434222">
    <w:abstractNumId w:val="0"/>
  </w:num>
  <w:num w:numId="17" w16cid:durableId="2052882151">
    <w:abstractNumId w:val="44"/>
  </w:num>
  <w:num w:numId="18" w16cid:durableId="1838569630">
    <w:abstractNumId w:val="20"/>
  </w:num>
  <w:num w:numId="19" w16cid:durableId="1025014774">
    <w:abstractNumId w:val="32"/>
  </w:num>
  <w:num w:numId="20" w16cid:durableId="851576900">
    <w:abstractNumId w:val="8"/>
  </w:num>
  <w:num w:numId="21" w16cid:durableId="143013306">
    <w:abstractNumId w:val="19"/>
  </w:num>
  <w:num w:numId="22" w16cid:durableId="318389601">
    <w:abstractNumId w:val="22"/>
  </w:num>
  <w:num w:numId="23" w16cid:durableId="135413187">
    <w:abstractNumId w:val="43"/>
  </w:num>
  <w:num w:numId="24" w16cid:durableId="1797723306">
    <w:abstractNumId w:val="5"/>
  </w:num>
  <w:num w:numId="25" w16cid:durableId="1451438726">
    <w:abstractNumId w:val="36"/>
  </w:num>
  <w:num w:numId="26" w16cid:durableId="1024476324">
    <w:abstractNumId w:val="26"/>
  </w:num>
  <w:num w:numId="27" w16cid:durableId="502822646">
    <w:abstractNumId w:val="29"/>
  </w:num>
  <w:num w:numId="28" w16cid:durableId="1945653820">
    <w:abstractNumId w:val="37"/>
  </w:num>
  <w:num w:numId="29" w16cid:durableId="1319186984">
    <w:abstractNumId w:val="30"/>
  </w:num>
  <w:num w:numId="30" w16cid:durableId="585840465">
    <w:abstractNumId w:val="28"/>
  </w:num>
  <w:num w:numId="31" w16cid:durableId="145051757">
    <w:abstractNumId w:val="15"/>
  </w:num>
  <w:num w:numId="32" w16cid:durableId="1510292103">
    <w:abstractNumId w:val="2"/>
  </w:num>
  <w:num w:numId="33" w16cid:durableId="1220288510">
    <w:abstractNumId w:val="6"/>
  </w:num>
  <w:num w:numId="34" w16cid:durableId="378631751">
    <w:abstractNumId w:val="31"/>
  </w:num>
  <w:num w:numId="35" w16cid:durableId="1059980716">
    <w:abstractNumId w:val="25"/>
  </w:num>
  <w:num w:numId="36" w16cid:durableId="1128089702">
    <w:abstractNumId w:val="17"/>
  </w:num>
  <w:num w:numId="37" w16cid:durableId="610403971">
    <w:abstractNumId w:val="34"/>
  </w:num>
  <w:num w:numId="38" w16cid:durableId="1916936161">
    <w:abstractNumId w:val="12"/>
  </w:num>
  <w:num w:numId="39" w16cid:durableId="1829322497">
    <w:abstractNumId w:val="13"/>
  </w:num>
  <w:num w:numId="40" w16cid:durableId="2111588009">
    <w:abstractNumId w:val="1"/>
  </w:num>
  <w:num w:numId="41" w16cid:durableId="2069955627">
    <w:abstractNumId w:val="40"/>
  </w:num>
  <w:num w:numId="42" w16cid:durableId="1151555113">
    <w:abstractNumId w:val="24"/>
  </w:num>
  <w:num w:numId="43" w16cid:durableId="2050568538">
    <w:abstractNumId w:val="3"/>
  </w:num>
  <w:num w:numId="44" w16cid:durableId="1070812654">
    <w:abstractNumId w:val="39"/>
  </w:num>
  <w:num w:numId="45" w16cid:durableId="1810516405">
    <w:abstractNumId w:val="35"/>
  </w:num>
  <w:num w:numId="46" w16cid:durableId="135070505">
    <w:abstractNumId w:val="42"/>
  </w:num>
  <w:num w:numId="47" w16cid:durableId="1769696886">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kiko Urago">
    <w15:presenceInfo w15:providerId="Windows Live" w15:userId="2c1ea6894c9ed83c"/>
  </w15:person>
  <w15:person w15:author="辻阪吟子">
    <w15:presenceInfo w15:providerId="AD" w15:userId="S::tsujisaka@prec.co.jp::2a5ccf58-f872-4174-abc2-d437054b8d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trackRevisions/>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E3"/>
    <w:rsid w:val="00002450"/>
    <w:rsid w:val="0000315D"/>
    <w:rsid w:val="00004C23"/>
    <w:rsid w:val="00004F55"/>
    <w:rsid w:val="00005F9D"/>
    <w:rsid w:val="00006FC3"/>
    <w:rsid w:val="0000728A"/>
    <w:rsid w:val="00010515"/>
    <w:rsid w:val="00011AD6"/>
    <w:rsid w:val="00011D34"/>
    <w:rsid w:val="000121A3"/>
    <w:rsid w:val="000139BD"/>
    <w:rsid w:val="00013F8E"/>
    <w:rsid w:val="00014AF9"/>
    <w:rsid w:val="00015765"/>
    <w:rsid w:val="000163E9"/>
    <w:rsid w:val="00021338"/>
    <w:rsid w:val="00025CF5"/>
    <w:rsid w:val="000266C9"/>
    <w:rsid w:val="00026986"/>
    <w:rsid w:val="00027382"/>
    <w:rsid w:val="0003010A"/>
    <w:rsid w:val="00030E75"/>
    <w:rsid w:val="00032010"/>
    <w:rsid w:val="00033D09"/>
    <w:rsid w:val="00034497"/>
    <w:rsid w:val="00035430"/>
    <w:rsid w:val="00035719"/>
    <w:rsid w:val="00035CAF"/>
    <w:rsid w:val="00036042"/>
    <w:rsid w:val="000377C3"/>
    <w:rsid w:val="000379A3"/>
    <w:rsid w:val="000424BA"/>
    <w:rsid w:val="000442D2"/>
    <w:rsid w:val="00044DD0"/>
    <w:rsid w:val="0004555E"/>
    <w:rsid w:val="00046212"/>
    <w:rsid w:val="00051635"/>
    <w:rsid w:val="00051B76"/>
    <w:rsid w:val="00051B91"/>
    <w:rsid w:val="0005490D"/>
    <w:rsid w:val="0005535E"/>
    <w:rsid w:val="00057144"/>
    <w:rsid w:val="00057717"/>
    <w:rsid w:val="000637E1"/>
    <w:rsid w:val="00064A0D"/>
    <w:rsid w:val="000660EF"/>
    <w:rsid w:val="00067E09"/>
    <w:rsid w:val="00067EA8"/>
    <w:rsid w:val="000735E5"/>
    <w:rsid w:val="0007441B"/>
    <w:rsid w:val="00074FB0"/>
    <w:rsid w:val="00076F27"/>
    <w:rsid w:val="00080C5A"/>
    <w:rsid w:val="00081D85"/>
    <w:rsid w:val="00082F2B"/>
    <w:rsid w:val="00084358"/>
    <w:rsid w:val="00084A1E"/>
    <w:rsid w:val="000905A3"/>
    <w:rsid w:val="00091751"/>
    <w:rsid w:val="00093607"/>
    <w:rsid w:val="00093629"/>
    <w:rsid w:val="000947EA"/>
    <w:rsid w:val="00094B9B"/>
    <w:rsid w:val="00095228"/>
    <w:rsid w:val="00095290"/>
    <w:rsid w:val="00097E16"/>
    <w:rsid w:val="000A02DB"/>
    <w:rsid w:val="000A0C43"/>
    <w:rsid w:val="000A0CA6"/>
    <w:rsid w:val="000A1E02"/>
    <w:rsid w:val="000A2B4B"/>
    <w:rsid w:val="000A4740"/>
    <w:rsid w:val="000A7310"/>
    <w:rsid w:val="000A756F"/>
    <w:rsid w:val="000A7A6D"/>
    <w:rsid w:val="000B0887"/>
    <w:rsid w:val="000B3D19"/>
    <w:rsid w:val="000B490D"/>
    <w:rsid w:val="000C037B"/>
    <w:rsid w:val="000C0C2D"/>
    <w:rsid w:val="000C0C92"/>
    <w:rsid w:val="000C128C"/>
    <w:rsid w:val="000C1605"/>
    <w:rsid w:val="000C2BA9"/>
    <w:rsid w:val="000C3B43"/>
    <w:rsid w:val="000C3B83"/>
    <w:rsid w:val="000C5B6A"/>
    <w:rsid w:val="000C64F6"/>
    <w:rsid w:val="000C6BD8"/>
    <w:rsid w:val="000D0C87"/>
    <w:rsid w:val="000D19D3"/>
    <w:rsid w:val="000D1B90"/>
    <w:rsid w:val="000D1D8C"/>
    <w:rsid w:val="000D2D12"/>
    <w:rsid w:val="000D3C2D"/>
    <w:rsid w:val="000D3ED1"/>
    <w:rsid w:val="000E2E54"/>
    <w:rsid w:val="000E33E1"/>
    <w:rsid w:val="000E4A36"/>
    <w:rsid w:val="000E4A69"/>
    <w:rsid w:val="000E5657"/>
    <w:rsid w:val="000E6BB6"/>
    <w:rsid w:val="000E709B"/>
    <w:rsid w:val="000E759A"/>
    <w:rsid w:val="000F2B3D"/>
    <w:rsid w:val="000F3940"/>
    <w:rsid w:val="000F45F2"/>
    <w:rsid w:val="0010332D"/>
    <w:rsid w:val="001035E0"/>
    <w:rsid w:val="00104578"/>
    <w:rsid w:val="001048FB"/>
    <w:rsid w:val="0010551D"/>
    <w:rsid w:val="00110083"/>
    <w:rsid w:val="00112A23"/>
    <w:rsid w:val="00112DC8"/>
    <w:rsid w:val="00112FBA"/>
    <w:rsid w:val="0011440F"/>
    <w:rsid w:val="00114527"/>
    <w:rsid w:val="0011609E"/>
    <w:rsid w:val="0011629B"/>
    <w:rsid w:val="00121D2C"/>
    <w:rsid w:val="0012532B"/>
    <w:rsid w:val="001262E5"/>
    <w:rsid w:val="00133C6C"/>
    <w:rsid w:val="00135C10"/>
    <w:rsid w:val="00135FC9"/>
    <w:rsid w:val="0013638E"/>
    <w:rsid w:val="00140A98"/>
    <w:rsid w:val="001410E8"/>
    <w:rsid w:val="001412BC"/>
    <w:rsid w:val="00145636"/>
    <w:rsid w:val="001462C2"/>
    <w:rsid w:val="001475DC"/>
    <w:rsid w:val="00147D39"/>
    <w:rsid w:val="00150428"/>
    <w:rsid w:val="001538DE"/>
    <w:rsid w:val="00160400"/>
    <w:rsid w:val="00161D1C"/>
    <w:rsid w:val="00166CBC"/>
    <w:rsid w:val="001727B1"/>
    <w:rsid w:val="001734D2"/>
    <w:rsid w:val="001740C3"/>
    <w:rsid w:val="00174E4B"/>
    <w:rsid w:val="00180093"/>
    <w:rsid w:val="0018069F"/>
    <w:rsid w:val="00181946"/>
    <w:rsid w:val="00182187"/>
    <w:rsid w:val="00182827"/>
    <w:rsid w:val="0018408D"/>
    <w:rsid w:val="001851B8"/>
    <w:rsid w:val="00191898"/>
    <w:rsid w:val="00191B35"/>
    <w:rsid w:val="00191B73"/>
    <w:rsid w:val="001945E8"/>
    <w:rsid w:val="0019672F"/>
    <w:rsid w:val="001A1599"/>
    <w:rsid w:val="001A17CE"/>
    <w:rsid w:val="001A1CA4"/>
    <w:rsid w:val="001A39E3"/>
    <w:rsid w:val="001A3FF0"/>
    <w:rsid w:val="001A651E"/>
    <w:rsid w:val="001A74A9"/>
    <w:rsid w:val="001B080D"/>
    <w:rsid w:val="001B1111"/>
    <w:rsid w:val="001B1BE2"/>
    <w:rsid w:val="001B3972"/>
    <w:rsid w:val="001B5735"/>
    <w:rsid w:val="001B60C5"/>
    <w:rsid w:val="001C03A3"/>
    <w:rsid w:val="001C2E6F"/>
    <w:rsid w:val="001C3B26"/>
    <w:rsid w:val="001C6CA0"/>
    <w:rsid w:val="001C7841"/>
    <w:rsid w:val="001D1CE9"/>
    <w:rsid w:val="001D4188"/>
    <w:rsid w:val="001D437E"/>
    <w:rsid w:val="001D45AF"/>
    <w:rsid w:val="001D57B0"/>
    <w:rsid w:val="001D5D0F"/>
    <w:rsid w:val="001D655E"/>
    <w:rsid w:val="001D6DC4"/>
    <w:rsid w:val="001D72AF"/>
    <w:rsid w:val="001D7AE9"/>
    <w:rsid w:val="001E201A"/>
    <w:rsid w:val="001E31ED"/>
    <w:rsid w:val="001E4BAD"/>
    <w:rsid w:val="001E718A"/>
    <w:rsid w:val="001E799F"/>
    <w:rsid w:val="001F0D9A"/>
    <w:rsid w:val="001F232B"/>
    <w:rsid w:val="001F2431"/>
    <w:rsid w:val="001F6130"/>
    <w:rsid w:val="001F67C0"/>
    <w:rsid w:val="001F6A54"/>
    <w:rsid w:val="00200CA6"/>
    <w:rsid w:val="0020133F"/>
    <w:rsid w:val="0020134A"/>
    <w:rsid w:val="00201ED0"/>
    <w:rsid w:val="00203BD0"/>
    <w:rsid w:val="0021020C"/>
    <w:rsid w:val="00210AEB"/>
    <w:rsid w:val="002117D4"/>
    <w:rsid w:val="0021392D"/>
    <w:rsid w:val="00215106"/>
    <w:rsid w:val="00215C46"/>
    <w:rsid w:val="00216DE9"/>
    <w:rsid w:val="002205B5"/>
    <w:rsid w:val="002223EB"/>
    <w:rsid w:val="00222937"/>
    <w:rsid w:val="00222B05"/>
    <w:rsid w:val="002238C2"/>
    <w:rsid w:val="002277B1"/>
    <w:rsid w:val="002307FD"/>
    <w:rsid w:val="0023136A"/>
    <w:rsid w:val="002324C3"/>
    <w:rsid w:val="002330AC"/>
    <w:rsid w:val="002331FD"/>
    <w:rsid w:val="00235B7A"/>
    <w:rsid w:val="00235F83"/>
    <w:rsid w:val="00243E29"/>
    <w:rsid w:val="00245F96"/>
    <w:rsid w:val="0024661C"/>
    <w:rsid w:val="00246C76"/>
    <w:rsid w:val="002476B6"/>
    <w:rsid w:val="00250695"/>
    <w:rsid w:val="00251A1A"/>
    <w:rsid w:val="00251BF2"/>
    <w:rsid w:val="00252CE0"/>
    <w:rsid w:val="002550E1"/>
    <w:rsid w:val="002573A8"/>
    <w:rsid w:val="00257E05"/>
    <w:rsid w:val="002601B1"/>
    <w:rsid w:val="002601CB"/>
    <w:rsid w:val="00266493"/>
    <w:rsid w:val="002665F1"/>
    <w:rsid w:val="00272534"/>
    <w:rsid w:val="00274FDB"/>
    <w:rsid w:val="002759E0"/>
    <w:rsid w:val="002762F2"/>
    <w:rsid w:val="002814DE"/>
    <w:rsid w:val="002823BF"/>
    <w:rsid w:val="002836A6"/>
    <w:rsid w:val="0028393E"/>
    <w:rsid w:val="00284F83"/>
    <w:rsid w:val="002861D8"/>
    <w:rsid w:val="002863DB"/>
    <w:rsid w:val="0028778D"/>
    <w:rsid w:val="00291B64"/>
    <w:rsid w:val="00292D61"/>
    <w:rsid w:val="00294207"/>
    <w:rsid w:val="00295AF8"/>
    <w:rsid w:val="00296BD0"/>
    <w:rsid w:val="002972AE"/>
    <w:rsid w:val="00297E60"/>
    <w:rsid w:val="002A14AC"/>
    <w:rsid w:val="002A2700"/>
    <w:rsid w:val="002A2818"/>
    <w:rsid w:val="002A3330"/>
    <w:rsid w:val="002A3A6C"/>
    <w:rsid w:val="002A5153"/>
    <w:rsid w:val="002A67E5"/>
    <w:rsid w:val="002A6B04"/>
    <w:rsid w:val="002A7CFB"/>
    <w:rsid w:val="002B1640"/>
    <w:rsid w:val="002B4E1B"/>
    <w:rsid w:val="002B4F7F"/>
    <w:rsid w:val="002B57AB"/>
    <w:rsid w:val="002B5DC2"/>
    <w:rsid w:val="002B5EDD"/>
    <w:rsid w:val="002C0B3D"/>
    <w:rsid w:val="002C1528"/>
    <w:rsid w:val="002C1E70"/>
    <w:rsid w:val="002C2628"/>
    <w:rsid w:val="002C2A48"/>
    <w:rsid w:val="002C596A"/>
    <w:rsid w:val="002C6427"/>
    <w:rsid w:val="002D0FCE"/>
    <w:rsid w:val="002D1E8E"/>
    <w:rsid w:val="002D51E5"/>
    <w:rsid w:val="002D5877"/>
    <w:rsid w:val="002D74D5"/>
    <w:rsid w:val="002D7546"/>
    <w:rsid w:val="002E02CB"/>
    <w:rsid w:val="002E2872"/>
    <w:rsid w:val="002E290E"/>
    <w:rsid w:val="002E6124"/>
    <w:rsid w:val="002E67DA"/>
    <w:rsid w:val="002E737C"/>
    <w:rsid w:val="002F0740"/>
    <w:rsid w:val="002F2703"/>
    <w:rsid w:val="002F3A6F"/>
    <w:rsid w:val="002F57AC"/>
    <w:rsid w:val="002F7D54"/>
    <w:rsid w:val="003004CE"/>
    <w:rsid w:val="00302B02"/>
    <w:rsid w:val="00302F74"/>
    <w:rsid w:val="00303EB9"/>
    <w:rsid w:val="00303F1F"/>
    <w:rsid w:val="00304BD9"/>
    <w:rsid w:val="0030668C"/>
    <w:rsid w:val="003071B6"/>
    <w:rsid w:val="003133DB"/>
    <w:rsid w:val="00313B1F"/>
    <w:rsid w:val="00315A41"/>
    <w:rsid w:val="003169A2"/>
    <w:rsid w:val="00316DC8"/>
    <w:rsid w:val="003216AD"/>
    <w:rsid w:val="00321787"/>
    <w:rsid w:val="00322D79"/>
    <w:rsid w:val="003236C8"/>
    <w:rsid w:val="00323F33"/>
    <w:rsid w:val="00324A72"/>
    <w:rsid w:val="00324C0F"/>
    <w:rsid w:val="003267D2"/>
    <w:rsid w:val="0033277F"/>
    <w:rsid w:val="003333F7"/>
    <w:rsid w:val="00334C89"/>
    <w:rsid w:val="00334FA9"/>
    <w:rsid w:val="00337C2A"/>
    <w:rsid w:val="00337F20"/>
    <w:rsid w:val="003402AD"/>
    <w:rsid w:val="00341832"/>
    <w:rsid w:val="003424B9"/>
    <w:rsid w:val="003435CD"/>
    <w:rsid w:val="00343AD3"/>
    <w:rsid w:val="00343F00"/>
    <w:rsid w:val="00344A33"/>
    <w:rsid w:val="00347233"/>
    <w:rsid w:val="003504BC"/>
    <w:rsid w:val="00351AE6"/>
    <w:rsid w:val="00351D95"/>
    <w:rsid w:val="003531E6"/>
    <w:rsid w:val="003533DE"/>
    <w:rsid w:val="003549BA"/>
    <w:rsid w:val="00354EC3"/>
    <w:rsid w:val="0035515C"/>
    <w:rsid w:val="003562C9"/>
    <w:rsid w:val="003577F0"/>
    <w:rsid w:val="00357DDA"/>
    <w:rsid w:val="0036015F"/>
    <w:rsid w:val="003610BF"/>
    <w:rsid w:val="0036138F"/>
    <w:rsid w:val="00361B8B"/>
    <w:rsid w:val="00362459"/>
    <w:rsid w:val="003627DD"/>
    <w:rsid w:val="0036314F"/>
    <w:rsid w:val="003640F4"/>
    <w:rsid w:val="00370CA9"/>
    <w:rsid w:val="00371B2A"/>
    <w:rsid w:val="003727AC"/>
    <w:rsid w:val="00373257"/>
    <w:rsid w:val="00374483"/>
    <w:rsid w:val="00380022"/>
    <w:rsid w:val="003833FB"/>
    <w:rsid w:val="00383BF1"/>
    <w:rsid w:val="00383C84"/>
    <w:rsid w:val="003857C6"/>
    <w:rsid w:val="00387E5A"/>
    <w:rsid w:val="003905D1"/>
    <w:rsid w:val="00391267"/>
    <w:rsid w:val="00392685"/>
    <w:rsid w:val="00393295"/>
    <w:rsid w:val="00394F23"/>
    <w:rsid w:val="00396BED"/>
    <w:rsid w:val="00397E31"/>
    <w:rsid w:val="003A1464"/>
    <w:rsid w:val="003A2705"/>
    <w:rsid w:val="003A37C9"/>
    <w:rsid w:val="003A3BDD"/>
    <w:rsid w:val="003A4A2A"/>
    <w:rsid w:val="003A4DC9"/>
    <w:rsid w:val="003A4E83"/>
    <w:rsid w:val="003A71A1"/>
    <w:rsid w:val="003A7A87"/>
    <w:rsid w:val="003B0918"/>
    <w:rsid w:val="003B1084"/>
    <w:rsid w:val="003B2744"/>
    <w:rsid w:val="003B308C"/>
    <w:rsid w:val="003B4A88"/>
    <w:rsid w:val="003B4AB8"/>
    <w:rsid w:val="003B5BA3"/>
    <w:rsid w:val="003B6C6C"/>
    <w:rsid w:val="003B7CC1"/>
    <w:rsid w:val="003C0C8F"/>
    <w:rsid w:val="003C156A"/>
    <w:rsid w:val="003C1AC6"/>
    <w:rsid w:val="003C49F4"/>
    <w:rsid w:val="003C7146"/>
    <w:rsid w:val="003D14B2"/>
    <w:rsid w:val="003D24A9"/>
    <w:rsid w:val="003D2ECC"/>
    <w:rsid w:val="003D3050"/>
    <w:rsid w:val="003D305F"/>
    <w:rsid w:val="003D426D"/>
    <w:rsid w:val="003D5AD8"/>
    <w:rsid w:val="003E11E6"/>
    <w:rsid w:val="003E6F9B"/>
    <w:rsid w:val="003E712D"/>
    <w:rsid w:val="003F1BE1"/>
    <w:rsid w:val="003F4486"/>
    <w:rsid w:val="003F49C7"/>
    <w:rsid w:val="003F55BD"/>
    <w:rsid w:val="003F6E21"/>
    <w:rsid w:val="003F7BF2"/>
    <w:rsid w:val="0040167E"/>
    <w:rsid w:val="00402EA9"/>
    <w:rsid w:val="00403DA7"/>
    <w:rsid w:val="00404556"/>
    <w:rsid w:val="004047BF"/>
    <w:rsid w:val="004050B9"/>
    <w:rsid w:val="00405635"/>
    <w:rsid w:val="00410288"/>
    <w:rsid w:val="004108B5"/>
    <w:rsid w:val="00410BA4"/>
    <w:rsid w:val="00410BD5"/>
    <w:rsid w:val="004117A5"/>
    <w:rsid w:val="00411F05"/>
    <w:rsid w:val="00412C15"/>
    <w:rsid w:val="00415E80"/>
    <w:rsid w:val="0041697B"/>
    <w:rsid w:val="00416AE8"/>
    <w:rsid w:val="00417E33"/>
    <w:rsid w:val="0042246F"/>
    <w:rsid w:val="00423AA2"/>
    <w:rsid w:val="00425482"/>
    <w:rsid w:val="00426E09"/>
    <w:rsid w:val="004312D4"/>
    <w:rsid w:val="004338B0"/>
    <w:rsid w:val="00437F4B"/>
    <w:rsid w:val="004408F8"/>
    <w:rsid w:val="00441565"/>
    <w:rsid w:val="00443D6B"/>
    <w:rsid w:val="00443F55"/>
    <w:rsid w:val="004441F5"/>
    <w:rsid w:val="00445C47"/>
    <w:rsid w:val="0044654A"/>
    <w:rsid w:val="00447067"/>
    <w:rsid w:val="004501DB"/>
    <w:rsid w:val="0045074E"/>
    <w:rsid w:val="0045122F"/>
    <w:rsid w:val="004534C5"/>
    <w:rsid w:val="00454EA5"/>
    <w:rsid w:val="004607AD"/>
    <w:rsid w:val="00461758"/>
    <w:rsid w:val="00462784"/>
    <w:rsid w:val="00463438"/>
    <w:rsid w:val="00464C93"/>
    <w:rsid w:val="00465B47"/>
    <w:rsid w:val="00466FF6"/>
    <w:rsid w:val="0047047C"/>
    <w:rsid w:val="00472856"/>
    <w:rsid w:val="00475B3B"/>
    <w:rsid w:val="00480AAE"/>
    <w:rsid w:val="004822B6"/>
    <w:rsid w:val="004843F8"/>
    <w:rsid w:val="0048496F"/>
    <w:rsid w:val="00486863"/>
    <w:rsid w:val="00487053"/>
    <w:rsid w:val="00491147"/>
    <w:rsid w:val="0049157C"/>
    <w:rsid w:val="004924B2"/>
    <w:rsid w:val="00492BF1"/>
    <w:rsid w:val="004949C5"/>
    <w:rsid w:val="00494A64"/>
    <w:rsid w:val="004A0346"/>
    <w:rsid w:val="004A23AF"/>
    <w:rsid w:val="004A35E0"/>
    <w:rsid w:val="004A3A28"/>
    <w:rsid w:val="004A70B9"/>
    <w:rsid w:val="004B03D2"/>
    <w:rsid w:val="004B47CB"/>
    <w:rsid w:val="004B55D8"/>
    <w:rsid w:val="004B61FC"/>
    <w:rsid w:val="004B71A5"/>
    <w:rsid w:val="004C10A7"/>
    <w:rsid w:val="004C16DE"/>
    <w:rsid w:val="004C371B"/>
    <w:rsid w:val="004C3C63"/>
    <w:rsid w:val="004C3E72"/>
    <w:rsid w:val="004C4C51"/>
    <w:rsid w:val="004C6DD1"/>
    <w:rsid w:val="004D071D"/>
    <w:rsid w:val="004D2CAE"/>
    <w:rsid w:val="004D4879"/>
    <w:rsid w:val="004D5860"/>
    <w:rsid w:val="004D7B45"/>
    <w:rsid w:val="004D7D55"/>
    <w:rsid w:val="004E4221"/>
    <w:rsid w:val="004E7784"/>
    <w:rsid w:val="004F003B"/>
    <w:rsid w:val="004F06D6"/>
    <w:rsid w:val="004F1719"/>
    <w:rsid w:val="004F1AB4"/>
    <w:rsid w:val="004F200B"/>
    <w:rsid w:val="004F24C9"/>
    <w:rsid w:val="004F5BA1"/>
    <w:rsid w:val="004F7CC3"/>
    <w:rsid w:val="0050342D"/>
    <w:rsid w:val="005048D3"/>
    <w:rsid w:val="00505073"/>
    <w:rsid w:val="00505EF7"/>
    <w:rsid w:val="0050752B"/>
    <w:rsid w:val="00507B77"/>
    <w:rsid w:val="005114CB"/>
    <w:rsid w:val="00511A22"/>
    <w:rsid w:val="005120CE"/>
    <w:rsid w:val="00512600"/>
    <w:rsid w:val="00513ABF"/>
    <w:rsid w:val="00514AF5"/>
    <w:rsid w:val="00515399"/>
    <w:rsid w:val="0051657E"/>
    <w:rsid w:val="00517346"/>
    <w:rsid w:val="00522042"/>
    <w:rsid w:val="00522538"/>
    <w:rsid w:val="005235BF"/>
    <w:rsid w:val="00525C1A"/>
    <w:rsid w:val="00530DF5"/>
    <w:rsid w:val="00531DB8"/>
    <w:rsid w:val="00533703"/>
    <w:rsid w:val="0053532C"/>
    <w:rsid w:val="005353CF"/>
    <w:rsid w:val="0053650A"/>
    <w:rsid w:val="00536647"/>
    <w:rsid w:val="00536931"/>
    <w:rsid w:val="00537FA5"/>
    <w:rsid w:val="00540629"/>
    <w:rsid w:val="00541658"/>
    <w:rsid w:val="005442BC"/>
    <w:rsid w:val="0054639E"/>
    <w:rsid w:val="00546AFA"/>
    <w:rsid w:val="00546C4F"/>
    <w:rsid w:val="00547285"/>
    <w:rsid w:val="005472BD"/>
    <w:rsid w:val="005515E7"/>
    <w:rsid w:val="00553262"/>
    <w:rsid w:val="005549EE"/>
    <w:rsid w:val="005566A4"/>
    <w:rsid w:val="005608D7"/>
    <w:rsid w:val="00560D78"/>
    <w:rsid w:val="0056227B"/>
    <w:rsid w:val="00564414"/>
    <w:rsid w:val="00565205"/>
    <w:rsid w:val="0056727D"/>
    <w:rsid w:val="005673C4"/>
    <w:rsid w:val="0057010D"/>
    <w:rsid w:val="005709E2"/>
    <w:rsid w:val="00571321"/>
    <w:rsid w:val="00571645"/>
    <w:rsid w:val="00571804"/>
    <w:rsid w:val="0057291B"/>
    <w:rsid w:val="00572B83"/>
    <w:rsid w:val="00572BD1"/>
    <w:rsid w:val="00575601"/>
    <w:rsid w:val="00576083"/>
    <w:rsid w:val="00576BE1"/>
    <w:rsid w:val="00581617"/>
    <w:rsid w:val="0058257D"/>
    <w:rsid w:val="00582613"/>
    <w:rsid w:val="00582AAA"/>
    <w:rsid w:val="0058456A"/>
    <w:rsid w:val="005868BF"/>
    <w:rsid w:val="00586B02"/>
    <w:rsid w:val="00587013"/>
    <w:rsid w:val="005922D5"/>
    <w:rsid w:val="005935F3"/>
    <w:rsid w:val="00593722"/>
    <w:rsid w:val="005939B1"/>
    <w:rsid w:val="005945D9"/>
    <w:rsid w:val="00594CBD"/>
    <w:rsid w:val="00597D25"/>
    <w:rsid w:val="005A3BF9"/>
    <w:rsid w:val="005A4586"/>
    <w:rsid w:val="005B06B8"/>
    <w:rsid w:val="005B0A8F"/>
    <w:rsid w:val="005B130B"/>
    <w:rsid w:val="005B15A0"/>
    <w:rsid w:val="005B3A36"/>
    <w:rsid w:val="005B4281"/>
    <w:rsid w:val="005B5641"/>
    <w:rsid w:val="005B5D32"/>
    <w:rsid w:val="005C2451"/>
    <w:rsid w:val="005C3971"/>
    <w:rsid w:val="005C3C16"/>
    <w:rsid w:val="005C43A2"/>
    <w:rsid w:val="005C4860"/>
    <w:rsid w:val="005C6106"/>
    <w:rsid w:val="005D2B14"/>
    <w:rsid w:val="005D312B"/>
    <w:rsid w:val="005D4EA8"/>
    <w:rsid w:val="005D6A8C"/>
    <w:rsid w:val="005D6DE0"/>
    <w:rsid w:val="005E3BE3"/>
    <w:rsid w:val="005E3FEF"/>
    <w:rsid w:val="005E563E"/>
    <w:rsid w:val="005E56E3"/>
    <w:rsid w:val="005E7872"/>
    <w:rsid w:val="005E7F98"/>
    <w:rsid w:val="005F0574"/>
    <w:rsid w:val="005F13EB"/>
    <w:rsid w:val="005F1735"/>
    <w:rsid w:val="005F44FB"/>
    <w:rsid w:val="005F5969"/>
    <w:rsid w:val="00601244"/>
    <w:rsid w:val="006014B6"/>
    <w:rsid w:val="006023DB"/>
    <w:rsid w:val="00602915"/>
    <w:rsid w:val="00603155"/>
    <w:rsid w:val="00604BD9"/>
    <w:rsid w:val="00604E7E"/>
    <w:rsid w:val="00605EFB"/>
    <w:rsid w:val="00607AFC"/>
    <w:rsid w:val="006112E6"/>
    <w:rsid w:val="00613BFD"/>
    <w:rsid w:val="00614840"/>
    <w:rsid w:val="00615892"/>
    <w:rsid w:val="006160AA"/>
    <w:rsid w:val="00617BE5"/>
    <w:rsid w:val="0062140A"/>
    <w:rsid w:val="00621811"/>
    <w:rsid w:val="006218EF"/>
    <w:rsid w:val="006238B0"/>
    <w:rsid w:val="00624813"/>
    <w:rsid w:val="00626F98"/>
    <w:rsid w:val="00631354"/>
    <w:rsid w:val="00631613"/>
    <w:rsid w:val="00631802"/>
    <w:rsid w:val="006322E7"/>
    <w:rsid w:val="006323E5"/>
    <w:rsid w:val="006360AD"/>
    <w:rsid w:val="006367D5"/>
    <w:rsid w:val="0063725F"/>
    <w:rsid w:val="00637DB3"/>
    <w:rsid w:val="00641590"/>
    <w:rsid w:val="00643A1B"/>
    <w:rsid w:val="006470B8"/>
    <w:rsid w:val="006476B6"/>
    <w:rsid w:val="00647CBB"/>
    <w:rsid w:val="00647DA9"/>
    <w:rsid w:val="00651A42"/>
    <w:rsid w:val="00651E07"/>
    <w:rsid w:val="00654A9C"/>
    <w:rsid w:val="00657087"/>
    <w:rsid w:val="00660EBA"/>
    <w:rsid w:val="0066305D"/>
    <w:rsid w:val="006637D2"/>
    <w:rsid w:val="006643E4"/>
    <w:rsid w:val="00664A96"/>
    <w:rsid w:val="00664EA5"/>
    <w:rsid w:val="0066505D"/>
    <w:rsid w:val="006702D8"/>
    <w:rsid w:val="00670F95"/>
    <w:rsid w:val="00671572"/>
    <w:rsid w:val="006728CA"/>
    <w:rsid w:val="0067294F"/>
    <w:rsid w:val="00672D46"/>
    <w:rsid w:val="00674F6D"/>
    <w:rsid w:val="00675558"/>
    <w:rsid w:val="00676AB4"/>
    <w:rsid w:val="0067798F"/>
    <w:rsid w:val="00682D34"/>
    <w:rsid w:val="00684828"/>
    <w:rsid w:val="00684D72"/>
    <w:rsid w:val="00685AD2"/>
    <w:rsid w:val="006876A3"/>
    <w:rsid w:val="00691411"/>
    <w:rsid w:val="006919D9"/>
    <w:rsid w:val="0069237F"/>
    <w:rsid w:val="00692509"/>
    <w:rsid w:val="00692550"/>
    <w:rsid w:val="0069288A"/>
    <w:rsid w:val="0069408B"/>
    <w:rsid w:val="00697904"/>
    <w:rsid w:val="006A0CEC"/>
    <w:rsid w:val="006A1937"/>
    <w:rsid w:val="006A3703"/>
    <w:rsid w:val="006A3809"/>
    <w:rsid w:val="006A65E6"/>
    <w:rsid w:val="006A7715"/>
    <w:rsid w:val="006B2BAF"/>
    <w:rsid w:val="006B4A2C"/>
    <w:rsid w:val="006B7680"/>
    <w:rsid w:val="006C10F2"/>
    <w:rsid w:val="006C288C"/>
    <w:rsid w:val="006C2EC7"/>
    <w:rsid w:val="006C3DEB"/>
    <w:rsid w:val="006D02FC"/>
    <w:rsid w:val="006D1DB2"/>
    <w:rsid w:val="006D1F87"/>
    <w:rsid w:val="006D2AA3"/>
    <w:rsid w:val="006D3488"/>
    <w:rsid w:val="006D3663"/>
    <w:rsid w:val="006D3FCB"/>
    <w:rsid w:val="006D559E"/>
    <w:rsid w:val="006D6913"/>
    <w:rsid w:val="006D76E0"/>
    <w:rsid w:val="006D7B19"/>
    <w:rsid w:val="006E15C1"/>
    <w:rsid w:val="006E2BB1"/>
    <w:rsid w:val="006E4BE1"/>
    <w:rsid w:val="006E6939"/>
    <w:rsid w:val="006E703E"/>
    <w:rsid w:val="006F1502"/>
    <w:rsid w:val="006F74C6"/>
    <w:rsid w:val="007011B0"/>
    <w:rsid w:val="00703429"/>
    <w:rsid w:val="00704517"/>
    <w:rsid w:val="00706EB1"/>
    <w:rsid w:val="00710D48"/>
    <w:rsid w:val="007117C9"/>
    <w:rsid w:val="00712A2C"/>
    <w:rsid w:val="00712BC4"/>
    <w:rsid w:val="00712DD1"/>
    <w:rsid w:val="007137F5"/>
    <w:rsid w:val="00714899"/>
    <w:rsid w:val="0071680D"/>
    <w:rsid w:val="00716B64"/>
    <w:rsid w:val="00721D55"/>
    <w:rsid w:val="007220B4"/>
    <w:rsid w:val="007227C1"/>
    <w:rsid w:val="00722AC9"/>
    <w:rsid w:val="00722AF1"/>
    <w:rsid w:val="00722D4E"/>
    <w:rsid w:val="00722F01"/>
    <w:rsid w:val="00723BEB"/>
    <w:rsid w:val="007253C7"/>
    <w:rsid w:val="0072685D"/>
    <w:rsid w:val="00726D9F"/>
    <w:rsid w:val="007277D0"/>
    <w:rsid w:val="0073043E"/>
    <w:rsid w:val="007328C5"/>
    <w:rsid w:val="00733AE2"/>
    <w:rsid w:val="0073508A"/>
    <w:rsid w:val="0073729D"/>
    <w:rsid w:val="00737B4F"/>
    <w:rsid w:val="0074022F"/>
    <w:rsid w:val="00741DB7"/>
    <w:rsid w:val="00741F2F"/>
    <w:rsid w:val="007439FA"/>
    <w:rsid w:val="00743D3B"/>
    <w:rsid w:val="00745E30"/>
    <w:rsid w:val="00746BA3"/>
    <w:rsid w:val="0074736C"/>
    <w:rsid w:val="007502CB"/>
    <w:rsid w:val="007509EF"/>
    <w:rsid w:val="00751983"/>
    <w:rsid w:val="00751D64"/>
    <w:rsid w:val="00751E58"/>
    <w:rsid w:val="00751E7F"/>
    <w:rsid w:val="00751F00"/>
    <w:rsid w:val="00752294"/>
    <w:rsid w:val="007539DA"/>
    <w:rsid w:val="00754089"/>
    <w:rsid w:val="0076245D"/>
    <w:rsid w:val="0076466C"/>
    <w:rsid w:val="00765263"/>
    <w:rsid w:val="007678BB"/>
    <w:rsid w:val="00770DF2"/>
    <w:rsid w:val="007739AD"/>
    <w:rsid w:val="0077686C"/>
    <w:rsid w:val="00776F03"/>
    <w:rsid w:val="00783306"/>
    <w:rsid w:val="00783FC3"/>
    <w:rsid w:val="00784452"/>
    <w:rsid w:val="007900DA"/>
    <w:rsid w:val="00793B40"/>
    <w:rsid w:val="00795E6D"/>
    <w:rsid w:val="007A087B"/>
    <w:rsid w:val="007A0BA5"/>
    <w:rsid w:val="007A14FF"/>
    <w:rsid w:val="007A2785"/>
    <w:rsid w:val="007A2E96"/>
    <w:rsid w:val="007A2FC7"/>
    <w:rsid w:val="007A3B9D"/>
    <w:rsid w:val="007A568C"/>
    <w:rsid w:val="007B06FC"/>
    <w:rsid w:val="007B0CEF"/>
    <w:rsid w:val="007B19B6"/>
    <w:rsid w:val="007B1FEF"/>
    <w:rsid w:val="007B28E5"/>
    <w:rsid w:val="007B38C0"/>
    <w:rsid w:val="007B3AF3"/>
    <w:rsid w:val="007B3FB7"/>
    <w:rsid w:val="007B4B8F"/>
    <w:rsid w:val="007B6474"/>
    <w:rsid w:val="007B6541"/>
    <w:rsid w:val="007B6928"/>
    <w:rsid w:val="007B7C68"/>
    <w:rsid w:val="007B7F1F"/>
    <w:rsid w:val="007C11F1"/>
    <w:rsid w:val="007C21BE"/>
    <w:rsid w:val="007C2857"/>
    <w:rsid w:val="007C35A9"/>
    <w:rsid w:val="007C3709"/>
    <w:rsid w:val="007C4071"/>
    <w:rsid w:val="007D03CB"/>
    <w:rsid w:val="007D20A2"/>
    <w:rsid w:val="007D217C"/>
    <w:rsid w:val="007D2DAF"/>
    <w:rsid w:val="007D36C7"/>
    <w:rsid w:val="007D3934"/>
    <w:rsid w:val="007D4EC1"/>
    <w:rsid w:val="007D525B"/>
    <w:rsid w:val="007D53AD"/>
    <w:rsid w:val="007D617D"/>
    <w:rsid w:val="007D7C5C"/>
    <w:rsid w:val="007E0937"/>
    <w:rsid w:val="007E0A42"/>
    <w:rsid w:val="007E1F9E"/>
    <w:rsid w:val="007E2C93"/>
    <w:rsid w:val="007E4106"/>
    <w:rsid w:val="007E435D"/>
    <w:rsid w:val="007E5F85"/>
    <w:rsid w:val="007E785A"/>
    <w:rsid w:val="007E7ECD"/>
    <w:rsid w:val="007F03C5"/>
    <w:rsid w:val="007F0FA7"/>
    <w:rsid w:val="007F41DB"/>
    <w:rsid w:val="0080017C"/>
    <w:rsid w:val="00800DB3"/>
    <w:rsid w:val="008020EB"/>
    <w:rsid w:val="00802A09"/>
    <w:rsid w:val="008032ED"/>
    <w:rsid w:val="00804022"/>
    <w:rsid w:val="00804879"/>
    <w:rsid w:val="0081090A"/>
    <w:rsid w:val="0081097C"/>
    <w:rsid w:val="0081486F"/>
    <w:rsid w:val="00814B06"/>
    <w:rsid w:val="008161CF"/>
    <w:rsid w:val="00816F8E"/>
    <w:rsid w:val="00817AB9"/>
    <w:rsid w:val="008204B6"/>
    <w:rsid w:val="00820A1F"/>
    <w:rsid w:val="00822E62"/>
    <w:rsid w:val="008230D1"/>
    <w:rsid w:val="00824CAD"/>
    <w:rsid w:val="008263CD"/>
    <w:rsid w:val="008265C8"/>
    <w:rsid w:val="00826AA5"/>
    <w:rsid w:val="00826E27"/>
    <w:rsid w:val="00830D8D"/>
    <w:rsid w:val="0083397D"/>
    <w:rsid w:val="008339EE"/>
    <w:rsid w:val="008348A7"/>
    <w:rsid w:val="00834BD9"/>
    <w:rsid w:val="00835808"/>
    <w:rsid w:val="008367FE"/>
    <w:rsid w:val="00840A13"/>
    <w:rsid w:val="00841ED0"/>
    <w:rsid w:val="00842F6A"/>
    <w:rsid w:val="008452CF"/>
    <w:rsid w:val="00845A5F"/>
    <w:rsid w:val="008471BD"/>
    <w:rsid w:val="00847985"/>
    <w:rsid w:val="00850383"/>
    <w:rsid w:val="00852FDC"/>
    <w:rsid w:val="008574D8"/>
    <w:rsid w:val="00857BA8"/>
    <w:rsid w:val="00862C3E"/>
    <w:rsid w:val="00863877"/>
    <w:rsid w:val="008645F2"/>
    <w:rsid w:val="008648E7"/>
    <w:rsid w:val="0086673E"/>
    <w:rsid w:val="00866BEA"/>
    <w:rsid w:val="00871A9F"/>
    <w:rsid w:val="0087387C"/>
    <w:rsid w:val="00874B61"/>
    <w:rsid w:val="00874DAB"/>
    <w:rsid w:val="00880989"/>
    <w:rsid w:val="0088262B"/>
    <w:rsid w:val="00883D82"/>
    <w:rsid w:val="0088528C"/>
    <w:rsid w:val="0088574C"/>
    <w:rsid w:val="00890404"/>
    <w:rsid w:val="00890A36"/>
    <w:rsid w:val="008912E2"/>
    <w:rsid w:val="0089281F"/>
    <w:rsid w:val="00894263"/>
    <w:rsid w:val="008948B4"/>
    <w:rsid w:val="00894DF5"/>
    <w:rsid w:val="008975BA"/>
    <w:rsid w:val="00897E4F"/>
    <w:rsid w:val="008A0825"/>
    <w:rsid w:val="008A1BAF"/>
    <w:rsid w:val="008A2460"/>
    <w:rsid w:val="008A51BF"/>
    <w:rsid w:val="008A7707"/>
    <w:rsid w:val="008A77D4"/>
    <w:rsid w:val="008B044A"/>
    <w:rsid w:val="008B0E68"/>
    <w:rsid w:val="008B10FB"/>
    <w:rsid w:val="008B20D6"/>
    <w:rsid w:val="008B2BE8"/>
    <w:rsid w:val="008B409D"/>
    <w:rsid w:val="008B487A"/>
    <w:rsid w:val="008B6001"/>
    <w:rsid w:val="008B618B"/>
    <w:rsid w:val="008B650D"/>
    <w:rsid w:val="008C042B"/>
    <w:rsid w:val="008C093C"/>
    <w:rsid w:val="008C1371"/>
    <w:rsid w:val="008C21E3"/>
    <w:rsid w:val="008C247D"/>
    <w:rsid w:val="008C2512"/>
    <w:rsid w:val="008C2965"/>
    <w:rsid w:val="008C4C4D"/>
    <w:rsid w:val="008C5178"/>
    <w:rsid w:val="008C6229"/>
    <w:rsid w:val="008C641C"/>
    <w:rsid w:val="008C6585"/>
    <w:rsid w:val="008C7D50"/>
    <w:rsid w:val="008D1E6D"/>
    <w:rsid w:val="008D3805"/>
    <w:rsid w:val="008D4914"/>
    <w:rsid w:val="008D4F15"/>
    <w:rsid w:val="008D60BA"/>
    <w:rsid w:val="008D782E"/>
    <w:rsid w:val="008D7DDF"/>
    <w:rsid w:val="008E0691"/>
    <w:rsid w:val="008E2231"/>
    <w:rsid w:val="008E2EFD"/>
    <w:rsid w:val="008F1083"/>
    <w:rsid w:val="008F4991"/>
    <w:rsid w:val="008F512F"/>
    <w:rsid w:val="008F531B"/>
    <w:rsid w:val="008F7557"/>
    <w:rsid w:val="008F798D"/>
    <w:rsid w:val="00901814"/>
    <w:rsid w:val="009019FD"/>
    <w:rsid w:val="009030D7"/>
    <w:rsid w:val="00903774"/>
    <w:rsid w:val="00903E60"/>
    <w:rsid w:val="00904C1B"/>
    <w:rsid w:val="00905284"/>
    <w:rsid w:val="00905DAA"/>
    <w:rsid w:val="00907028"/>
    <w:rsid w:val="009075F2"/>
    <w:rsid w:val="0091020C"/>
    <w:rsid w:val="00910427"/>
    <w:rsid w:val="0091135D"/>
    <w:rsid w:val="0091415F"/>
    <w:rsid w:val="009146E0"/>
    <w:rsid w:val="00914732"/>
    <w:rsid w:val="00915518"/>
    <w:rsid w:val="00916CD9"/>
    <w:rsid w:val="00923622"/>
    <w:rsid w:val="009277A9"/>
    <w:rsid w:val="00931E2E"/>
    <w:rsid w:val="00932596"/>
    <w:rsid w:val="009331A8"/>
    <w:rsid w:val="009331E0"/>
    <w:rsid w:val="00933577"/>
    <w:rsid w:val="00936BA9"/>
    <w:rsid w:val="00940C26"/>
    <w:rsid w:val="0094201A"/>
    <w:rsid w:val="009427D9"/>
    <w:rsid w:val="00943405"/>
    <w:rsid w:val="009434E6"/>
    <w:rsid w:val="00943E59"/>
    <w:rsid w:val="0094614C"/>
    <w:rsid w:val="009477A5"/>
    <w:rsid w:val="00947B39"/>
    <w:rsid w:val="0095140D"/>
    <w:rsid w:val="00951CB1"/>
    <w:rsid w:val="009579DC"/>
    <w:rsid w:val="009604B2"/>
    <w:rsid w:val="00960F07"/>
    <w:rsid w:val="009622DD"/>
    <w:rsid w:val="00964576"/>
    <w:rsid w:val="009657E7"/>
    <w:rsid w:val="009718F0"/>
    <w:rsid w:val="009718FB"/>
    <w:rsid w:val="00971B40"/>
    <w:rsid w:val="009731DC"/>
    <w:rsid w:val="00974A1E"/>
    <w:rsid w:val="00974E77"/>
    <w:rsid w:val="00975850"/>
    <w:rsid w:val="00976FAC"/>
    <w:rsid w:val="00977F5E"/>
    <w:rsid w:val="00980C22"/>
    <w:rsid w:val="0098174A"/>
    <w:rsid w:val="00985548"/>
    <w:rsid w:val="00986465"/>
    <w:rsid w:val="00986A86"/>
    <w:rsid w:val="00991F8C"/>
    <w:rsid w:val="00992305"/>
    <w:rsid w:val="009923ED"/>
    <w:rsid w:val="00992480"/>
    <w:rsid w:val="00993372"/>
    <w:rsid w:val="00993B54"/>
    <w:rsid w:val="009951CE"/>
    <w:rsid w:val="009958FF"/>
    <w:rsid w:val="00995D32"/>
    <w:rsid w:val="00996F59"/>
    <w:rsid w:val="009A0761"/>
    <w:rsid w:val="009A0ACB"/>
    <w:rsid w:val="009A10A2"/>
    <w:rsid w:val="009A188F"/>
    <w:rsid w:val="009A1A72"/>
    <w:rsid w:val="009A1E28"/>
    <w:rsid w:val="009A3E0C"/>
    <w:rsid w:val="009A7473"/>
    <w:rsid w:val="009A78CF"/>
    <w:rsid w:val="009B12CA"/>
    <w:rsid w:val="009B1F0A"/>
    <w:rsid w:val="009B3994"/>
    <w:rsid w:val="009B47A8"/>
    <w:rsid w:val="009B509F"/>
    <w:rsid w:val="009B5135"/>
    <w:rsid w:val="009B553C"/>
    <w:rsid w:val="009B5FC2"/>
    <w:rsid w:val="009B68A8"/>
    <w:rsid w:val="009B68AB"/>
    <w:rsid w:val="009C0B45"/>
    <w:rsid w:val="009C0B74"/>
    <w:rsid w:val="009C0FE6"/>
    <w:rsid w:val="009C170F"/>
    <w:rsid w:val="009C511F"/>
    <w:rsid w:val="009C6B81"/>
    <w:rsid w:val="009D196B"/>
    <w:rsid w:val="009D1E73"/>
    <w:rsid w:val="009D475C"/>
    <w:rsid w:val="009D4926"/>
    <w:rsid w:val="009D526A"/>
    <w:rsid w:val="009D56B6"/>
    <w:rsid w:val="009D6004"/>
    <w:rsid w:val="009E33DB"/>
    <w:rsid w:val="009E3706"/>
    <w:rsid w:val="009E4C5C"/>
    <w:rsid w:val="009E507B"/>
    <w:rsid w:val="009E594A"/>
    <w:rsid w:val="009E5C6F"/>
    <w:rsid w:val="009E5F25"/>
    <w:rsid w:val="009E68C0"/>
    <w:rsid w:val="009E731D"/>
    <w:rsid w:val="009F20E0"/>
    <w:rsid w:val="009F4C75"/>
    <w:rsid w:val="009F67C0"/>
    <w:rsid w:val="009F6D53"/>
    <w:rsid w:val="00A01863"/>
    <w:rsid w:val="00A02B15"/>
    <w:rsid w:val="00A03878"/>
    <w:rsid w:val="00A03B65"/>
    <w:rsid w:val="00A04B3F"/>
    <w:rsid w:val="00A0562B"/>
    <w:rsid w:val="00A0586C"/>
    <w:rsid w:val="00A05ECD"/>
    <w:rsid w:val="00A067C9"/>
    <w:rsid w:val="00A0732A"/>
    <w:rsid w:val="00A07974"/>
    <w:rsid w:val="00A1094B"/>
    <w:rsid w:val="00A147AB"/>
    <w:rsid w:val="00A16887"/>
    <w:rsid w:val="00A1770C"/>
    <w:rsid w:val="00A20029"/>
    <w:rsid w:val="00A21F41"/>
    <w:rsid w:val="00A2300C"/>
    <w:rsid w:val="00A25834"/>
    <w:rsid w:val="00A26C50"/>
    <w:rsid w:val="00A27CC7"/>
    <w:rsid w:val="00A30611"/>
    <w:rsid w:val="00A32732"/>
    <w:rsid w:val="00A335D3"/>
    <w:rsid w:val="00A336E5"/>
    <w:rsid w:val="00A34C04"/>
    <w:rsid w:val="00A350D5"/>
    <w:rsid w:val="00A3525D"/>
    <w:rsid w:val="00A3707A"/>
    <w:rsid w:val="00A377AB"/>
    <w:rsid w:val="00A40361"/>
    <w:rsid w:val="00A40D7D"/>
    <w:rsid w:val="00A44D77"/>
    <w:rsid w:val="00A454FC"/>
    <w:rsid w:val="00A46D39"/>
    <w:rsid w:val="00A4740E"/>
    <w:rsid w:val="00A47DFA"/>
    <w:rsid w:val="00A50A4F"/>
    <w:rsid w:val="00A52ACA"/>
    <w:rsid w:val="00A553FD"/>
    <w:rsid w:val="00A5695B"/>
    <w:rsid w:val="00A57871"/>
    <w:rsid w:val="00A63CB4"/>
    <w:rsid w:val="00A63D99"/>
    <w:rsid w:val="00A64178"/>
    <w:rsid w:val="00A64785"/>
    <w:rsid w:val="00A65A32"/>
    <w:rsid w:val="00A668C4"/>
    <w:rsid w:val="00A7119D"/>
    <w:rsid w:val="00A72D54"/>
    <w:rsid w:val="00A7373F"/>
    <w:rsid w:val="00A74773"/>
    <w:rsid w:val="00A7499D"/>
    <w:rsid w:val="00A75B00"/>
    <w:rsid w:val="00A8097F"/>
    <w:rsid w:val="00A81851"/>
    <w:rsid w:val="00A81EDD"/>
    <w:rsid w:val="00A82637"/>
    <w:rsid w:val="00A82C2E"/>
    <w:rsid w:val="00A83F29"/>
    <w:rsid w:val="00A853B9"/>
    <w:rsid w:val="00A85E15"/>
    <w:rsid w:val="00A92AFB"/>
    <w:rsid w:val="00A94F8F"/>
    <w:rsid w:val="00AA03B2"/>
    <w:rsid w:val="00AA0AE7"/>
    <w:rsid w:val="00AA3408"/>
    <w:rsid w:val="00AA3528"/>
    <w:rsid w:val="00AA35B1"/>
    <w:rsid w:val="00AA5D5B"/>
    <w:rsid w:val="00AA77C8"/>
    <w:rsid w:val="00AA7D7F"/>
    <w:rsid w:val="00AB0105"/>
    <w:rsid w:val="00AB4EB7"/>
    <w:rsid w:val="00AB5447"/>
    <w:rsid w:val="00AB7452"/>
    <w:rsid w:val="00AB7F49"/>
    <w:rsid w:val="00AC0775"/>
    <w:rsid w:val="00AC1680"/>
    <w:rsid w:val="00AC310E"/>
    <w:rsid w:val="00AC5780"/>
    <w:rsid w:val="00AC5929"/>
    <w:rsid w:val="00AC6DF6"/>
    <w:rsid w:val="00AD0F7F"/>
    <w:rsid w:val="00AD50C3"/>
    <w:rsid w:val="00AD5E2F"/>
    <w:rsid w:val="00AD72EF"/>
    <w:rsid w:val="00AD765E"/>
    <w:rsid w:val="00AE1897"/>
    <w:rsid w:val="00AE3F37"/>
    <w:rsid w:val="00AE5A15"/>
    <w:rsid w:val="00AE79ED"/>
    <w:rsid w:val="00AF04E7"/>
    <w:rsid w:val="00AF3F97"/>
    <w:rsid w:val="00AF469B"/>
    <w:rsid w:val="00AF586C"/>
    <w:rsid w:val="00AF643C"/>
    <w:rsid w:val="00AF7B9E"/>
    <w:rsid w:val="00B051EF"/>
    <w:rsid w:val="00B07405"/>
    <w:rsid w:val="00B1034C"/>
    <w:rsid w:val="00B115DC"/>
    <w:rsid w:val="00B136B3"/>
    <w:rsid w:val="00B16055"/>
    <w:rsid w:val="00B16BC8"/>
    <w:rsid w:val="00B20A70"/>
    <w:rsid w:val="00B233AA"/>
    <w:rsid w:val="00B24319"/>
    <w:rsid w:val="00B24A72"/>
    <w:rsid w:val="00B25047"/>
    <w:rsid w:val="00B25905"/>
    <w:rsid w:val="00B27951"/>
    <w:rsid w:val="00B279AD"/>
    <w:rsid w:val="00B302C5"/>
    <w:rsid w:val="00B308A6"/>
    <w:rsid w:val="00B30AFF"/>
    <w:rsid w:val="00B30FCC"/>
    <w:rsid w:val="00B32876"/>
    <w:rsid w:val="00B32F75"/>
    <w:rsid w:val="00B34711"/>
    <w:rsid w:val="00B35D27"/>
    <w:rsid w:val="00B37C3C"/>
    <w:rsid w:val="00B4051D"/>
    <w:rsid w:val="00B41410"/>
    <w:rsid w:val="00B41740"/>
    <w:rsid w:val="00B44B40"/>
    <w:rsid w:val="00B45E0B"/>
    <w:rsid w:val="00B47232"/>
    <w:rsid w:val="00B475D2"/>
    <w:rsid w:val="00B50987"/>
    <w:rsid w:val="00B553BD"/>
    <w:rsid w:val="00B55DC4"/>
    <w:rsid w:val="00B561C2"/>
    <w:rsid w:val="00B56DB8"/>
    <w:rsid w:val="00B61263"/>
    <w:rsid w:val="00B628DA"/>
    <w:rsid w:val="00B629FA"/>
    <w:rsid w:val="00B66469"/>
    <w:rsid w:val="00B673C4"/>
    <w:rsid w:val="00B7044D"/>
    <w:rsid w:val="00B71355"/>
    <w:rsid w:val="00B7319E"/>
    <w:rsid w:val="00B73A56"/>
    <w:rsid w:val="00B77A8B"/>
    <w:rsid w:val="00B838A1"/>
    <w:rsid w:val="00B838F0"/>
    <w:rsid w:val="00B83F0D"/>
    <w:rsid w:val="00B84773"/>
    <w:rsid w:val="00B84D5E"/>
    <w:rsid w:val="00B857BC"/>
    <w:rsid w:val="00B86D6E"/>
    <w:rsid w:val="00B956AA"/>
    <w:rsid w:val="00BA0A27"/>
    <w:rsid w:val="00BA0E9B"/>
    <w:rsid w:val="00BA11D4"/>
    <w:rsid w:val="00BA20BA"/>
    <w:rsid w:val="00BA375C"/>
    <w:rsid w:val="00BA3834"/>
    <w:rsid w:val="00BA3864"/>
    <w:rsid w:val="00BA6C3A"/>
    <w:rsid w:val="00BA7E5A"/>
    <w:rsid w:val="00BB2546"/>
    <w:rsid w:val="00BB381B"/>
    <w:rsid w:val="00BB4775"/>
    <w:rsid w:val="00BB4D43"/>
    <w:rsid w:val="00BB59A1"/>
    <w:rsid w:val="00BB65B0"/>
    <w:rsid w:val="00BB73C6"/>
    <w:rsid w:val="00BB78E3"/>
    <w:rsid w:val="00BB7915"/>
    <w:rsid w:val="00BC2011"/>
    <w:rsid w:val="00BC2172"/>
    <w:rsid w:val="00BC495D"/>
    <w:rsid w:val="00BC617E"/>
    <w:rsid w:val="00BC6B6E"/>
    <w:rsid w:val="00BC6F8C"/>
    <w:rsid w:val="00BC7359"/>
    <w:rsid w:val="00BC79A8"/>
    <w:rsid w:val="00BD3BFC"/>
    <w:rsid w:val="00BD4943"/>
    <w:rsid w:val="00BD59A4"/>
    <w:rsid w:val="00BD68DA"/>
    <w:rsid w:val="00BD6AEB"/>
    <w:rsid w:val="00BD6AED"/>
    <w:rsid w:val="00BD6BC6"/>
    <w:rsid w:val="00BD7A2E"/>
    <w:rsid w:val="00BE0FCC"/>
    <w:rsid w:val="00BE1326"/>
    <w:rsid w:val="00BE27D2"/>
    <w:rsid w:val="00BE6AAD"/>
    <w:rsid w:val="00BE6B21"/>
    <w:rsid w:val="00BE707C"/>
    <w:rsid w:val="00BF3839"/>
    <w:rsid w:val="00BF52BA"/>
    <w:rsid w:val="00BF5EEE"/>
    <w:rsid w:val="00BF6910"/>
    <w:rsid w:val="00BF7DF7"/>
    <w:rsid w:val="00C01ED9"/>
    <w:rsid w:val="00C032A1"/>
    <w:rsid w:val="00C03A7A"/>
    <w:rsid w:val="00C10C83"/>
    <w:rsid w:val="00C117D7"/>
    <w:rsid w:val="00C1264D"/>
    <w:rsid w:val="00C1411C"/>
    <w:rsid w:val="00C15CD3"/>
    <w:rsid w:val="00C16FE5"/>
    <w:rsid w:val="00C17E75"/>
    <w:rsid w:val="00C21CC1"/>
    <w:rsid w:val="00C2201D"/>
    <w:rsid w:val="00C22151"/>
    <w:rsid w:val="00C226F4"/>
    <w:rsid w:val="00C24738"/>
    <w:rsid w:val="00C2479B"/>
    <w:rsid w:val="00C24D6F"/>
    <w:rsid w:val="00C25252"/>
    <w:rsid w:val="00C26441"/>
    <w:rsid w:val="00C2721B"/>
    <w:rsid w:val="00C275D1"/>
    <w:rsid w:val="00C30A0D"/>
    <w:rsid w:val="00C30A62"/>
    <w:rsid w:val="00C3204B"/>
    <w:rsid w:val="00C35AA2"/>
    <w:rsid w:val="00C41DDC"/>
    <w:rsid w:val="00C427EF"/>
    <w:rsid w:val="00C461A9"/>
    <w:rsid w:val="00C50086"/>
    <w:rsid w:val="00C516DB"/>
    <w:rsid w:val="00C531C4"/>
    <w:rsid w:val="00C53B0D"/>
    <w:rsid w:val="00C54D22"/>
    <w:rsid w:val="00C57D62"/>
    <w:rsid w:val="00C6260A"/>
    <w:rsid w:val="00C62F61"/>
    <w:rsid w:val="00C72F02"/>
    <w:rsid w:val="00C75C90"/>
    <w:rsid w:val="00C77B72"/>
    <w:rsid w:val="00C80CB9"/>
    <w:rsid w:val="00C811C6"/>
    <w:rsid w:val="00C83806"/>
    <w:rsid w:val="00C84C95"/>
    <w:rsid w:val="00C87D12"/>
    <w:rsid w:val="00C90195"/>
    <w:rsid w:val="00C915C1"/>
    <w:rsid w:val="00C91D15"/>
    <w:rsid w:val="00C9237B"/>
    <w:rsid w:val="00C939C5"/>
    <w:rsid w:val="00C93A21"/>
    <w:rsid w:val="00C93FF6"/>
    <w:rsid w:val="00C94DED"/>
    <w:rsid w:val="00C957AE"/>
    <w:rsid w:val="00C96DC2"/>
    <w:rsid w:val="00CA0E53"/>
    <w:rsid w:val="00CA38D5"/>
    <w:rsid w:val="00CA43B4"/>
    <w:rsid w:val="00CA60D2"/>
    <w:rsid w:val="00CA6A53"/>
    <w:rsid w:val="00CA6A89"/>
    <w:rsid w:val="00CA6EFE"/>
    <w:rsid w:val="00CA714E"/>
    <w:rsid w:val="00CB0059"/>
    <w:rsid w:val="00CB48DB"/>
    <w:rsid w:val="00CB5612"/>
    <w:rsid w:val="00CB57E8"/>
    <w:rsid w:val="00CB5EF8"/>
    <w:rsid w:val="00CB788D"/>
    <w:rsid w:val="00CB7AB5"/>
    <w:rsid w:val="00CC1AE6"/>
    <w:rsid w:val="00CC2BC7"/>
    <w:rsid w:val="00CC3168"/>
    <w:rsid w:val="00CC319E"/>
    <w:rsid w:val="00CC74C4"/>
    <w:rsid w:val="00CC774A"/>
    <w:rsid w:val="00CD0C04"/>
    <w:rsid w:val="00CD1B63"/>
    <w:rsid w:val="00CD37FB"/>
    <w:rsid w:val="00CD4A45"/>
    <w:rsid w:val="00CD5901"/>
    <w:rsid w:val="00CD749A"/>
    <w:rsid w:val="00CD77CE"/>
    <w:rsid w:val="00CE1292"/>
    <w:rsid w:val="00CE2614"/>
    <w:rsid w:val="00CE28C4"/>
    <w:rsid w:val="00CE28E0"/>
    <w:rsid w:val="00CE4E5F"/>
    <w:rsid w:val="00CE6E8C"/>
    <w:rsid w:val="00CE6F12"/>
    <w:rsid w:val="00CF04AC"/>
    <w:rsid w:val="00CF1FC0"/>
    <w:rsid w:val="00CF2A23"/>
    <w:rsid w:val="00CF4B05"/>
    <w:rsid w:val="00CF5D54"/>
    <w:rsid w:val="00CF6B00"/>
    <w:rsid w:val="00CF6D1A"/>
    <w:rsid w:val="00CF6D7F"/>
    <w:rsid w:val="00D00C06"/>
    <w:rsid w:val="00D00D9F"/>
    <w:rsid w:val="00D00E39"/>
    <w:rsid w:val="00D01086"/>
    <w:rsid w:val="00D01F79"/>
    <w:rsid w:val="00D0361B"/>
    <w:rsid w:val="00D03DD6"/>
    <w:rsid w:val="00D0487E"/>
    <w:rsid w:val="00D04B36"/>
    <w:rsid w:val="00D05BB4"/>
    <w:rsid w:val="00D06D21"/>
    <w:rsid w:val="00D12F2B"/>
    <w:rsid w:val="00D15071"/>
    <w:rsid w:val="00D15789"/>
    <w:rsid w:val="00D175DF"/>
    <w:rsid w:val="00D20F15"/>
    <w:rsid w:val="00D251FB"/>
    <w:rsid w:val="00D27055"/>
    <w:rsid w:val="00D27CBC"/>
    <w:rsid w:val="00D3052B"/>
    <w:rsid w:val="00D30EE0"/>
    <w:rsid w:val="00D31151"/>
    <w:rsid w:val="00D33291"/>
    <w:rsid w:val="00D4091F"/>
    <w:rsid w:val="00D40D1C"/>
    <w:rsid w:val="00D41586"/>
    <w:rsid w:val="00D416DF"/>
    <w:rsid w:val="00D41ADC"/>
    <w:rsid w:val="00D42783"/>
    <w:rsid w:val="00D42804"/>
    <w:rsid w:val="00D42B49"/>
    <w:rsid w:val="00D44EC5"/>
    <w:rsid w:val="00D4798B"/>
    <w:rsid w:val="00D520AE"/>
    <w:rsid w:val="00D523DB"/>
    <w:rsid w:val="00D5523F"/>
    <w:rsid w:val="00D5724F"/>
    <w:rsid w:val="00D6097E"/>
    <w:rsid w:val="00D60ABA"/>
    <w:rsid w:val="00D615C4"/>
    <w:rsid w:val="00D61C5B"/>
    <w:rsid w:val="00D63423"/>
    <w:rsid w:val="00D638F7"/>
    <w:rsid w:val="00D64C87"/>
    <w:rsid w:val="00D6516F"/>
    <w:rsid w:val="00D65CCB"/>
    <w:rsid w:val="00D67932"/>
    <w:rsid w:val="00D67A0C"/>
    <w:rsid w:val="00D72E70"/>
    <w:rsid w:val="00D746B7"/>
    <w:rsid w:val="00D756A1"/>
    <w:rsid w:val="00D801A0"/>
    <w:rsid w:val="00D81545"/>
    <w:rsid w:val="00D8476B"/>
    <w:rsid w:val="00D853A4"/>
    <w:rsid w:val="00D85C7F"/>
    <w:rsid w:val="00D863D9"/>
    <w:rsid w:val="00D86927"/>
    <w:rsid w:val="00D90E93"/>
    <w:rsid w:val="00D91154"/>
    <w:rsid w:val="00D91F9F"/>
    <w:rsid w:val="00D92924"/>
    <w:rsid w:val="00D93A21"/>
    <w:rsid w:val="00D97366"/>
    <w:rsid w:val="00DA15D2"/>
    <w:rsid w:val="00DA177A"/>
    <w:rsid w:val="00DA1BE6"/>
    <w:rsid w:val="00DA2E42"/>
    <w:rsid w:val="00DA3025"/>
    <w:rsid w:val="00DA3BFD"/>
    <w:rsid w:val="00DB1E90"/>
    <w:rsid w:val="00DB4A7E"/>
    <w:rsid w:val="00DB5F89"/>
    <w:rsid w:val="00DB656F"/>
    <w:rsid w:val="00DB697D"/>
    <w:rsid w:val="00DB74D1"/>
    <w:rsid w:val="00DB7FB1"/>
    <w:rsid w:val="00DC29C5"/>
    <w:rsid w:val="00DC4408"/>
    <w:rsid w:val="00DC4D8A"/>
    <w:rsid w:val="00DC5B20"/>
    <w:rsid w:val="00DC64A3"/>
    <w:rsid w:val="00DC6C20"/>
    <w:rsid w:val="00DD0093"/>
    <w:rsid w:val="00DD3834"/>
    <w:rsid w:val="00DD47C0"/>
    <w:rsid w:val="00DD5AD4"/>
    <w:rsid w:val="00DD714F"/>
    <w:rsid w:val="00DD71C6"/>
    <w:rsid w:val="00DD72D1"/>
    <w:rsid w:val="00DE02CF"/>
    <w:rsid w:val="00DE0CB7"/>
    <w:rsid w:val="00DE165B"/>
    <w:rsid w:val="00DE2372"/>
    <w:rsid w:val="00DE2E93"/>
    <w:rsid w:val="00DE493B"/>
    <w:rsid w:val="00DE4D68"/>
    <w:rsid w:val="00DE6171"/>
    <w:rsid w:val="00DE7011"/>
    <w:rsid w:val="00DF1A3C"/>
    <w:rsid w:val="00DF1D97"/>
    <w:rsid w:val="00DF5DE2"/>
    <w:rsid w:val="00E001C6"/>
    <w:rsid w:val="00E00B97"/>
    <w:rsid w:val="00E01866"/>
    <w:rsid w:val="00E01EB6"/>
    <w:rsid w:val="00E031EE"/>
    <w:rsid w:val="00E0409A"/>
    <w:rsid w:val="00E046D9"/>
    <w:rsid w:val="00E05C6E"/>
    <w:rsid w:val="00E06321"/>
    <w:rsid w:val="00E1074A"/>
    <w:rsid w:val="00E12A0E"/>
    <w:rsid w:val="00E203BA"/>
    <w:rsid w:val="00E2053D"/>
    <w:rsid w:val="00E20BC7"/>
    <w:rsid w:val="00E21097"/>
    <w:rsid w:val="00E23ABC"/>
    <w:rsid w:val="00E2550F"/>
    <w:rsid w:val="00E2644F"/>
    <w:rsid w:val="00E32250"/>
    <w:rsid w:val="00E350FC"/>
    <w:rsid w:val="00E377C2"/>
    <w:rsid w:val="00E410C5"/>
    <w:rsid w:val="00E41AB0"/>
    <w:rsid w:val="00E42029"/>
    <w:rsid w:val="00E421AA"/>
    <w:rsid w:val="00E42455"/>
    <w:rsid w:val="00E42750"/>
    <w:rsid w:val="00E44D2B"/>
    <w:rsid w:val="00E46074"/>
    <w:rsid w:val="00E512A4"/>
    <w:rsid w:val="00E51706"/>
    <w:rsid w:val="00E51FDB"/>
    <w:rsid w:val="00E54E8E"/>
    <w:rsid w:val="00E54EDF"/>
    <w:rsid w:val="00E555C6"/>
    <w:rsid w:val="00E56C27"/>
    <w:rsid w:val="00E57F98"/>
    <w:rsid w:val="00E62472"/>
    <w:rsid w:val="00E64739"/>
    <w:rsid w:val="00E64768"/>
    <w:rsid w:val="00E64EDB"/>
    <w:rsid w:val="00E652FC"/>
    <w:rsid w:val="00E66941"/>
    <w:rsid w:val="00E701E8"/>
    <w:rsid w:val="00E7284A"/>
    <w:rsid w:val="00E73098"/>
    <w:rsid w:val="00E770B7"/>
    <w:rsid w:val="00E7726C"/>
    <w:rsid w:val="00E808A9"/>
    <w:rsid w:val="00E80F31"/>
    <w:rsid w:val="00E81784"/>
    <w:rsid w:val="00E83464"/>
    <w:rsid w:val="00E8431E"/>
    <w:rsid w:val="00E844D0"/>
    <w:rsid w:val="00E855B8"/>
    <w:rsid w:val="00E863FB"/>
    <w:rsid w:val="00E86C66"/>
    <w:rsid w:val="00E90262"/>
    <w:rsid w:val="00E90931"/>
    <w:rsid w:val="00E90AAA"/>
    <w:rsid w:val="00E92D8E"/>
    <w:rsid w:val="00E92DAA"/>
    <w:rsid w:val="00E92F08"/>
    <w:rsid w:val="00E9456D"/>
    <w:rsid w:val="00E94B9E"/>
    <w:rsid w:val="00E95475"/>
    <w:rsid w:val="00E95B99"/>
    <w:rsid w:val="00E96416"/>
    <w:rsid w:val="00E97714"/>
    <w:rsid w:val="00EA12E1"/>
    <w:rsid w:val="00EA2D53"/>
    <w:rsid w:val="00EA55E8"/>
    <w:rsid w:val="00EA6221"/>
    <w:rsid w:val="00EA669F"/>
    <w:rsid w:val="00EA7D5E"/>
    <w:rsid w:val="00EB015E"/>
    <w:rsid w:val="00EB1CA0"/>
    <w:rsid w:val="00EB295B"/>
    <w:rsid w:val="00EB2AA3"/>
    <w:rsid w:val="00EB2B7F"/>
    <w:rsid w:val="00EB63B9"/>
    <w:rsid w:val="00EB7CA9"/>
    <w:rsid w:val="00EB7E68"/>
    <w:rsid w:val="00EC0492"/>
    <w:rsid w:val="00EC3928"/>
    <w:rsid w:val="00EC3AF4"/>
    <w:rsid w:val="00EC4D59"/>
    <w:rsid w:val="00ED0D58"/>
    <w:rsid w:val="00ED58D0"/>
    <w:rsid w:val="00ED6E03"/>
    <w:rsid w:val="00ED6E43"/>
    <w:rsid w:val="00EE0A80"/>
    <w:rsid w:val="00EE113B"/>
    <w:rsid w:val="00EE3165"/>
    <w:rsid w:val="00EE4949"/>
    <w:rsid w:val="00EE4A09"/>
    <w:rsid w:val="00EE7052"/>
    <w:rsid w:val="00EE7D98"/>
    <w:rsid w:val="00EF1F5C"/>
    <w:rsid w:val="00EF2D79"/>
    <w:rsid w:val="00EF3D4B"/>
    <w:rsid w:val="00EF5461"/>
    <w:rsid w:val="00EF5EE9"/>
    <w:rsid w:val="00F0211E"/>
    <w:rsid w:val="00F021AE"/>
    <w:rsid w:val="00F022D4"/>
    <w:rsid w:val="00F0644F"/>
    <w:rsid w:val="00F072A1"/>
    <w:rsid w:val="00F13C7B"/>
    <w:rsid w:val="00F13F0A"/>
    <w:rsid w:val="00F15F38"/>
    <w:rsid w:val="00F16864"/>
    <w:rsid w:val="00F178F8"/>
    <w:rsid w:val="00F17EA4"/>
    <w:rsid w:val="00F2239A"/>
    <w:rsid w:val="00F23D31"/>
    <w:rsid w:val="00F30A0F"/>
    <w:rsid w:val="00F3177A"/>
    <w:rsid w:val="00F32517"/>
    <w:rsid w:val="00F32BEF"/>
    <w:rsid w:val="00F35620"/>
    <w:rsid w:val="00F35C09"/>
    <w:rsid w:val="00F37296"/>
    <w:rsid w:val="00F41B9E"/>
    <w:rsid w:val="00F422B5"/>
    <w:rsid w:val="00F42F0D"/>
    <w:rsid w:val="00F43EBF"/>
    <w:rsid w:val="00F44569"/>
    <w:rsid w:val="00F46426"/>
    <w:rsid w:val="00F50355"/>
    <w:rsid w:val="00F504E9"/>
    <w:rsid w:val="00F517BC"/>
    <w:rsid w:val="00F51B8F"/>
    <w:rsid w:val="00F523DD"/>
    <w:rsid w:val="00F52B55"/>
    <w:rsid w:val="00F57115"/>
    <w:rsid w:val="00F575B1"/>
    <w:rsid w:val="00F57CA3"/>
    <w:rsid w:val="00F60FF0"/>
    <w:rsid w:val="00F61D83"/>
    <w:rsid w:val="00F642FD"/>
    <w:rsid w:val="00F6474C"/>
    <w:rsid w:val="00F64A62"/>
    <w:rsid w:val="00F67172"/>
    <w:rsid w:val="00F67C35"/>
    <w:rsid w:val="00F71D56"/>
    <w:rsid w:val="00F747FA"/>
    <w:rsid w:val="00F7735E"/>
    <w:rsid w:val="00F81FE4"/>
    <w:rsid w:val="00F83184"/>
    <w:rsid w:val="00F837A2"/>
    <w:rsid w:val="00F84208"/>
    <w:rsid w:val="00F85A3D"/>
    <w:rsid w:val="00F87640"/>
    <w:rsid w:val="00F91D6D"/>
    <w:rsid w:val="00F922ED"/>
    <w:rsid w:val="00F9247D"/>
    <w:rsid w:val="00F92B16"/>
    <w:rsid w:val="00F94F81"/>
    <w:rsid w:val="00F950EB"/>
    <w:rsid w:val="00F955EE"/>
    <w:rsid w:val="00F96F48"/>
    <w:rsid w:val="00FA04DC"/>
    <w:rsid w:val="00FA0594"/>
    <w:rsid w:val="00FA0AD1"/>
    <w:rsid w:val="00FA1216"/>
    <w:rsid w:val="00FA1AE2"/>
    <w:rsid w:val="00FA20AA"/>
    <w:rsid w:val="00FA3633"/>
    <w:rsid w:val="00FB2DAC"/>
    <w:rsid w:val="00FB2E44"/>
    <w:rsid w:val="00FB2EE1"/>
    <w:rsid w:val="00FB3220"/>
    <w:rsid w:val="00FB5EDC"/>
    <w:rsid w:val="00FB621D"/>
    <w:rsid w:val="00FB646A"/>
    <w:rsid w:val="00FC0D86"/>
    <w:rsid w:val="00FC0EC4"/>
    <w:rsid w:val="00FC1D88"/>
    <w:rsid w:val="00FC1E81"/>
    <w:rsid w:val="00FC471E"/>
    <w:rsid w:val="00FC5887"/>
    <w:rsid w:val="00FC5BF5"/>
    <w:rsid w:val="00FD0D07"/>
    <w:rsid w:val="00FD1FEE"/>
    <w:rsid w:val="00FD2191"/>
    <w:rsid w:val="00FD228F"/>
    <w:rsid w:val="00FD340D"/>
    <w:rsid w:val="00FD4AFE"/>
    <w:rsid w:val="00FE0166"/>
    <w:rsid w:val="00FE27BB"/>
    <w:rsid w:val="00FE70E1"/>
    <w:rsid w:val="00FE77EE"/>
    <w:rsid w:val="00FF2F0B"/>
    <w:rsid w:val="00FF63E5"/>
    <w:rsid w:val="00FF64EA"/>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C376E88"/>
  <w15:chartTrackingRefBased/>
  <w15:docId w15:val="{0758C373-C213-4439-97CC-CFF4C52DB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20EB"/>
    <w:pPr>
      <w:widowControl w:val="0"/>
      <w:ind w:leftChars="270" w:left="567" w:firstLineChars="100" w:firstLine="210"/>
      <w:jc w:val="both"/>
    </w:pPr>
  </w:style>
  <w:style w:type="paragraph" w:styleId="1">
    <w:name w:val="heading 1"/>
    <w:basedOn w:val="a"/>
    <w:next w:val="a"/>
    <w:link w:val="10"/>
    <w:uiPriority w:val="9"/>
    <w:qFormat/>
    <w:rsid w:val="008020EB"/>
    <w:pPr>
      <w:keepNext/>
      <w:keepLines/>
      <w:spacing w:before="280" w:after="80"/>
      <w:ind w:leftChars="0" w:left="0" w:firstLineChars="0" w:firstLine="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
    <w:link w:val="20"/>
    <w:uiPriority w:val="9"/>
    <w:unhideWhenUsed/>
    <w:qFormat/>
    <w:rsid w:val="00E86C66"/>
    <w:pPr>
      <w:pBdr>
        <w:bottom w:val="single" w:sz="8" w:space="1" w:color="auto"/>
      </w:pBdr>
      <w:adjustRightInd w:val="0"/>
      <w:snapToGrid w:val="0"/>
      <w:spacing w:afterLines="50" w:after="180"/>
      <w:ind w:leftChars="0" w:left="0" w:firstLine="240"/>
      <w:outlineLvl w:val="1"/>
    </w:pPr>
    <w:rPr>
      <w:rFonts w:asciiTheme="majorHAnsi" w:eastAsiaTheme="majorHAnsi" w:hAnsiTheme="majorHAnsi"/>
      <w:b/>
      <w:bCs/>
      <w:sz w:val="24"/>
      <w:szCs w:val="24"/>
    </w:rPr>
  </w:style>
  <w:style w:type="paragraph" w:styleId="3">
    <w:name w:val="heading 3"/>
    <w:basedOn w:val="a"/>
    <w:next w:val="a"/>
    <w:link w:val="30"/>
    <w:uiPriority w:val="9"/>
    <w:unhideWhenUsed/>
    <w:qFormat/>
    <w:rsid w:val="00B553BD"/>
    <w:pPr>
      <w:keepNext/>
      <w:keepLines/>
      <w:spacing w:before="160" w:after="80"/>
      <w:ind w:leftChars="135" w:left="283" w:firstLineChars="0" w:firstLine="0"/>
      <w:outlineLvl w:val="2"/>
    </w:pPr>
    <w:rPr>
      <w:rFonts w:asciiTheme="majorHAnsi" w:eastAsiaTheme="majorEastAsia" w:hAnsiTheme="majorHAnsi" w:cstheme="majorBidi"/>
      <w:b/>
      <w:bCs/>
      <w:color w:val="000000" w:themeColor="text1"/>
      <w:sz w:val="24"/>
      <w:szCs w:val="24"/>
    </w:rPr>
  </w:style>
  <w:style w:type="paragraph" w:styleId="4">
    <w:name w:val="heading 4"/>
    <w:basedOn w:val="a"/>
    <w:next w:val="a"/>
    <w:link w:val="40"/>
    <w:uiPriority w:val="9"/>
    <w:unhideWhenUsed/>
    <w:qFormat/>
    <w:rsid w:val="001D1CE9"/>
    <w:pPr>
      <w:keepNext/>
      <w:keepLines/>
      <w:spacing w:before="80" w:after="40"/>
      <w:ind w:firstLineChars="0" w:firstLine="0"/>
      <w:outlineLvl w:val="3"/>
    </w:pPr>
    <w:rPr>
      <w:rFonts w:asciiTheme="majorHAnsi" w:eastAsiaTheme="majorEastAsia" w:hAnsiTheme="majorHAnsi" w:cstheme="majorBidi"/>
      <w:b/>
      <w:bCs/>
      <w:color w:val="000000" w:themeColor="text1"/>
    </w:rPr>
  </w:style>
  <w:style w:type="paragraph" w:styleId="5">
    <w:name w:val="heading 5"/>
    <w:basedOn w:val="a"/>
    <w:next w:val="a"/>
    <w:link w:val="50"/>
    <w:uiPriority w:val="9"/>
    <w:unhideWhenUsed/>
    <w:qFormat/>
    <w:rsid w:val="008C21E3"/>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8C21E3"/>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C21E3"/>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C21E3"/>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C21E3"/>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020EB"/>
    <w:rPr>
      <w:rFonts w:asciiTheme="majorHAnsi" w:eastAsiaTheme="majorEastAsia" w:hAnsiTheme="majorHAnsi" w:cstheme="majorBidi"/>
      <w:b/>
      <w:bCs/>
      <w:color w:val="000000" w:themeColor="text1"/>
      <w:sz w:val="32"/>
      <w:szCs w:val="32"/>
    </w:rPr>
  </w:style>
  <w:style w:type="character" w:customStyle="1" w:styleId="20">
    <w:name w:val="見出し 2 (文字)"/>
    <w:basedOn w:val="a0"/>
    <w:link w:val="2"/>
    <w:uiPriority w:val="9"/>
    <w:rsid w:val="00E86C66"/>
    <w:rPr>
      <w:rFonts w:asciiTheme="majorHAnsi" w:eastAsiaTheme="majorHAnsi" w:hAnsiTheme="majorHAnsi"/>
      <w:b/>
      <w:bCs/>
      <w:sz w:val="24"/>
      <w:szCs w:val="24"/>
    </w:rPr>
  </w:style>
  <w:style w:type="character" w:customStyle="1" w:styleId="30">
    <w:name w:val="見出し 3 (文字)"/>
    <w:basedOn w:val="a0"/>
    <w:link w:val="3"/>
    <w:uiPriority w:val="9"/>
    <w:rsid w:val="00B553BD"/>
    <w:rPr>
      <w:rFonts w:asciiTheme="majorHAnsi" w:eastAsiaTheme="majorEastAsia" w:hAnsiTheme="majorHAnsi" w:cstheme="majorBidi"/>
      <w:b/>
      <w:bCs/>
      <w:color w:val="000000" w:themeColor="text1"/>
      <w:sz w:val="24"/>
      <w:szCs w:val="24"/>
    </w:rPr>
  </w:style>
  <w:style w:type="character" w:customStyle="1" w:styleId="40">
    <w:name w:val="見出し 4 (文字)"/>
    <w:basedOn w:val="a0"/>
    <w:link w:val="4"/>
    <w:uiPriority w:val="9"/>
    <w:rsid w:val="001D1CE9"/>
    <w:rPr>
      <w:rFonts w:asciiTheme="majorHAnsi" w:eastAsiaTheme="majorEastAsia" w:hAnsiTheme="majorHAnsi" w:cstheme="majorBidi"/>
      <w:b/>
      <w:bCs/>
      <w:color w:val="000000" w:themeColor="text1"/>
    </w:rPr>
  </w:style>
  <w:style w:type="character" w:customStyle="1" w:styleId="50">
    <w:name w:val="見出し 5 (文字)"/>
    <w:basedOn w:val="a0"/>
    <w:link w:val="5"/>
    <w:uiPriority w:val="9"/>
    <w:rsid w:val="008C21E3"/>
    <w:rPr>
      <w:rFonts w:asciiTheme="majorHAnsi" w:eastAsiaTheme="majorEastAsia" w:hAnsiTheme="majorHAnsi" w:cstheme="majorBidi"/>
      <w:color w:val="000000" w:themeColor="text1"/>
    </w:rPr>
  </w:style>
  <w:style w:type="character" w:customStyle="1" w:styleId="60">
    <w:name w:val="見出し 6 (文字)"/>
    <w:basedOn w:val="a0"/>
    <w:link w:val="6"/>
    <w:uiPriority w:val="9"/>
    <w:rsid w:val="008C21E3"/>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C21E3"/>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C21E3"/>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C21E3"/>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C21E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C21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21E3"/>
    <w:pPr>
      <w:numPr>
        <w:ilvl w:val="1"/>
      </w:numPr>
      <w:spacing w:after="160"/>
      <w:ind w:leftChars="270" w:left="567" w:firstLineChars="100" w:firstLine="21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C21E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C21E3"/>
    <w:pPr>
      <w:spacing w:before="160" w:after="160"/>
      <w:jc w:val="center"/>
    </w:pPr>
    <w:rPr>
      <w:i/>
      <w:iCs/>
      <w:color w:val="404040" w:themeColor="text1" w:themeTint="BF"/>
    </w:rPr>
  </w:style>
  <w:style w:type="character" w:customStyle="1" w:styleId="a8">
    <w:name w:val="引用文 (文字)"/>
    <w:basedOn w:val="a0"/>
    <w:link w:val="a7"/>
    <w:uiPriority w:val="29"/>
    <w:rsid w:val="008C21E3"/>
    <w:rPr>
      <w:i/>
      <w:iCs/>
      <w:color w:val="404040" w:themeColor="text1" w:themeTint="BF"/>
    </w:rPr>
  </w:style>
  <w:style w:type="paragraph" w:styleId="a9">
    <w:name w:val="List Paragraph"/>
    <w:basedOn w:val="a"/>
    <w:uiPriority w:val="34"/>
    <w:qFormat/>
    <w:rsid w:val="008C21E3"/>
    <w:pPr>
      <w:ind w:left="720"/>
      <w:contextualSpacing/>
    </w:pPr>
  </w:style>
  <w:style w:type="character" w:styleId="21">
    <w:name w:val="Intense Emphasis"/>
    <w:basedOn w:val="a0"/>
    <w:uiPriority w:val="21"/>
    <w:qFormat/>
    <w:rsid w:val="008C21E3"/>
    <w:rPr>
      <w:i/>
      <w:iCs/>
      <w:color w:val="0F4761" w:themeColor="accent1" w:themeShade="BF"/>
    </w:rPr>
  </w:style>
  <w:style w:type="paragraph" w:styleId="22">
    <w:name w:val="Intense Quote"/>
    <w:basedOn w:val="a"/>
    <w:next w:val="a"/>
    <w:link w:val="23"/>
    <w:uiPriority w:val="30"/>
    <w:qFormat/>
    <w:rsid w:val="008C2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C21E3"/>
    <w:rPr>
      <w:i/>
      <w:iCs/>
      <w:color w:val="0F4761" w:themeColor="accent1" w:themeShade="BF"/>
    </w:rPr>
  </w:style>
  <w:style w:type="character" w:styleId="24">
    <w:name w:val="Intense Reference"/>
    <w:basedOn w:val="a0"/>
    <w:uiPriority w:val="32"/>
    <w:qFormat/>
    <w:rsid w:val="008C21E3"/>
    <w:rPr>
      <w:b/>
      <w:bCs/>
      <w:smallCaps/>
      <w:color w:val="0F4761" w:themeColor="accent1" w:themeShade="BF"/>
      <w:spacing w:val="5"/>
    </w:rPr>
  </w:style>
  <w:style w:type="paragraph" w:styleId="HTML">
    <w:name w:val="HTML Preformatted"/>
    <w:basedOn w:val="a"/>
    <w:link w:val="HTML0"/>
    <w:uiPriority w:val="99"/>
    <w:unhideWhenUsed/>
    <w:rsid w:val="008C21E3"/>
    <w:rPr>
      <w:rFonts w:ascii="Courier New" w:hAnsi="Courier New" w:cs="Courier New"/>
      <w:sz w:val="20"/>
      <w:szCs w:val="20"/>
    </w:rPr>
  </w:style>
  <w:style w:type="character" w:customStyle="1" w:styleId="HTML0">
    <w:name w:val="HTML 書式付き (文字)"/>
    <w:basedOn w:val="a0"/>
    <w:link w:val="HTML"/>
    <w:uiPriority w:val="99"/>
    <w:rsid w:val="008C21E3"/>
    <w:rPr>
      <w:rFonts w:ascii="Courier New" w:hAnsi="Courier New" w:cs="Courier New"/>
      <w:sz w:val="20"/>
      <w:szCs w:val="20"/>
    </w:rPr>
  </w:style>
  <w:style w:type="paragraph" w:styleId="aa">
    <w:name w:val="header"/>
    <w:basedOn w:val="a"/>
    <w:link w:val="ab"/>
    <w:uiPriority w:val="99"/>
    <w:unhideWhenUsed/>
    <w:rsid w:val="00842F6A"/>
    <w:pPr>
      <w:tabs>
        <w:tab w:val="center" w:pos="4252"/>
        <w:tab w:val="right" w:pos="8504"/>
      </w:tabs>
      <w:snapToGrid w:val="0"/>
    </w:pPr>
  </w:style>
  <w:style w:type="character" w:customStyle="1" w:styleId="ab">
    <w:name w:val="ヘッダー (文字)"/>
    <w:basedOn w:val="a0"/>
    <w:link w:val="aa"/>
    <w:uiPriority w:val="99"/>
    <w:rsid w:val="00842F6A"/>
  </w:style>
  <w:style w:type="paragraph" w:styleId="ac">
    <w:name w:val="footer"/>
    <w:basedOn w:val="a"/>
    <w:link w:val="ad"/>
    <w:uiPriority w:val="99"/>
    <w:unhideWhenUsed/>
    <w:rsid w:val="00842F6A"/>
    <w:pPr>
      <w:tabs>
        <w:tab w:val="center" w:pos="4252"/>
        <w:tab w:val="right" w:pos="8504"/>
      </w:tabs>
      <w:snapToGrid w:val="0"/>
    </w:pPr>
  </w:style>
  <w:style w:type="character" w:customStyle="1" w:styleId="ad">
    <w:name w:val="フッター (文字)"/>
    <w:basedOn w:val="a0"/>
    <w:link w:val="ac"/>
    <w:uiPriority w:val="99"/>
    <w:rsid w:val="00842F6A"/>
  </w:style>
  <w:style w:type="table" w:styleId="ae">
    <w:name w:val="Table Grid"/>
    <w:basedOn w:val="a1"/>
    <w:uiPriority w:val="39"/>
    <w:rsid w:val="00C17E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E86C66"/>
    <w:pPr>
      <w:widowControl/>
      <w:spacing w:before="240" w:after="0" w:line="259" w:lineRule="auto"/>
      <w:jc w:val="left"/>
      <w:outlineLvl w:val="9"/>
    </w:pPr>
    <w:rPr>
      <w:b w:val="0"/>
      <w:bCs w:val="0"/>
      <w:color w:val="0F4761" w:themeColor="accent1" w:themeShade="BF"/>
      <w:kern w:val="0"/>
    </w:rPr>
  </w:style>
  <w:style w:type="paragraph" w:styleId="11">
    <w:name w:val="toc 1"/>
    <w:basedOn w:val="a"/>
    <w:next w:val="a"/>
    <w:autoRedefine/>
    <w:uiPriority w:val="39"/>
    <w:unhideWhenUsed/>
    <w:rsid w:val="00E86C66"/>
    <w:pPr>
      <w:tabs>
        <w:tab w:val="right" w:leader="dot" w:pos="9736"/>
      </w:tabs>
      <w:ind w:firstLine="240"/>
    </w:pPr>
    <w:rPr>
      <w:noProof/>
      <w:sz w:val="24"/>
      <w:szCs w:val="24"/>
    </w:rPr>
  </w:style>
  <w:style w:type="paragraph" w:styleId="25">
    <w:name w:val="toc 2"/>
    <w:basedOn w:val="a"/>
    <w:next w:val="a"/>
    <w:autoRedefine/>
    <w:uiPriority w:val="39"/>
    <w:unhideWhenUsed/>
    <w:rsid w:val="00E86C66"/>
    <w:pPr>
      <w:ind w:leftChars="100" w:left="210"/>
    </w:pPr>
  </w:style>
  <w:style w:type="paragraph" w:styleId="31">
    <w:name w:val="toc 3"/>
    <w:basedOn w:val="a"/>
    <w:next w:val="a"/>
    <w:autoRedefine/>
    <w:uiPriority w:val="39"/>
    <w:unhideWhenUsed/>
    <w:rsid w:val="00E86C66"/>
    <w:pPr>
      <w:ind w:leftChars="200" w:left="420"/>
    </w:pPr>
  </w:style>
  <w:style w:type="character" w:styleId="af0">
    <w:name w:val="Hyperlink"/>
    <w:basedOn w:val="a0"/>
    <w:uiPriority w:val="99"/>
    <w:unhideWhenUsed/>
    <w:rsid w:val="00E86C66"/>
    <w:rPr>
      <w:color w:val="467886" w:themeColor="hyperlink"/>
      <w:u w:val="single"/>
    </w:rPr>
  </w:style>
  <w:style w:type="paragraph" w:styleId="af1">
    <w:name w:val="Revision"/>
    <w:hidden/>
    <w:uiPriority w:val="99"/>
    <w:semiHidden/>
    <w:rsid w:val="0045122F"/>
  </w:style>
  <w:style w:type="character" w:styleId="af2">
    <w:name w:val="annotation reference"/>
    <w:basedOn w:val="a0"/>
    <w:uiPriority w:val="99"/>
    <w:semiHidden/>
    <w:unhideWhenUsed/>
    <w:rsid w:val="0045122F"/>
    <w:rPr>
      <w:sz w:val="18"/>
      <w:szCs w:val="18"/>
    </w:rPr>
  </w:style>
  <w:style w:type="paragraph" w:styleId="af3">
    <w:name w:val="annotation text"/>
    <w:basedOn w:val="a"/>
    <w:link w:val="af4"/>
    <w:uiPriority w:val="99"/>
    <w:unhideWhenUsed/>
    <w:rsid w:val="0045122F"/>
    <w:pPr>
      <w:jc w:val="left"/>
    </w:pPr>
  </w:style>
  <w:style w:type="character" w:customStyle="1" w:styleId="af4">
    <w:name w:val="コメント文字列 (文字)"/>
    <w:basedOn w:val="a0"/>
    <w:link w:val="af3"/>
    <w:uiPriority w:val="99"/>
    <w:rsid w:val="0045122F"/>
  </w:style>
  <w:style w:type="paragraph" w:styleId="af5">
    <w:name w:val="annotation subject"/>
    <w:basedOn w:val="af3"/>
    <w:next w:val="af3"/>
    <w:link w:val="af6"/>
    <w:uiPriority w:val="99"/>
    <w:semiHidden/>
    <w:unhideWhenUsed/>
    <w:rsid w:val="0045122F"/>
    <w:rPr>
      <w:b/>
      <w:bCs/>
    </w:rPr>
  </w:style>
  <w:style w:type="character" w:customStyle="1" w:styleId="af6">
    <w:name w:val="コメント内容 (文字)"/>
    <w:basedOn w:val="af4"/>
    <w:link w:val="af5"/>
    <w:uiPriority w:val="99"/>
    <w:semiHidden/>
    <w:rsid w:val="0045122F"/>
    <w:rPr>
      <w:b/>
      <w:bCs/>
    </w:rPr>
  </w:style>
  <w:style w:type="paragraph" w:styleId="af7">
    <w:name w:val="caption"/>
    <w:basedOn w:val="a"/>
    <w:next w:val="a"/>
    <w:uiPriority w:val="35"/>
    <w:unhideWhenUsed/>
    <w:qFormat/>
    <w:rsid w:val="00971B40"/>
    <w:pPr>
      <w:keepNext/>
      <w:snapToGrid w:val="0"/>
      <w:contextualSpacing/>
      <w:jc w:val="center"/>
    </w:pPr>
    <w:rPr>
      <w:rFonts w:ascii="BIZ UDPゴシック" w:eastAsia="BIZ UDPゴシック" w:hAnsi="BIZ UDPゴシック"/>
    </w:rPr>
  </w:style>
  <w:style w:type="character" w:styleId="af8">
    <w:name w:val="Unresolved Mention"/>
    <w:basedOn w:val="a0"/>
    <w:uiPriority w:val="99"/>
    <w:semiHidden/>
    <w:unhideWhenUsed/>
    <w:rsid w:val="000B490D"/>
    <w:rPr>
      <w:color w:val="605E5C"/>
      <w:shd w:val="clear" w:color="auto" w:fill="E1DFDD"/>
    </w:rPr>
  </w:style>
  <w:style w:type="character" w:styleId="af9">
    <w:name w:val="FollowedHyperlink"/>
    <w:basedOn w:val="a0"/>
    <w:uiPriority w:val="99"/>
    <w:semiHidden/>
    <w:unhideWhenUsed/>
    <w:rsid w:val="00C226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7252">
      <w:bodyDiv w:val="1"/>
      <w:marLeft w:val="0"/>
      <w:marRight w:val="0"/>
      <w:marTop w:val="0"/>
      <w:marBottom w:val="0"/>
      <w:divBdr>
        <w:top w:val="none" w:sz="0" w:space="0" w:color="auto"/>
        <w:left w:val="none" w:sz="0" w:space="0" w:color="auto"/>
        <w:bottom w:val="none" w:sz="0" w:space="0" w:color="auto"/>
        <w:right w:val="none" w:sz="0" w:space="0" w:color="auto"/>
      </w:divBdr>
    </w:div>
    <w:div w:id="44304060">
      <w:bodyDiv w:val="1"/>
      <w:marLeft w:val="0"/>
      <w:marRight w:val="0"/>
      <w:marTop w:val="0"/>
      <w:marBottom w:val="0"/>
      <w:divBdr>
        <w:top w:val="none" w:sz="0" w:space="0" w:color="auto"/>
        <w:left w:val="none" w:sz="0" w:space="0" w:color="auto"/>
        <w:bottom w:val="none" w:sz="0" w:space="0" w:color="auto"/>
        <w:right w:val="none" w:sz="0" w:space="0" w:color="auto"/>
      </w:divBdr>
    </w:div>
    <w:div w:id="82724946">
      <w:bodyDiv w:val="1"/>
      <w:marLeft w:val="0"/>
      <w:marRight w:val="0"/>
      <w:marTop w:val="0"/>
      <w:marBottom w:val="0"/>
      <w:divBdr>
        <w:top w:val="none" w:sz="0" w:space="0" w:color="auto"/>
        <w:left w:val="none" w:sz="0" w:space="0" w:color="auto"/>
        <w:bottom w:val="none" w:sz="0" w:space="0" w:color="auto"/>
        <w:right w:val="none" w:sz="0" w:space="0" w:color="auto"/>
      </w:divBdr>
    </w:div>
    <w:div w:id="92096284">
      <w:bodyDiv w:val="1"/>
      <w:marLeft w:val="0"/>
      <w:marRight w:val="0"/>
      <w:marTop w:val="0"/>
      <w:marBottom w:val="0"/>
      <w:divBdr>
        <w:top w:val="none" w:sz="0" w:space="0" w:color="auto"/>
        <w:left w:val="none" w:sz="0" w:space="0" w:color="auto"/>
        <w:bottom w:val="none" w:sz="0" w:space="0" w:color="auto"/>
        <w:right w:val="none" w:sz="0" w:space="0" w:color="auto"/>
      </w:divBdr>
      <w:divsChild>
        <w:div w:id="303127072">
          <w:marLeft w:val="360"/>
          <w:marRight w:val="0"/>
          <w:marTop w:val="200"/>
          <w:marBottom w:val="0"/>
          <w:divBdr>
            <w:top w:val="none" w:sz="0" w:space="0" w:color="auto"/>
            <w:left w:val="none" w:sz="0" w:space="0" w:color="auto"/>
            <w:bottom w:val="none" w:sz="0" w:space="0" w:color="auto"/>
            <w:right w:val="none" w:sz="0" w:space="0" w:color="auto"/>
          </w:divBdr>
        </w:div>
        <w:div w:id="513614590">
          <w:marLeft w:val="360"/>
          <w:marRight w:val="0"/>
          <w:marTop w:val="200"/>
          <w:marBottom w:val="0"/>
          <w:divBdr>
            <w:top w:val="none" w:sz="0" w:space="0" w:color="auto"/>
            <w:left w:val="none" w:sz="0" w:space="0" w:color="auto"/>
            <w:bottom w:val="none" w:sz="0" w:space="0" w:color="auto"/>
            <w:right w:val="none" w:sz="0" w:space="0" w:color="auto"/>
          </w:divBdr>
        </w:div>
        <w:div w:id="494734040">
          <w:marLeft w:val="360"/>
          <w:marRight w:val="0"/>
          <w:marTop w:val="200"/>
          <w:marBottom w:val="0"/>
          <w:divBdr>
            <w:top w:val="none" w:sz="0" w:space="0" w:color="auto"/>
            <w:left w:val="none" w:sz="0" w:space="0" w:color="auto"/>
            <w:bottom w:val="none" w:sz="0" w:space="0" w:color="auto"/>
            <w:right w:val="none" w:sz="0" w:space="0" w:color="auto"/>
          </w:divBdr>
        </w:div>
      </w:divsChild>
    </w:div>
    <w:div w:id="213351444">
      <w:bodyDiv w:val="1"/>
      <w:marLeft w:val="0"/>
      <w:marRight w:val="0"/>
      <w:marTop w:val="0"/>
      <w:marBottom w:val="0"/>
      <w:divBdr>
        <w:top w:val="none" w:sz="0" w:space="0" w:color="auto"/>
        <w:left w:val="none" w:sz="0" w:space="0" w:color="auto"/>
        <w:bottom w:val="none" w:sz="0" w:space="0" w:color="auto"/>
        <w:right w:val="none" w:sz="0" w:space="0" w:color="auto"/>
      </w:divBdr>
    </w:div>
    <w:div w:id="306978918">
      <w:bodyDiv w:val="1"/>
      <w:marLeft w:val="0"/>
      <w:marRight w:val="0"/>
      <w:marTop w:val="0"/>
      <w:marBottom w:val="0"/>
      <w:divBdr>
        <w:top w:val="none" w:sz="0" w:space="0" w:color="auto"/>
        <w:left w:val="none" w:sz="0" w:space="0" w:color="auto"/>
        <w:bottom w:val="none" w:sz="0" w:space="0" w:color="auto"/>
        <w:right w:val="none" w:sz="0" w:space="0" w:color="auto"/>
      </w:divBdr>
    </w:div>
    <w:div w:id="323165057">
      <w:bodyDiv w:val="1"/>
      <w:marLeft w:val="0"/>
      <w:marRight w:val="0"/>
      <w:marTop w:val="0"/>
      <w:marBottom w:val="0"/>
      <w:divBdr>
        <w:top w:val="none" w:sz="0" w:space="0" w:color="auto"/>
        <w:left w:val="none" w:sz="0" w:space="0" w:color="auto"/>
        <w:bottom w:val="none" w:sz="0" w:space="0" w:color="auto"/>
        <w:right w:val="none" w:sz="0" w:space="0" w:color="auto"/>
      </w:divBdr>
    </w:div>
    <w:div w:id="351953973">
      <w:bodyDiv w:val="1"/>
      <w:marLeft w:val="0"/>
      <w:marRight w:val="0"/>
      <w:marTop w:val="0"/>
      <w:marBottom w:val="0"/>
      <w:divBdr>
        <w:top w:val="none" w:sz="0" w:space="0" w:color="auto"/>
        <w:left w:val="none" w:sz="0" w:space="0" w:color="auto"/>
        <w:bottom w:val="none" w:sz="0" w:space="0" w:color="auto"/>
        <w:right w:val="none" w:sz="0" w:space="0" w:color="auto"/>
      </w:divBdr>
    </w:div>
    <w:div w:id="360595297">
      <w:bodyDiv w:val="1"/>
      <w:marLeft w:val="0"/>
      <w:marRight w:val="0"/>
      <w:marTop w:val="0"/>
      <w:marBottom w:val="0"/>
      <w:divBdr>
        <w:top w:val="none" w:sz="0" w:space="0" w:color="auto"/>
        <w:left w:val="none" w:sz="0" w:space="0" w:color="auto"/>
        <w:bottom w:val="none" w:sz="0" w:space="0" w:color="auto"/>
        <w:right w:val="none" w:sz="0" w:space="0" w:color="auto"/>
      </w:divBdr>
    </w:div>
    <w:div w:id="365955002">
      <w:bodyDiv w:val="1"/>
      <w:marLeft w:val="0"/>
      <w:marRight w:val="0"/>
      <w:marTop w:val="0"/>
      <w:marBottom w:val="0"/>
      <w:divBdr>
        <w:top w:val="none" w:sz="0" w:space="0" w:color="auto"/>
        <w:left w:val="none" w:sz="0" w:space="0" w:color="auto"/>
        <w:bottom w:val="none" w:sz="0" w:space="0" w:color="auto"/>
        <w:right w:val="none" w:sz="0" w:space="0" w:color="auto"/>
      </w:divBdr>
    </w:div>
    <w:div w:id="371807245">
      <w:bodyDiv w:val="1"/>
      <w:marLeft w:val="0"/>
      <w:marRight w:val="0"/>
      <w:marTop w:val="0"/>
      <w:marBottom w:val="0"/>
      <w:divBdr>
        <w:top w:val="none" w:sz="0" w:space="0" w:color="auto"/>
        <w:left w:val="none" w:sz="0" w:space="0" w:color="auto"/>
        <w:bottom w:val="none" w:sz="0" w:space="0" w:color="auto"/>
        <w:right w:val="none" w:sz="0" w:space="0" w:color="auto"/>
      </w:divBdr>
    </w:div>
    <w:div w:id="405423214">
      <w:bodyDiv w:val="1"/>
      <w:marLeft w:val="0"/>
      <w:marRight w:val="0"/>
      <w:marTop w:val="0"/>
      <w:marBottom w:val="0"/>
      <w:divBdr>
        <w:top w:val="none" w:sz="0" w:space="0" w:color="auto"/>
        <w:left w:val="none" w:sz="0" w:space="0" w:color="auto"/>
        <w:bottom w:val="none" w:sz="0" w:space="0" w:color="auto"/>
        <w:right w:val="none" w:sz="0" w:space="0" w:color="auto"/>
      </w:divBdr>
    </w:div>
    <w:div w:id="424114137">
      <w:bodyDiv w:val="1"/>
      <w:marLeft w:val="0"/>
      <w:marRight w:val="0"/>
      <w:marTop w:val="0"/>
      <w:marBottom w:val="0"/>
      <w:divBdr>
        <w:top w:val="none" w:sz="0" w:space="0" w:color="auto"/>
        <w:left w:val="none" w:sz="0" w:space="0" w:color="auto"/>
        <w:bottom w:val="none" w:sz="0" w:space="0" w:color="auto"/>
        <w:right w:val="none" w:sz="0" w:space="0" w:color="auto"/>
      </w:divBdr>
    </w:div>
    <w:div w:id="429933232">
      <w:bodyDiv w:val="1"/>
      <w:marLeft w:val="0"/>
      <w:marRight w:val="0"/>
      <w:marTop w:val="0"/>
      <w:marBottom w:val="0"/>
      <w:divBdr>
        <w:top w:val="none" w:sz="0" w:space="0" w:color="auto"/>
        <w:left w:val="none" w:sz="0" w:space="0" w:color="auto"/>
        <w:bottom w:val="none" w:sz="0" w:space="0" w:color="auto"/>
        <w:right w:val="none" w:sz="0" w:space="0" w:color="auto"/>
      </w:divBdr>
    </w:div>
    <w:div w:id="479883958">
      <w:bodyDiv w:val="1"/>
      <w:marLeft w:val="0"/>
      <w:marRight w:val="0"/>
      <w:marTop w:val="0"/>
      <w:marBottom w:val="0"/>
      <w:divBdr>
        <w:top w:val="none" w:sz="0" w:space="0" w:color="auto"/>
        <w:left w:val="none" w:sz="0" w:space="0" w:color="auto"/>
        <w:bottom w:val="none" w:sz="0" w:space="0" w:color="auto"/>
        <w:right w:val="none" w:sz="0" w:space="0" w:color="auto"/>
      </w:divBdr>
    </w:div>
    <w:div w:id="480116893">
      <w:bodyDiv w:val="1"/>
      <w:marLeft w:val="0"/>
      <w:marRight w:val="0"/>
      <w:marTop w:val="0"/>
      <w:marBottom w:val="0"/>
      <w:divBdr>
        <w:top w:val="none" w:sz="0" w:space="0" w:color="auto"/>
        <w:left w:val="none" w:sz="0" w:space="0" w:color="auto"/>
        <w:bottom w:val="none" w:sz="0" w:space="0" w:color="auto"/>
        <w:right w:val="none" w:sz="0" w:space="0" w:color="auto"/>
      </w:divBdr>
      <w:divsChild>
        <w:div w:id="450588035">
          <w:marLeft w:val="1166"/>
          <w:marRight w:val="0"/>
          <w:marTop w:val="96"/>
          <w:marBottom w:val="120"/>
          <w:divBdr>
            <w:top w:val="none" w:sz="0" w:space="0" w:color="auto"/>
            <w:left w:val="none" w:sz="0" w:space="0" w:color="auto"/>
            <w:bottom w:val="none" w:sz="0" w:space="0" w:color="auto"/>
            <w:right w:val="none" w:sz="0" w:space="0" w:color="auto"/>
          </w:divBdr>
        </w:div>
        <w:div w:id="218178634">
          <w:marLeft w:val="1166"/>
          <w:marRight w:val="0"/>
          <w:marTop w:val="96"/>
          <w:marBottom w:val="120"/>
          <w:divBdr>
            <w:top w:val="none" w:sz="0" w:space="0" w:color="auto"/>
            <w:left w:val="none" w:sz="0" w:space="0" w:color="auto"/>
            <w:bottom w:val="none" w:sz="0" w:space="0" w:color="auto"/>
            <w:right w:val="none" w:sz="0" w:space="0" w:color="auto"/>
          </w:divBdr>
        </w:div>
        <w:div w:id="193471418">
          <w:marLeft w:val="1166"/>
          <w:marRight w:val="0"/>
          <w:marTop w:val="96"/>
          <w:marBottom w:val="120"/>
          <w:divBdr>
            <w:top w:val="none" w:sz="0" w:space="0" w:color="auto"/>
            <w:left w:val="none" w:sz="0" w:space="0" w:color="auto"/>
            <w:bottom w:val="none" w:sz="0" w:space="0" w:color="auto"/>
            <w:right w:val="none" w:sz="0" w:space="0" w:color="auto"/>
          </w:divBdr>
        </w:div>
        <w:div w:id="1822112558">
          <w:marLeft w:val="1166"/>
          <w:marRight w:val="0"/>
          <w:marTop w:val="96"/>
          <w:marBottom w:val="120"/>
          <w:divBdr>
            <w:top w:val="none" w:sz="0" w:space="0" w:color="auto"/>
            <w:left w:val="none" w:sz="0" w:space="0" w:color="auto"/>
            <w:bottom w:val="none" w:sz="0" w:space="0" w:color="auto"/>
            <w:right w:val="none" w:sz="0" w:space="0" w:color="auto"/>
          </w:divBdr>
        </w:div>
        <w:div w:id="760836620">
          <w:marLeft w:val="1166"/>
          <w:marRight w:val="0"/>
          <w:marTop w:val="96"/>
          <w:marBottom w:val="120"/>
          <w:divBdr>
            <w:top w:val="none" w:sz="0" w:space="0" w:color="auto"/>
            <w:left w:val="none" w:sz="0" w:space="0" w:color="auto"/>
            <w:bottom w:val="none" w:sz="0" w:space="0" w:color="auto"/>
            <w:right w:val="none" w:sz="0" w:space="0" w:color="auto"/>
          </w:divBdr>
        </w:div>
        <w:div w:id="46687226">
          <w:marLeft w:val="1166"/>
          <w:marRight w:val="0"/>
          <w:marTop w:val="96"/>
          <w:marBottom w:val="120"/>
          <w:divBdr>
            <w:top w:val="none" w:sz="0" w:space="0" w:color="auto"/>
            <w:left w:val="none" w:sz="0" w:space="0" w:color="auto"/>
            <w:bottom w:val="none" w:sz="0" w:space="0" w:color="auto"/>
            <w:right w:val="none" w:sz="0" w:space="0" w:color="auto"/>
          </w:divBdr>
        </w:div>
        <w:div w:id="470639601">
          <w:marLeft w:val="1166"/>
          <w:marRight w:val="0"/>
          <w:marTop w:val="96"/>
          <w:marBottom w:val="120"/>
          <w:divBdr>
            <w:top w:val="none" w:sz="0" w:space="0" w:color="auto"/>
            <w:left w:val="none" w:sz="0" w:space="0" w:color="auto"/>
            <w:bottom w:val="none" w:sz="0" w:space="0" w:color="auto"/>
            <w:right w:val="none" w:sz="0" w:space="0" w:color="auto"/>
          </w:divBdr>
        </w:div>
        <w:div w:id="1688632363">
          <w:marLeft w:val="1166"/>
          <w:marRight w:val="0"/>
          <w:marTop w:val="96"/>
          <w:marBottom w:val="120"/>
          <w:divBdr>
            <w:top w:val="none" w:sz="0" w:space="0" w:color="auto"/>
            <w:left w:val="none" w:sz="0" w:space="0" w:color="auto"/>
            <w:bottom w:val="none" w:sz="0" w:space="0" w:color="auto"/>
            <w:right w:val="none" w:sz="0" w:space="0" w:color="auto"/>
          </w:divBdr>
        </w:div>
      </w:divsChild>
    </w:div>
    <w:div w:id="603731666">
      <w:bodyDiv w:val="1"/>
      <w:marLeft w:val="0"/>
      <w:marRight w:val="0"/>
      <w:marTop w:val="0"/>
      <w:marBottom w:val="0"/>
      <w:divBdr>
        <w:top w:val="none" w:sz="0" w:space="0" w:color="auto"/>
        <w:left w:val="none" w:sz="0" w:space="0" w:color="auto"/>
        <w:bottom w:val="none" w:sz="0" w:space="0" w:color="auto"/>
        <w:right w:val="none" w:sz="0" w:space="0" w:color="auto"/>
      </w:divBdr>
    </w:div>
    <w:div w:id="721443968">
      <w:bodyDiv w:val="1"/>
      <w:marLeft w:val="0"/>
      <w:marRight w:val="0"/>
      <w:marTop w:val="0"/>
      <w:marBottom w:val="0"/>
      <w:divBdr>
        <w:top w:val="none" w:sz="0" w:space="0" w:color="auto"/>
        <w:left w:val="none" w:sz="0" w:space="0" w:color="auto"/>
        <w:bottom w:val="none" w:sz="0" w:space="0" w:color="auto"/>
        <w:right w:val="none" w:sz="0" w:space="0" w:color="auto"/>
      </w:divBdr>
    </w:div>
    <w:div w:id="794905657">
      <w:bodyDiv w:val="1"/>
      <w:marLeft w:val="0"/>
      <w:marRight w:val="0"/>
      <w:marTop w:val="0"/>
      <w:marBottom w:val="0"/>
      <w:divBdr>
        <w:top w:val="none" w:sz="0" w:space="0" w:color="auto"/>
        <w:left w:val="none" w:sz="0" w:space="0" w:color="auto"/>
        <w:bottom w:val="none" w:sz="0" w:space="0" w:color="auto"/>
        <w:right w:val="none" w:sz="0" w:space="0" w:color="auto"/>
      </w:divBdr>
    </w:div>
    <w:div w:id="861362829">
      <w:bodyDiv w:val="1"/>
      <w:marLeft w:val="0"/>
      <w:marRight w:val="0"/>
      <w:marTop w:val="0"/>
      <w:marBottom w:val="0"/>
      <w:divBdr>
        <w:top w:val="none" w:sz="0" w:space="0" w:color="auto"/>
        <w:left w:val="none" w:sz="0" w:space="0" w:color="auto"/>
        <w:bottom w:val="none" w:sz="0" w:space="0" w:color="auto"/>
        <w:right w:val="none" w:sz="0" w:space="0" w:color="auto"/>
      </w:divBdr>
    </w:div>
    <w:div w:id="891307654">
      <w:bodyDiv w:val="1"/>
      <w:marLeft w:val="0"/>
      <w:marRight w:val="0"/>
      <w:marTop w:val="0"/>
      <w:marBottom w:val="0"/>
      <w:divBdr>
        <w:top w:val="none" w:sz="0" w:space="0" w:color="auto"/>
        <w:left w:val="none" w:sz="0" w:space="0" w:color="auto"/>
        <w:bottom w:val="none" w:sz="0" w:space="0" w:color="auto"/>
        <w:right w:val="none" w:sz="0" w:space="0" w:color="auto"/>
      </w:divBdr>
    </w:div>
    <w:div w:id="914054154">
      <w:bodyDiv w:val="1"/>
      <w:marLeft w:val="0"/>
      <w:marRight w:val="0"/>
      <w:marTop w:val="0"/>
      <w:marBottom w:val="0"/>
      <w:divBdr>
        <w:top w:val="none" w:sz="0" w:space="0" w:color="auto"/>
        <w:left w:val="none" w:sz="0" w:space="0" w:color="auto"/>
        <w:bottom w:val="none" w:sz="0" w:space="0" w:color="auto"/>
        <w:right w:val="none" w:sz="0" w:space="0" w:color="auto"/>
      </w:divBdr>
    </w:div>
    <w:div w:id="1037005743">
      <w:bodyDiv w:val="1"/>
      <w:marLeft w:val="0"/>
      <w:marRight w:val="0"/>
      <w:marTop w:val="0"/>
      <w:marBottom w:val="0"/>
      <w:divBdr>
        <w:top w:val="none" w:sz="0" w:space="0" w:color="auto"/>
        <w:left w:val="none" w:sz="0" w:space="0" w:color="auto"/>
        <w:bottom w:val="none" w:sz="0" w:space="0" w:color="auto"/>
        <w:right w:val="none" w:sz="0" w:space="0" w:color="auto"/>
      </w:divBdr>
    </w:div>
    <w:div w:id="1117678152">
      <w:bodyDiv w:val="1"/>
      <w:marLeft w:val="0"/>
      <w:marRight w:val="0"/>
      <w:marTop w:val="0"/>
      <w:marBottom w:val="0"/>
      <w:divBdr>
        <w:top w:val="none" w:sz="0" w:space="0" w:color="auto"/>
        <w:left w:val="none" w:sz="0" w:space="0" w:color="auto"/>
        <w:bottom w:val="none" w:sz="0" w:space="0" w:color="auto"/>
        <w:right w:val="none" w:sz="0" w:space="0" w:color="auto"/>
      </w:divBdr>
    </w:div>
    <w:div w:id="1306468170">
      <w:bodyDiv w:val="1"/>
      <w:marLeft w:val="0"/>
      <w:marRight w:val="0"/>
      <w:marTop w:val="0"/>
      <w:marBottom w:val="0"/>
      <w:divBdr>
        <w:top w:val="none" w:sz="0" w:space="0" w:color="auto"/>
        <w:left w:val="none" w:sz="0" w:space="0" w:color="auto"/>
        <w:bottom w:val="none" w:sz="0" w:space="0" w:color="auto"/>
        <w:right w:val="none" w:sz="0" w:space="0" w:color="auto"/>
      </w:divBdr>
    </w:div>
    <w:div w:id="1401371273">
      <w:bodyDiv w:val="1"/>
      <w:marLeft w:val="0"/>
      <w:marRight w:val="0"/>
      <w:marTop w:val="0"/>
      <w:marBottom w:val="0"/>
      <w:divBdr>
        <w:top w:val="none" w:sz="0" w:space="0" w:color="auto"/>
        <w:left w:val="none" w:sz="0" w:space="0" w:color="auto"/>
        <w:bottom w:val="none" w:sz="0" w:space="0" w:color="auto"/>
        <w:right w:val="none" w:sz="0" w:space="0" w:color="auto"/>
      </w:divBdr>
      <w:divsChild>
        <w:div w:id="1674604895">
          <w:marLeft w:val="360"/>
          <w:marRight w:val="0"/>
          <w:marTop w:val="200"/>
          <w:marBottom w:val="0"/>
          <w:divBdr>
            <w:top w:val="none" w:sz="0" w:space="0" w:color="auto"/>
            <w:left w:val="none" w:sz="0" w:space="0" w:color="auto"/>
            <w:bottom w:val="none" w:sz="0" w:space="0" w:color="auto"/>
            <w:right w:val="none" w:sz="0" w:space="0" w:color="auto"/>
          </w:divBdr>
        </w:div>
        <w:div w:id="1073968668">
          <w:marLeft w:val="360"/>
          <w:marRight w:val="0"/>
          <w:marTop w:val="200"/>
          <w:marBottom w:val="0"/>
          <w:divBdr>
            <w:top w:val="none" w:sz="0" w:space="0" w:color="auto"/>
            <w:left w:val="none" w:sz="0" w:space="0" w:color="auto"/>
            <w:bottom w:val="none" w:sz="0" w:space="0" w:color="auto"/>
            <w:right w:val="none" w:sz="0" w:space="0" w:color="auto"/>
          </w:divBdr>
        </w:div>
        <w:div w:id="1830363107">
          <w:marLeft w:val="360"/>
          <w:marRight w:val="0"/>
          <w:marTop w:val="200"/>
          <w:marBottom w:val="0"/>
          <w:divBdr>
            <w:top w:val="none" w:sz="0" w:space="0" w:color="auto"/>
            <w:left w:val="none" w:sz="0" w:space="0" w:color="auto"/>
            <w:bottom w:val="none" w:sz="0" w:space="0" w:color="auto"/>
            <w:right w:val="none" w:sz="0" w:space="0" w:color="auto"/>
          </w:divBdr>
        </w:div>
        <w:div w:id="1050570962">
          <w:marLeft w:val="360"/>
          <w:marRight w:val="0"/>
          <w:marTop w:val="200"/>
          <w:marBottom w:val="0"/>
          <w:divBdr>
            <w:top w:val="none" w:sz="0" w:space="0" w:color="auto"/>
            <w:left w:val="none" w:sz="0" w:space="0" w:color="auto"/>
            <w:bottom w:val="none" w:sz="0" w:space="0" w:color="auto"/>
            <w:right w:val="none" w:sz="0" w:space="0" w:color="auto"/>
          </w:divBdr>
        </w:div>
      </w:divsChild>
    </w:div>
    <w:div w:id="1545097658">
      <w:bodyDiv w:val="1"/>
      <w:marLeft w:val="0"/>
      <w:marRight w:val="0"/>
      <w:marTop w:val="0"/>
      <w:marBottom w:val="0"/>
      <w:divBdr>
        <w:top w:val="none" w:sz="0" w:space="0" w:color="auto"/>
        <w:left w:val="none" w:sz="0" w:space="0" w:color="auto"/>
        <w:bottom w:val="none" w:sz="0" w:space="0" w:color="auto"/>
        <w:right w:val="none" w:sz="0" w:space="0" w:color="auto"/>
      </w:divBdr>
    </w:div>
    <w:div w:id="1578244571">
      <w:bodyDiv w:val="1"/>
      <w:marLeft w:val="0"/>
      <w:marRight w:val="0"/>
      <w:marTop w:val="0"/>
      <w:marBottom w:val="0"/>
      <w:divBdr>
        <w:top w:val="none" w:sz="0" w:space="0" w:color="auto"/>
        <w:left w:val="none" w:sz="0" w:space="0" w:color="auto"/>
        <w:bottom w:val="none" w:sz="0" w:space="0" w:color="auto"/>
        <w:right w:val="none" w:sz="0" w:space="0" w:color="auto"/>
      </w:divBdr>
    </w:div>
    <w:div w:id="1596286617">
      <w:bodyDiv w:val="1"/>
      <w:marLeft w:val="0"/>
      <w:marRight w:val="0"/>
      <w:marTop w:val="0"/>
      <w:marBottom w:val="0"/>
      <w:divBdr>
        <w:top w:val="none" w:sz="0" w:space="0" w:color="auto"/>
        <w:left w:val="none" w:sz="0" w:space="0" w:color="auto"/>
        <w:bottom w:val="none" w:sz="0" w:space="0" w:color="auto"/>
        <w:right w:val="none" w:sz="0" w:space="0" w:color="auto"/>
      </w:divBdr>
    </w:div>
    <w:div w:id="1805848911">
      <w:bodyDiv w:val="1"/>
      <w:marLeft w:val="0"/>
      <w:marRight w:val="0"/>
      <w:marTop w:val="0"/>
      <w:marBottom w:val="0"/>
      <w:divBdr>
        <w:top w:val="none" w:sz="0" w:space="0" w:color="auto"/>
        <w:left w:val="none" w:sz="0" w:space="0" w:color="auto"/>
        <w:bottom w:val="none" w:sz="0" w:space="0" w:color="auto"/>
        <w:right w:val="none" w:sz="0" w:space="0" w:color="auto"/>
      </w:divBdr>
    </w:div>
    <w:div w:id="1807315986">
      <w:bodyDiv w:val="1"/>
      <w:marLeft w:val="0"/>
      <w:marRight w:val="0"/>
      <w:marTop w:val="0"/>
      <w:marBottom w:val="0"/>
      <w:divBdr>
        <w:top w:val="none" w:sz="0" w:space="0" w:color="auto"/>
        <w:left w:val="none" w:sz="0" w:space="0" w:color="auto"/>
        <w:bottom w:val="none" w:sz="0" w:space="0" w:color="auto"/>
        <w:right w:val="none" w:sz="0" w:space="0" w:color="auto"/>
      </w:divBdr>
    </w:div>
    <w:div w:id="1878079715">
      <w:bodyDiv w:val="1"/>
      <w:marLeft w:val="0"/>
      <w:marRight w:val="0"/>
      <w:marTop w:val="0"/>
      <w:marBottom w:val="0"/>
      <w:divBdr>
        <w:top w:val="none" w:sz="0" w:space="0" w:color="auto"/>
        <w:left w:val="none" w:sz="0" w:space="0" w:color="auto"/>
        <w:bottom w:val="none" w:sz="0" w:space="0" w:color="auto"/>
        <w:right w:val="none" w:sz="0" w:space="0" w:color="auto"/>
      </w:divBdr>
    </w:div>
    <w:div w:id="2014726204">
      <w:bodyDiv w:val="1"/>
      <w:marLeft w:val="0"/>
      <w:marRight w:val="0"/>
      <w:marTop w:val="0"/>
      <w:marBottom w:val="0"/>
      <w:divBdr>
        <w:top w:val="none" w:sz="0" w:space="0" w:color="auto"/>
        <w:left w:val="none" w:sz="0" w:space="0" w:color="auto"/>
        <w:bottom w:val="none" w:sz="0" w:space="0" w:color="auto"/>
        <w:right w:val="none" w:sz="0" w:space="0" w:color="auto"/>
      </w:divBdr>
    </w:div>
    <w:div w:id="2016835002">
      <w:bodyDiv w:val="1"/>
      <w:marLeft w:val="0"/>
      <w:marRight w:val="0"/>
      <w:marTop w:val="0"/>
      <w:marBottom w:val="0"/>
      <w:divBdr>
        <w:top w:val="none" w:sz="0" w:space="0" w:color="auto"/>
        <w:left w:val="none" w:sz="0" w:space="0" w:color="auto"/>
        <w:bottom w:val="none" w:sz="0" w:space="0" w:color="auto"/>
        <w:right w:val="none" w:sz="0" w:space="0" w:color="auto"/>
      </w:divBdr>
    </w:div>
    <w:div w:id="2098211229">
      <w:bodyDiv w:val="1"/>
      <w:marLeft w:val="0"/>
      <w:marRight w:val="0"/>
      <w:marTop w:val="0"/>
      <w:marBottom w:val="0"/>
      <w:divBdr>
        <w:top w:val="none" w:sz="0" w:space="0" w:color="auto"/>
        <w:left w:val="none" w:sz="0" w:space="0" w:color="auto"/>
        <w:bottom w:val="none" w:sz="0" w:space="0" w:color="auto"/>
        <w:right w:val="none" w:sz="0" w:space="0" w:color="auto"/>
      </w:divBdr>
    </w:div>
    <w:div w:id="213721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2.gov.bc.ca/gov/content/environment/natural-resource-stewardship/cumulative-effects-framework/regional-assessments" TargetMode="External"/><Relationship Id="rId18" Type="http://schemas.openxmlformats.org/officeDocument/2006/relationships/hyperlink" Target="https://www2.gov.bc.ca/assets/gov/environment/natural-resource-stewardship/cumulative-effects/overview/2021_ce101_slide_deck_final.pdf" TargetMode="External"/><Relationship Id="rId26" Type="http://schemas.openxmlformats.org/officeDocument/2006/relationships/hyperlink" Target="https://www.researchgate.net/profile/John-Wyckoff/publication/252560914_GIS-BASED_CUMULATIVE_EFFECTS_ASSESSMENT/links/57f5315a08ae91deaa5c7563/GIS-BASED-CUMULATIVE-EFFECTS-ASSESSMENT.pdf?origin=scientific-contributions" TargetMode="External"/><Relationship Id="rId39" Type="http://schemas.microsoft.com/office/2011/relationships/people" Target="people.xml"/><Relationship Id="rId21" Type="http://schemas.openxmlformats.org/officeDocument/2006/relationships/hyperlink" Target="https://ecopath.org/" TargetMode="External"/><Relationship Id="rId34" Type="http://schemas.openxmlformats.org/officeDocument/2006/relationships/hyperlink" Target="https://emodnet.ec.europa.eu/en" TargetMode="External"/><Relationship Id="rId7" Type="http://schemas.openxmlformats.org/officeDocument/2006/relationships/endnotes" Target="endnotes.xml"/><Relationship Id="rId12" Type="http://schemas.openxmlformats.org/officeDocument/2006/relationships/hyperlink" Target="https://www2.gov.bc.ca/assets/gov/environment/natural-resource-stewardship/cumulative-effects/overview/2021_ce101_slide_deck_final.pdf" TargetMode="External"/><Relationship Id="rId17" Type="http://schemas.openxmlformats.org/officeDocument/2006/relationships/image" Target="media/image5.png"/><Relationship Id="rId25" Type="http://schemas.openxmlformats.org/officeDocument/2006/relationships/hyperlink" Target="https://ccme.ca/en/air-quality-report" TargetMode="External"/><Relationship Id="rId33" Type="http://schemas.openxmlformats.org/officeDocument/2006/relationships/hyperlink" Target="https://water.europa.eu/marin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visor.mn.gov/statutes/cite/116.065" TargetMode="External"/><Relationship Id="rId20" Type="http://schemas.openxmlformats.org/officeDocument/2006/relationships/hyperlink" Target="https://portal.mrcmekong.org/toolbox/model" TargetMode="External"/><Relationship Id="rId29" Type="http://schemas.openxmlformats.org/officeDocument/2006/relationships/hyperlink" Target="https://www.epa.gov/healthresearch/cumulative-impacts-r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4eo.eu/" TargetMode="External"/><Relationship Id="rId32" Type="http://schemas.openxmlformats.org/officeDocument/2006/relationships/hyperlink" Target="https://inspire-geoportal.ec.europa.eu/srv/eng/catalog.search"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aac-aeic.gc.ca/050/evaluations/proj/80468" TargetMode="External"/><Relationship Id="rId23" Type="http://schemas.openxmlformats.org/officeDocument/2006/relationships/hyperlink" Target="https://maritime-spatial-planning.ec.europa.eu/practices/adriplan-cumulative-impact-tool" TargetMode="External"/><Relationship Id="rId28" Type="http://schemas.openxmlformats.org/officeDocument/2006/relationships/hyperlink" Target="https://www.canada.ca/en/environment-climate-change/services/oil-sands-monitoring.html" TargetMode="External"/><Relationship Id="rId36" Type="http://schemas.openxmlformats.org/officeDocument/2006/relationships/hyperlink" Target="https://portal.mrcmekong.org/home" TargetMode="External"/><Relationship Id="rId10" Type="http://schemas.openxmlformats.org/officeDocument/2006/relationships/image" Target="media/image3.png"/><Relationship Id="rId19" Type="http://schemas.openxmlformats.org/officeDocument/2006/relationships/hyperlink" Target="https://ecosystemsknowledge.net/resources/tool-assessor/invest-integrated-valuation-of-ecosystem-services-and-trade-offs/" TargetMode="External"/><Relationship Id="rId31" Type="http://schemas.openxmlformats.org/officeDocument/2006/relationships/hyperlink" Target="https://www.eea.europa.eu/en/analysis/maps-and-charts/natura-2000-birds-and-habitat-directiv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aac-aeic.gc.ca/050/evaluations/proj/80156" TargetMode="External"/><Relationship Id="rId22" Type="http://schemas.openxmlformats.org/officeDocument/2006/relationships/hyperlink" Target="https://www.alberta.ca/air-quality-modelling-overview" TargetMode="External"/><Relationship Id="rId27" Type="http://schemas.openxmlformats.org/officeDocument/2006/relationships/hyperlink" Target="https://www2.gov.bc.ca/gov/content/environment/natural-resource-stewardship/cumulative-effects-framework/cef-data" TargetMode="External"/><Relationship Id="rId30" Type="http://schemas.openxmlformats.org/officeDocument/2006/relationships/hyperlink" Target="https://www.eea.europa.eu/en/analysis/maps-and-charts?size=n_10_n&amp;filters%5B0%5D%5Bfield%5D=objectProvides&amp;filters%5B0%5D%5Btype%5D=any&amp;filters%5B0%5D%5Bvalues%5D%5B0%5D=Chart%20%28interactive%29&amp;filters%5B0%5D%5Bvalues%5D%5B1%5D=Dashboard&amp;filters%5B0%5D%5Bvalues%5D%5B2%5D=Figure%20%28chart%2Fmap%29&amp;filters%5B0%5D%5Bvalues%5D%5B3%5D=Infographic&amp;filters%5B0%5D%5Bvalues%5D%5B4%5D=Map%20%28interactive%29&amp;filters%5B1%5D%5Bfield%5D=readingTime&amp;filters%5B1%5D%5Btype%5D=any&amp;filters%5B1%5D%5Bvalues%5D%5B0%5D%5Bname%5D=All&amp;filters%5B1%5D%5Bvalues%5D%5B0%5D%5BrangeType%5D=fixed&amp;filters%5B2%5D%5Bfield%5D=issued.date&amp;filters%5B2%5D%5Btype%5D=any&amp;filters%5B2%5D%5Bvalues%5D%5B0%5D=Last%205%20years&amp;filters%5B3%5D%5Bfield%5D=language&amp;filters%5B3%5D%5Btype%5D=any&amp;filters%5B3%5D%5Bvalues%5D%5B0%5D=en" TargetMode="External"/><Relationship Id="rId35" Type="http://schemas.openxmlformats.org/officeDocument/2006/relationships/hyperlink" Target="https://www.copernicus.eu/e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AFA6E-64DA-4AD5-A8BA-1A7897BF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3727</Words>
  <Characters>21245</Characters>
  <Application>Microsoft Office Word</Application>
  <DocSecurity>0</DocSecurity>
  <Lines>177</Lines>
  <Paragraphs>49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辻阪吟子</dc:creator>
  <cp:keywords/>
  <dc:description/>
  <cp:lastModifiedBy>茂木　紀夫</cp:lastModifiedBy>
  <cp:revision>2</cp:revision>
  <dcterms:created xsi:type="dcterms:W3CDTF">2025-03-31T07:02:00Z</dcterms:created>
  <dcterms:modified xsi:type="dcterms:W3CDTF">2025-03-31T07:02:00Z</dcterms:modified>
</cp:coreProperties>
</file>